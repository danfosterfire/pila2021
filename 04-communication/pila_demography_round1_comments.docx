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04F921A8" w:rsidR="00F40C3D" w:rsidRPr="00105668" w:rsidRDefault="00912F9C" w:rsidP="002739B1">
      <w:pPr>
        <w:pStyle w:val="Title"/>
      </w:pPr>
      <w:commentRangeStart w:id="0"/>
      <w:r>
        <w:t>Demographic</w:t>
      </w:r>
      <w:commentRangeEnd w:id="0"/>
      <w:r w:rsidR="000B15A1">
        <w:rPr>
          <w:rStyle w:val="CommentReference"/>
          <w:rFonts w:asciiTheme="minorHAnsi" w:eastAsiaTheme="minorHAnsi" w:hAnsiTheme="minorHAnsi" w:cstheme="minorBidi"/>
          <w:spacing w:val="0"/>
          <w:kern w:val="0"/>
        </w:rPr>
        <w:commentReference w:id="0"/>
      </w:r>
      <w:r>
        <w:t xml:space="preserve"> status, trajectory, and stressors</w:t>
      </w:r>
      <w:r w:rsidR="002435DE">
        <w:t xml:space="preserve"> of </w:t>
      </w:r>
      <w:r w:rsidR="002435DE" w:rsidRPr="00912F9C">
        <w:rPr>
          <w:i/>
          <w:iCs/>
        </w:rPr>
        <w:t xml:space="preserve">Pinus </w:t>
      </w:r>
      <w:proofErr w:type="spellStart"/>
      <w:r w:rsidR="002435DE" w:rsidRPr="00912F9C">
        <w:rPr>
          <w:i/>
          <w:iCs/>
        </w:rPr>
        <w:t>lambertiana</w:t>
      </w:r>
      <w:proofErr w:type="spellEnd"/>
      <w:ins w:id="1" w:author="Daniel Foster" w:date="2022-02-15T11:53:00Z">
        <w:r w:rsidR="00105668">
          <w:t xml:space="preserve"> across the western USA</w:t>
        </w:r>
      </w:ins>
    </w:p>
    <w:p w14:paraId="4FC52404" w14:textId="59038CFC" w:rsidR="002435DE" w:rsidRDefault="002435DE" w:rsidP="00E01957">
      <w:pPr>
        <w:spacing w:line="360" w:lineRule="auto"/>
      </w:pPr>
    </w:p>
    <w:p w14:paraId="2F37AD4C" w14:textId="460F6C0A" w:rsidR="002B0C18" w:rsidRDefault="002B0C18" w:rsidP="00E01957">
      <w:pPr>
        <w:pStyle w:val="Heading1"/>
        <w:spacing w:line="360" w:lineRule="auto"/>
        <w:rPr>
          <w:ins w:id="2" w:author="Daniel Foster" w:date="2022-02-17T11:16:00Z"/>
        </w:rPr>
      </w:pPr>
      <w:ins w:id="3" w:author="Daniel Foster" w:date="2022-02-17T11:07:00Z">
        <w:r>
          <w:t>Abstract</w:t>
        </w:r>
      </w:ins>
    </w:p>
    <w:p w14:paraId="58B08609" w14:textId="6475CC4F" w:rsidR="002B0C18" w:rsidRPr="002B0C18" w:rsidRDefault="002B0C18">
      <w:pPr>
        <w:spacing w:line="360" w:lineRule="auto"/>
        <w:rPr>
          <w:ins w:id="4" w:author="Daniel Foster" w:date="2022-02-17T11:07:00Z"/>
        </w:rPr>
        <w:pPrChange w:id="5" w:author="Daniel Foster" w:date="2022-02-17T13:02:00Z">
          <w:pPr>
            <w:pStyle w:val="Heading1"/>
            <w:spacing w:line="360" w:lineRule="auto"/>
          </w:pPr>
        </w:pPrChange>
      </w:pPr>
      <w:ins w:id="6" w:author="Daniel Foster" w:date="2022-02-17T11:16:00Z">
        <w:r w:rsidRPr="002B0C18">
          <w:t>Sugar pine (</w:t>
        </w:r>
        <w:r w:rsidRPr="004776E6">
          <w:rPr>
            <w:i/>
            <w:iCs/>
            <w:rPrChange w:id="7" w:author="Daniel Foster" w:date="2022-02-17T13:02:00Z">
              <w:rPr/>
            </w:rPrChange>
          </w:rPr>
          <w:t xml:space="preserve">Pinus </w:t>
        </w:r>
        <w:proofErr w:type="spellStart"/>
        <w:r w:rsidRPr="004776E6">
          <w:rPr>
            <w:i/>
            <w:iCs/>
            <w:rPrChange w:id="8" w:author="Daniel Foster" w:date="2022-02-17T13:02:00Z">
              <w:rPr/>
            </w:rPrChange>
          </w:rPr>
          <w:t>lambertiana</w:t>
        </w:r>
        <w:proofErr w:type="spellEnd"/>
        <w:r w:rsidRPr="002B0C18">
          <w:t xml:space="preserve">) is the largest Pinus species, an important timber species, and a component of several dry conifer forest types of western North America, in particular the extensive Sierra Nevada mixed conifer forest. The species faces several challenges in the Anthropocene, including a disrupted fire regime, an invasive pathogen, forest structure changes, and drought with ensuing bark beetle epidemics. Managers are concerned about the conservation outlook for sugar pine, but it is unclear where and how to best invest conservation resources. In this study, we use data from the US Forest Service's Forest Inventory and Analysis dataset to assess how these various stressors shape the vital rates (survival, growth, and fecundity) of sugar pine across </w:t>
        </w:r>
        <w:proofErr w:type="gramStart"/>
        <w:r w:rsidRPr="002B0C18">
          <w:t>the vast majority of</w:t>
        </w:r>
        <w:proofErr w:type="gramEnd"/>
        <w:r w:rsidRPr="002B0C18">
          <w:t xml:space="preserve"> its range. We synthesize the vital rate functions by constructing an integral projection model which predicts the effects of various stressors on the asymptotic population growth rate. The analysis reveals that wildfire and forest density are key drivers of the demographic rates of sugar pine across its range. Fire has strong negative effects on survival (particularly of small individuals) and reduces the growth of surviving large trees, resulting in a negative asymptotic population growth rate on burned sites. Conversely, lower than average forest density (neighborhood basal area) results in a strongly positive population growth rate via beneficial effects on growth and fecundity.</w:t>
        </w:r>
      </w:ins>
      <w:ins w:id="9" w:author="Daniel Foster" w:date="2022-02-17T11:57:00Z">
        <w:r w:rsidR="008469C9">
          <w:t xml:space="preserve"> </w:t>
        </w:r>
        <w:r w:rsidR="008469C9" w:rsidRPr="008469C9">
          <w:t>These results highlight the value of fire hazard mitigation, particularly where it also reduces forest density, in the conservation of this important species.</w:t>
        </w:r>
      </w:ins>
    </w:p>
    <w:p w14:paraId="5D418BAA" w14:textId="5A63516D" w:rsidR="002435DE" w:rsidRDefault="002435DE" w:rsidP="00E01957">
      <w:pPr>
        <w:pStyle w:val="Heading1"/>
        <w:spacing w:line="360" w:lineRule="auto"/>
      </w:pPr>
      <w:commentRangeStart w:id="10"/>
      <w:r>
        <w:t>Introduction</w:t>
      </w:r>
      <w:commentRangeEnd w:id="10"/>
      <w:r w:rsidR="00A95BB0">
        <w:rPr>
          <w:rStyle w:val="CommentReference"/>
          <w:rFonts w:asciiTheme="minorHAnsi" w:eastAsiaTheme="minorHAnsi" w:hAnsiTheme="minorHAnsi" w:cstheme="minorBidi"/>
          <w:color w:val="auto"/>
        </w:rPr>
        <w:commentReference w:id="10"/>
      </w:r>
    </w:p>
    <w:p w14:paraId="09EC2B23" w14:textId="7BE88DCE" w:rsidR="00C76CEE" w:rsidRDefault="00C76CEE" w:rsidP="00C76CEE">
      <w:pPr>
        <w:pStyle w:val="ListParagraph"/>
        <w:numPr>
          <w:ilvl w:val="0"/>
          <w:numId w:val="8"/>
        </w:numPr>
        <w:spacing w:line="360" w:lineRule="auto"/>
        <w:rPr>
          <w:ins w:id="11" w:author="Daniel Foster" w:date="2022-02-17T13:27:00Z"/>
        </w:rPr>
      </w:pPr>
      <w:ins w:id="12" w:author="Daniel Foster" w:date="2022-02-17T13:27:00Z">
        <w:r>
          <w:t xml:space="preserve">This study as an example of using </w:t>
        </w:r>
      </w:ins>
      <w:ins w:id="13" w:author="Daniel Foster" w:date="2022-02-17T13:28:00Z">
        <w:r>
          <w:t>national inventory data to build demographic models which</w:t>
        </w:r>
      </w:ins>
      <w:ins w:id="14" w:author="Daniel Foster" w:date="2022-02-17T13:27:00Z">
        <w:r>
          <w:t xml:space="preserve"> inform management decisions about anthropogenic stressors</w:t>
        </w:r>
      </w:ins>
    </w:p>
    <w:p w14:paraId="55C5CAB3" w14:textId="5237214D" w:rsidR="00C76CEE" w:rsidRDefault="00C76CEE">
      <w:pPr>
        <w:pStyle w:val="ListParagraph"/>
        <w:numPr>
          <w:ilvl w:val="1"/>
          <w:numId w:val="8"/>
        </w:numPr>
        <w:spacing w:line="360" w:lineRule="auto"/>
        <w:rPr>
          <w:ins w:id="15" w:author="Daniel Foster" w:date="2022-02-17T13:24:00Z"/>
        </w:rPr>
        <w:pPrChange w:id="16" w:author="Daniel Foster" w:date="2022-02-17T13:27:00Z">
          <w:pPr>
            <w:pStyle w:val="ListParagraph"/>
            <w:numPr>
              <w:numId w:val="8"/>
            </w:numPr>
            <w:spacing w:line="360" w:lineRule="auto"/>
            <w:ind w:left="1080" w:hanging="720"/>
          </w:pPr>
        </w:pPrChange>
      </w:pPr>
      <w:ins w:id="17" w:author="Daniel Foster" w:date="2022-02-17T13:24:00Z">
        <w:r>
          <w:t xml:space="preserve">Novel </w:t>
        </w:r>
      </w:ins>
      <w:ins w:id="18" w:author="Daniel Foster" w:date="2022-02-17T13:27:00Z">
        <w:r>
          <w:t>Anthropogenic</w:t>
        </w:r>
      </w:ins>
      <w:ins w:id="19" w:author="Daniel Foster" w:date="2022-02-17T13:24:00Z">
        <w:r>
          <w:t xml:space="preserve"> stressors threaten species, but may be amenable to management</w:t>
        </w:r>
      </w:ins>
    </w:p>
    <w:p w14:paraId="4E6C5733" w14:textId="40BA0C31" w:rsidR="0019268D" w:rsidRDefault="00C76CEE" w:rsidP="0019268D">
      <w:pPr>
        <w:pStyle w:val="ListParagraph"/>
        <w:numPr>
          <w:ilvl w:val="1"/>
          <w:numId w:val="8"/>
        </w:numPr>
        <w:spacing w:line="360" w:lineRule="auto"/>
        <w:rPr>
          <w:ins w:id="20" w:author="Daniel Foster" w:date="2022-02-17T13:25:00Z"/>
        </w:rPr>
      </w:pPr>
      <w:ins w:id="21" w:author="Daniel Foster" w:date="2022-02-17T13:24:00Z">
        <w:r>
          <w:t xml:space="preserve">They may be amenable to management, but </w:t>
        </w:r>
      </w:ins>
      <w:ins w:id="22" w:author="Daniel Foster" w:date="2022-02-17T13:25:00Z">
        <w:r>
          <w:t>conservation resources are scarce</w:t>
        </w:r>
      </w:ins>
      <w:ins w:id="23" w:author="Daniel Foster" w:date="2022-02-17T13:38:00Z">
        <w:r w:rsidR="0019268D">
          <w:t>, so is often necessary to prioritize some stressors over others</w:t>
        </w:r>
      </w:ins>
    </w:p>
    <w:p w14:paraId="4960E55F" w14:textId="44F9E377" w:rsidR="00C76CEE" w:rsidRDefault="00C76CEE" w:rsidP="00C76CEE">
      <w:pPr>
        <w:pStyle w:val="ListParagraph"/>
        <w:numPr>
          <w:ilvl w:val="1"/>
          <w:numId w:val="8"/>
        </w:numPr>
        <w:spacing w:line="360" w:lineRule="auto"/>
        <w:rPr>
          <w:ins w:id="24" w:author="Daniel Foster" w:date="2022-02-17T13:28:00Z"/>
        </w:rPr>
      </w:pPr>
      <w:ins w:id="25" w:author="Daniel Foster" w:date="2022-02-17T13:26:00Z">
        <w:r>
          <w:lastRenderedPageBreak/>
          <w:t>Demographic models</w:t>
        </w:r>
      </w:ins>
      <w:ins w:id="26" w:author="Daniel Foster" w:date="2022-02-17T13:41:00Z">
        <w:r w:rsidR="0019268D">
          <w:t xml:space="preserve"> built around large-scale longitudinal datasets (such as FIA)</w:t>
        </w:r>
      </w:ins>
      <w:ins w:id="27" w:author="Daniel Foster" w:date="2022-02-17T13:26:00Z">
        <w:r>
          <w:t xml:space="preserve"> can provide detailed insight how stressors impact species of concern</w:t>
        </w:r>
      </w:ins>
      <w:ins w:id="28" w:author="Daniel Foster" w:date="2022-02-17T13:38:00Z">
        <w:r w:rsidR="0019268D">
          <w:t xml:space="preserve"> </w:t>
        </w:r>
      </w:ins>
      <w:ins w:id="29" w:author="Daniel Foster" w:date="2022-02-17T13:41:00Z">
        <w:r w:rsidR="0019268D">
          <w:t xml:space="preserve">across wide geographic ranges. </w:t>
        </w:r>
      </w:ins>
    </w:p>
    <w:p w14:paraId="4283D8D5" w14:textId="57B9D42A" w:rsidR="0019268D" w:rsidRDefault="00C76CEE" w:rsidP="0019268D">
      <w:pPr>
        <w:pStyle w:val="ListParagraph"/>
        <w:numPr>
          <w:ilvl w:val="1"/>
          <w:numId w:val="8"/>
        </w:numPr>
        <w:spacing w:line="360" w:lineRule="auto"/>
        <w:rPr>
          <w:ins w:id="30" w:author="Daniel Foster" w:date="2022-02-17T13:41:00Z"/>
        </w:rPr>
      </w:pPr>
      <w:ins w:id="31" w:author="Daniel Foster" w:date="2022-02-17T13:28:00Z">
        <w:r>
          <w:t>By including multiple stressors in the m</w:t>
        </w:r>
      </w:ins>
      <w:ins w:id="32" w:author="Daniel Foster" w:date="2022-02-17T13:29:00Z">
        <w:r>
          <w:t>odel and comparing their effects on vital rates and demographic summary statistics (such as the asymptotic population growth rate), we can assess the relative importance of the stressors and the highlight the mechanisms by which they influence the population trajectory</w:t>
        </w:r>
      </w:ins>
      <w:ins w:id="33" w:author="Daniel Foster" w:date="2022-02-17T13:30:00Z">
        <w:r>
          <w:t>.</w:t>
        </w:r>
      </w:ins>
    </w:p>
    <w:p w14:paraId="0F0D2787" w14:textId="38FE642D" w:rsidR="0019268D" w:rsidRDefault="0019268D">
      <w:pPr>
        <w:pStyle w:val="ListParagraph"/>
        <w:numPr>
          <w:ilvl w:val="1"/>
          <w:numId w:val="8"/>
        </w:numPr>
        <w:spacing w:line="360" w:lineRule="auto"/>
        <w:rPr>
          <w:ins w:id="34" w:author="Daniel Foster" w:date="2022-02-17T13:23:00Z"/>
        </w:rPr>
        <w:pPrChange w:id="35" w:author="Daniel Foster" w:date="2022-02-17T13:39:00Z">
          <w:pPr>
            <w:spacing w:line="360" w:lineRule="auto"/>
            <w:ind w:firstLine="360"/>
          </w:pPr>
        </w:pPrChange>
      </w:pPr>
      <w:ins w:id="36" w:author="Daniel Foster" w:date="2022-02-17T13:41:00Z">
        <w:r>
          <w:t>Finding</w:t>
        </w:r>
      </w:ins>
      <w:ins w:id="37" w:author="Daniel Foster" w:date="2022-02-17T13:42:00Z">
        <w:r>
          <w:t>s from these analyses can provide crucial information about how best to prioritize varied stressors in making management decisions.</w:t>
        </w:r>
      </w:ins>
    </w:p>
    <w:p w14:paraId="7B9D2987" w14:textId="17EA6C7A" w:rsidR="002435DE" w:rsidRDefault="002435DE" w:rsidP="00E01957">
      <w:pPr>
        <w:spacing w:line="360" w:lineRule="auto"/>
        <w:ind w:firstLine="360"/>
      </w:pPr>
      <w:commentRangeStart w:id="38"/>
      <w:r>
        <w:t>Sugar pine (</w:t>
      </w:r>
      <w:r w:rsidRPr="00F701A7">
        <w:rPr>
          <w:i/>
          <w:iCs/>
        </w:rPr>
        <w:t xml:space="preserve">Pinus </w:t>
      </w:r>
      <w:proofErr w:type="spellStart"/>
      <w:r w:rsidRPr="00F701A7">
        <w:rPr>
          <w:i/>
          <w:iCs/>
        </w:rPr>
        <w:t>lambertiana</w:t>
      </w:r>
      <w:proofErr w:type="spellEnd"/>
      <w:r>
        <w:t>) is the largest Pinus species, an important timber species, and a component of several dry western conifer forest types, in particular the extensive Sierra Nevada Mixed Conifer forest</w:t>
      </w:r>
      <w:r w:rsidR="00533EAF">
        <w:t>,</w:t>
      </w:r>
      <w:r>
        <w:t xml:space="preserve"> where </w:t>
      </w:r>
      <w:r w:rsidR="00533EAF">
        <w:t>sugar pine</w:t>
      </w:r>
      <w:r>
        <w:t xml:space="preserve"> typically composes 5-25% of basal area </w:t>
      </w:r>
      <w:r w:rsidR="00420927">
        <w:fldChar w:fldCharType="begin" w:fldLock="1"/>
      </w:r>
      <w:r w:rsidR="002C19B3">
        <w:instrText>ADDIN CSL_CITATION {"citationItems":[{"id":"ITEM-1","itemData":{"author":[{"dropping-particle":"","family":"Kinloch","given":"Bohun B","non-dropping-particle":"","parse-names":false,"suffix":""},{"dropping-particle":"","family":"Scheuner","given":"William H","non-dropping-particle":"","parse-names":false,"suffix":""}],"container-title":"Silvics of North America 1","id":"ITEM-1","issued":{"date-parts":[["1990"]]},"page":"370-380","title":"Pinus lambertiana Dougl.","type":"chapter"},"uris":["http://www.mendeley.com/documents/?uuid=5479eee3-07f9-42cf-896b-73906ebcc0a6"]},{"id":"ITEM-2","itemData":{"author":[{"dropping-particle":"","family":"Safford","given":"Hugh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Oregon","type":"article-journal","volume":"273"},"uris":["http://www.mendeley.com/documents/?uuid=57513bd6-50dd-45ab-81a2-2f825c133caf"]}],"mendeley":{"formattedCitation":"(Kinloch and Scheuner, 1990; Safford and Stevens, 2017; Bohlman, Safford and Skinner, 2021)","plainTextFormattedCitation":"(Kinloch and Scheuner, 1990; Safford and Stevens, 2017; Bohlman, Safford and Skinner, 2021)","previouslyFormattedCitation":"(Kinloch and Scheuner, 1990; Safford and Stevens, 2017; Bohlman, Safford and Skinner, 2021)"},"properties":{"noteIndex":0},"schema":"https://github.com/citation-style-language/schema/raw/master/csl-citation.json"}</w:instrText>
      </w:r>
      <w:r w:rsidR="00420927">
        <w:fldChar w:fldCharType="separate"/>
      </w:r>
      <w:r w:rsidR="00EB4A84" w:rsidRPr="00EB4A84">
        <w:rPr>
          <w:noProof/>
        </w:rPr>
        <w:t>(Kinloch and Scheuner, 1990; Safford and Stevens, 2017; Bohlman, Safford and Skinner, 2021)</w:t>
      </w:r>
      <w:r w:rsidR="00420927">
        <w:fldChar w:fldCharType="end"/>
      </w:r>
      <w:commentRangeEnd w:id="38"/>
      <w:r w:rsidR="00105668">
        <w:rPr>
          <w:rStyle w:val="CommentReference"/>
        </w:rPr>
        <w:commentReference w:id="38"/>
      </w:r>
      <w:r>
        <w:t>. Its range extends through much of the North American Mediterranean zone throughout mountain ranges in California</w:t>
      </w:r>
      <w:ins w:id="39" w:author="Daniel Foster" w:date="2022-02-15T11:54:00Z">
        <w:r w:rsidR="00105668">
          <w:t>,</w:t>
        </w:r>
      </w:ins>
      <w:del w:id="40" w:author="Daniel Foster" w:date="2022-02-15T11:54:00Z">
        <w:r w:rsidDel="00105668">
          <w:delText xml:space="preserve"> and</w:delText>
        </w:r>
      </w:del>
      <w:r>
        <w:t xml:space="preserve"> central Oregon, </w:t>
      </w:r>
      <w:ins w:id="41" w:author="Daniel Foster" w:date="2022-02-15T11:54:00Z">
        <w:r w:rsidR="00105668">
          <w:t>and a small population in northwestern Mexico but</w:t>
        </w:r>
      </w:ins>
      <w:del w:id="42" w:author="Daniel Foster" w:date="2022-02-15T11:54:00Z">
        <w:r w:rsidDel="00105668">
          <w:delText>with</w:delText>
        </w:r>
      </w:del>
      <w:r>
        <w:t xml:space="preserve"> most of the </w:t>
      </w:r>
      <w:commentRangeStart w:id="43"/>
      <w:r>
        <w:t xml:space="preserve">growing stock </w:t>
      </w:r>
      <w:commentRangeEnd w:id="43"/>
      <w:r w:rsidR="00A95BB0">
        <w:rPr>
          <w:rStyle w:val="CommentReference"/>
        </w:rPr>
        <w:commentReference w:id="43"/>
      </w:r>
      <w:r>
        <w:t xml:space="preserve">located in California. </w:t>
      </w:r>
      <w:r w:rsidR="008D1390">
        <w:t xml:space="preserve">Sugar pine seeds are an important food source for animal species </w:t>
      </w:r>
      <w:r w:rsidR="002C19B3">
        <w:fldChar w:fldCharType="begin" w:fldLock="1"/>
      </w:r>
      <w:r w:rsidR="00BC1636">
        <w:instrText>ADDIN CSL_CITATION {"citationItems":[{"id":"ITEM-1","itemData":{"DOI":"10.3398/064.070.0314","ISSN":"15270904","abstract":"This is the first report of Clark's Nutcrackers (Nucifraga columbiana) harvesting seeds from the cones of sugar pine (Pinus lambertiana), based on observations over several years in Crater Lake National Park, Oregon. The harvesting period in late September corresponded to peak cone-opening dates. Nutcrackers placed harvested seeds in their throat pouches, a behavior associated with seed caching. © 2010 Western North American Naturalist.","author":[{"dropping-particle":"","family":"Murray","given":"Michael P.","non-dropping-particle":"","parse-names":false,"suffix":""},{"dropping-particle":"","family":"Tomback","given":"Diana F.","non-dropping-particle":"","parse-names":false,"suffix":""}],"container-title":"Western North American Naturalist","id":"ITEM-1","issue":"3","issued":{"date-parts":[["2010"]]},"page":"413-414","title":"Clark's nutcrackers harvest sugar pine seeds from cones","type":"article-journal","volume":"70"},"uris":["http://www.mendeley.com/documents/?uuid=eab07144-f38e-44e6-bb50-47e8edfb932c"]}],"mendeley":{"formattedCitation":"(Murray and Tomback, 2010)","plainTextFormattedCitation":"(Murray and Tomback, 2010)","previouslyFormattedCitation":"(Murray and Tomback, 2010)"},"properties":{"noteIndex":0},"schema":"https://github.com/citation-style-language/schema/raw/master/csl-citation.json"}</w:instrText>
      </w:r>
      <w:r w:rsidR="002C19B3">
        <w:fldChar w:fldCharType="separate"/>
      </w:r>
      <w:r w:rsidR="002C19B3" w:rsidRPr="002C19B3">
        <w:rPr>
          <w:noProof/>
        </w:rPr>
        <w:t>(Murray and Tomback, 2010)</w:t>
      </w:r>
      <w:r w:rsidR="002C19B3">
        <w:fldChar w:fldCharType="end"/>
      </w:r>
      <w:r w:rsidR="002C19B3">
        <w:t xml:space="preserve">, and </w:t>
      </w:r>
      <w:r w:rsidR="008611C1">
        <w:t>mature sugar pines are large-diameter trees which</w:t>
      </w:r>
      <w:r w:rsidR="002C19B3">
        <w:t xml:space="preserve"> play </w:t>
      </w:r>
      <w:commentRangeStart w:id="44"/>
      <w:r w:rsidR="00BC1636">
        <w:t xml:space="preserve">a key role </w:t>
      </w:r>
      <w:commentRangeEnd w:id="44"/>
      <w:r w:rsidR="002626E1">
        <w:rPr>
          <w:rStyle w:val="CommentReference"/>
        </w:rPr>
        <w:commentReference w:id="44"/>
      </w:r>
      <w:r w:rsidR="00BC1636">
        <w:t xml:space="preserve">in the structure and function of ecosystems they occur in </w:t>
      </w:r>
      <w:r w:rsidR="00BC1636">
        <w:fldChar w:fldCharType="begin" w:fldLock="1"/>
      </w:r>
      <w:r w:rsidR="00AE693D">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BC1636">
        <w:fldChar w:fldCharType="separate"/>
      </w:r>
      <w:r w:rsidR="00BC1636" w:rsidRPr="00BC1636">
        <w:rPr>
          <w:noProof/>
        </w:rPr>
        <w:t xml:space="preserve">(Lutz </w:t>
      </w:r>
      <w:r w:rsidR="00BC1636" w:rsidRPr="00BC1636">
        <w:rPr>
          <w:i/>
          <w:noProof/>
        </w:rPr>
        <w:t>et al.</w:t>
      </w:r>
      <w:r w:rsidR="00BC1636" w:rsidRPr="00BC1636">
        <w:rPr>
          <w:noProof/>
        </w:rPr>
        <w:t>, 2018)</w:t>
      </w:r>
      <w:r w:rsidR="00BC1636">
        <w:fldChar w:fldCharType="end"/>
      </w:r>
      <w:r w:rsidR="00BC1636">
        <w:t xml:space="preserve">. </w:t>
      </w:r>
      <w:commentRangeStart w:id="45"/>
      <w:r>
        <w:t>Like many other plant and animal species, Sugar pine faces numerous challenges in the Anthropocene</w:t>
      </w:r>
      <w:commentRangeEnd w:id="45"/>
      <w:r w:rsidR="00A95BB0">
        <w:rPr>
          <w:rStyle w:val="CommentReference"/>
        </w:rPr>
        <w:commentReference w:id="45"/>
      </w:r>
      <w:r>
        <w:t>, and managers and policymakers are concerned about the future status of the species</w:t>
      </w:r>
      <w:r w:rsidR="00420927">
        <w:t xml:space="preserve"> </w:t>
      </w:r>
      <w:r w:rsidR="00420927">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420927">
        <w:fldChar w:fldCharType="separate"/>
      </w:r>
      <w:r w:rsidR="00EB4A84" w:rsidRPr="00EB4A84">
        <w:rPr>
          <w:noProof/>
        </w:rPr>
        <w:t>(Kinloch Jr., Marosy and Huddleston, 1996)</w:t>
      </w:r>
      <w:r w:rsidR="00420927">
        <w:fldChar w:fldCharType="end"/>
      </w:r>
      <w:r>
        <w:t>.</w:t>
      </w:r>
      <w:r w:rsidR="008611C1">
        <w:t xml:space="preserve"> </w:t>
      </w:r>
    </w:p>
    <w:p w14:paraId="250A9FDF" w14:textId="17A20F05" w:rsidR="008611C1" w:rsidDel="00105668" w:rsidRDefault="008611C1" w:rsidP="00E01957">
      <w:pPr>
        <w:spacing w:line="360" w:lineRule="auto"/>
        <w:ind w:firstLine="360"/>
        <w:rPr>
          <w:del w:id="46" w:author="Daniel Foster" w:date="2022-02-15T11:57:00Z"/>
        </w:rPr>
      </w:pPr>
      <w:commentRangeStart w:id="47"/>
      <w:r>
        <w:t xml:space="preserve">First, </w:t>
      </w:r>
      <w:commentRangeEnd w:id="47"/>
      <w:r w:rsidR="00105668">
        <w:rPr>
          <w:rStyle w:val="CommentReference"/>
        </w:rPr>
        <w:commentReference w:id="47"/>
      </w:r>
      <w:r>
        <w:t xml:space="preserve">disruptions to the fire </w:t>
      </w:r>
      <w:r w:rsidR="00B23450">
        <w:t xml:space="preserve">regime have challenged sugar pine. Sugar pine is a fire-tolerant species with moderate shade intolerance </w:t>
      </w:r>
      <w:r w:rsidR="00B23450">
        <w:fldChar w:fldCharType="begin" w:fldLock="1"/>
      </w:r>
      <w:r w:rsidR="00B23450">
        <w:instrText>ADDIN CSL_CITATION {"citationItems":[{"id":"ITEM-1","itemData":{"author":[{"dropping-particle":"","family":"Yeaton","given":"Richard I","non-dropping-particle":"","parse-names":false,"suffix":""}],"id":"ITEM-1","issue":"3","issued":{"date-parts":[["1983"]]},"page":"292-297","title":"The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","type":"article-journal","volume":"110"},"uris":["http://www.mendeley.com/documents/?uuid=906b2319-be0e-41d8-8a45-ebff3d65f29a"]},{"id":"ITEM-2","itemData":{"author":[{"dropping-particle":"","family":"Yeaton","given":"Richard I.","non-dropping-particle":"","parse-names":false,"suffix":""}],"container-title":"The American Midland Naturalist","id":"ITEM-2","issue":"1","issued":{"date-parts":[["1984"]]},"page":"126-137","title":"Aspects of the Population Biology of Sugar Pine ( Pinus lambertiana Dougl .) on an Elevational Gradient in the Sierra Nevada of Central California","type":"article-journal","volume":"111"},"uris":["http://www.mendeley.com/documents/?uuid=2ec4908c-3817-4f06-b070-42c88909b87a"]},{"id":"ITEM-3","itemData":{"author":[{"dropping-particle":"","family":"Bohlman","given":"Gabrielle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Oregon","type":"article-journal","volume":"273"},"uris":["http://www.mendeley.com/documents/?uuid=57513bd6-50dd-45ab-81a2-2f825c133caf"]}],"mendeley":{"formattedCitation":"(Yeaton, 1983, 1984; Bohlman, Safford and Skinner, 2021)","plainTextFormattedCitation":"(Yeaton, 1983, 1984; Bohlman, Safford and Skinner, 2021)","previouslyFormattedCitation":"(Yeaton, 1983, 1984; Bohlman, Safford and Skinner, 2021)"},"properties":{"noteIndex":0},"schema":"https://github.com/citation-style-language/schema/raw/master/csl-citation.json"}</w:instrText>
      </w:r>
      <w:r w:rsidR="00B23450">
        <w:fldChar w:fldCharType="separate"/>
      </w:r>
      <w:r w:rsidR="00B23450" w:rsidRPr="00EB4A84">
        <w:rPr>
          <w:noProof/>
        </w:rPr>
        <w:t>(Yeaton, 1983, 1984; Bohlman, Safford and Skinner, 2021)</w:t>
      </w:r>
      <w:r w:rsidR="00B23450">
        <w:fldChar w:fldCharType="end"/>
      </w:r>
      <w:r w:rsidR="00B23450">
        <w:t xml:space="preserve"> and persisted in frequent fire forest types with mean fire return intervals of at most 11-16 years </w:t>
      </w:r>
      <w:r w:rsidR="00B23450">
        <w:fldChar w:fldCharType="begin" w:fldLock="1"/>
      </w:r>
      <w:r w:rsidR="00B23450">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Forests","type":"article-journal"},"uris":["http://www.mendeley.com/documents/?uuid=865d47ce-7aba-4ed2-802c-803bb9610f75"]},{"id":"ITEM-2","itemData":{"author":[{"dropping-particle":"","family":"Bohlman","given":"Gabrielle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p.","id":"ITEM-2","issue":"November","issued":{"date-parts":[["2021"]]},"title":"Natural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Bohlman, Safford and Skinner, 2021)","plainTextFormattedCitation":"(Safford and Stevens, 2017; Bohlman, Safford and Skinner, 2021)","previouslyFormattedCitation":"(Safford and Stevens, 2017; Bohlman, Safford and Skinner, 2021)"},"properties":{"noteIndex":0},"schema":"https://github.com/citation-style-language/schema/raw/master/csl-citation.json"}</w:instrText>
      </w:r>
      <w:r w:rsidR="00B23450">
        <w:fldChar w:fldCharType="separate"/>
      </w:r>
      <w:r w:rsidR="00B23450" w:rsidRPr="00EB4A84">
        <w:rPr>
          <w:noProof/>
        </w:rPr>
        <w:t>(Safford and Stevens, 2017; Bohlman, Safford and Skinner, 2021)</w:t>
      </w:r>
      <w:r w:rsidR="00B23450">
        <w:fldChar w:fldCharType="end"/>
      </w:r>
      <w:r w:rsidR="00B23450">
        <w:t xml:space="preserve">. Sugar pine has traits associated </w:t>
      </w:r>
      <w:ins w:id="48" w:author="j battles" w:date="2022-02-14T04:51:00Z">
        <w:r w:rsidR="00A95BB0">
          <w:t xml:space="preserve">with </w:t>
        </w:r>
      </w:ins>
      <w:del w:id="49" w:author="j battles" w:date="2022-02-14T04:51:00Z">
        <w:r w:rsidR="00B23450" w:rsidDel="00A95BB0">
          <w:delText xml:space="preserve">via </w:delText>
        </w:r>
      </w:del>
      <w:r w:rsidR="00B23450">
        <w:t xml:space="preserve">a fire-surviving strategy </w:t>
      </w:r>
      <w:r w:rsidR="00B23450">
        <w:fldChar w:fldCharType="begin" w:fldLock="1"/>
      </w:r>
      <w:r w:rsidR="0020010E">
        <w:instrText>ADDIN CSL_CITATION {"citationItems":[{"id":"ITEM-1","itemData":{"author":[{"dropping-particle":"","family":"Schwilk","given":"Dylan W","non-dropping-particle":"","parse-names":false,"suffix":""},{"dropping-particle":"","family":"Ackerly","given":"David D.","non-dropping-particle":"","parse-names":false,"suffix":""}],"container-title":"Oikos","id":"ITEM-1","issued":{"date-parts":[["2001"]]},"page":"326-336","title":"Flammability and Serotiny as Strategies : Correlated Evolution in Pines evolution correlated as strategies : and serotiny Flammability in pines","type":"article-journal","volume":"94"},"uris":["http://www.mendeley.com/documents/?uuid=4e11b3ff-c24a-4850-9031-31200fcfce8d"]}],"mendeley":{"formattedCitation":"(Schwilk and Ackerly, 2001)","plainTextFormattedCitation":"(Schwilk and Ackerly, 2001)","previouslyFormattedCitation":"(Schwilk and Ackerly, 2001)"},"properties":{"noteIndex":0},"schema":"https://github.com/citation-style-language/schema/raw/master/csl-citation.json"}</w:instrText>
      </w:r>
      <w:r w:rsidR="00B23450">
        <w:fldChar w:fldCharType="separate"/>
      </w:r>
      <w:r w:rsidR="00B23450" w:rsidRPr="00B23450">
        <w:rPr>
          <w:noProof/>
        </w:rPr>
        <w:t>(Schwilk and Ackerly, 2001)</w:t>
      </w:r>
      <w:r w:rsidR="00B23450">
        <w:fldChar w:fldCharType="end"/>
      </w:r>
      <w:r w:rsidR="00B23450">
        <w:t xml:space="preserve">, whereby large adults survive wildfires and provide offspring that can take advantage of reduced competition for light and water in the postfire environment. </w:t>
      </w:r>
      <w:r w:rsidR="0020010E">
        <w:t>However, intensive historical logging and fire suppression in the 20</w:t>
      </w:r>
      <w:r w:rsidR="0020010E" w:rsidRPr="0020010E">
        <w:rPr>
          <w:vertAlign w:val="superscript"/>
        </w:rPr>
        <w:t>th</w:t>
      </w:r>
      <w:r w:rsidR="0020010E">
        <w:t xml:space="preserve"> century have altered forest structure and</w:t>
      </w:r>
      <w:del w:id="50" w:author="Daniel Foster" w:date="2022-02-15T11:56:00Z">
        <w:r w:rsidR="0020010E" w:rsidDel="00105668">
          <w:delText xml:space="preserve"> combined with</w:delText>
        </w:r>
      </w:del>
      <w:r w:rsidR="0020010E">
        <w:t xml:space="preserve"> a warming climate </w:t>
      </w:r>
      <w:ins w:id="51" w:author="Daniel Foster" w:date="2022-02-15T11:56:00Z">
        <w:r w:rsidR="00105668">
          <w:t>have increased</w:t>
        </w:r>
      </w:ins>
      <w:del w:id="52" w:author="Daniel Foster" w:date="2022-02-15T11:56:00Z">
        <w:r w:rsidR="0020010E" w:rsidDel="00105668">
          <w:delText>to drive an increase in</w:delText>
        </w:r>
      </w:del>
      <w:r w:rsidR="0020010E">
        <w:t xml:space="preserve"> the area affected by high severity fire within sugar pine’s range </w:t>
      </w:r>
      <w:r w:rsidR="0020010E">
        <w:fldChar w:fldCharType="begin" w:fldLock="1"/>
      </w:r>
      <w:r w:rsidR="00DB0132">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2017","type":"article-journal","volume":"47"},"uris":["http://www.mendeley.com/documents/?uuid=c62781ce-2164-4b01-b721-ce147287a476"]},{"id":"ITEM-2","itemData":{"DOI":"10.1016/j.foreco.2017.08.051","ISSN":"03781127","abstract":"Stand-replacing fire has profound ecological impacts in conifer forests, yet there is continued uncertainty over how best to describe the scale of stand-replacing effects within individual fires, and how these effects are changing over time. In forests where regeneration following stand-replacing fire depends on seed dispersal from surviving trees, the size and shape of stand-replacing patches are critical metrics that are difficult to describe and often overlooked. We used a novel, recently-developed metric that describes the amount of stand-replacing area within a given distance of a live-tree patch edge, in order to compare fires that may be otherwise similar in fire size or the percentage of stand-replacing effects. Specifically, we analyzed 477 fires in California pine, fir, and mixed-conifer forests between 1984 and 2015 and asked whether this metric, the stand-replacing decay coefficient (SDC), has changed over time, whether it is affected by fire management, and how it responds to extreme weather conditions at the time of the fire. Mean annual SDC became smaller over time (significantly so in the Sierra Nevada region), indicating that stand-replacing patches became larger and more regularly shaped. The decrease in SDC was particularly pronounced in the years since 2011. While SDC is correlated with percent high-severity, it is able to distinguish fires of comparable percent high-severity but different spatial pattern, with fires managed for suppression having smaller SDC than fires managed for resource benefit. Similarly, fires managed by the US Forest Service had smaller SDC than fires managed by the National Park Service. Fire weather also played an important role, with higher maximum temperatures generally associated with smaller SDC values. SDC is useful for comparing fires because it is associated with more conventional metrics such as percent high-severity, but also incorporates a measure of regeneration potential – distance to surviving trees at stand-replacement patch edges – which is a biological legacy that directly affects the resilience of forests to increasingly frequent and severe fire disturbances. We estimate that from 1984 to 2015, over 80,000 ha of forestland burned with stand-replacing effects greater than 120 m in from patch edges, denoting areas vulnerable to extended conifer forest loss due to dispersal limitation. Managing unplanned ignitions under less extreme weather conditions can achieve beneficial “fine-grained” effec…","author":[{"dropping-particle":"","family":"Stevens","given":"Jens T.","non-dropping-particle":"","parse-names":false,"suffix":""},{"dropping-particle":"","family":"Collins","given":"Brandon M.","non-dropping-particle":"","parse-names":false,"suffix":""},{"dropping-particle":"","family":"Miller","given":"Jay D.","non-dropping-particle":"","parse-names":false,"suffix":""},{"dropping-particle":"","family":"North","given":"Malcolm P.","non-dropping-particle":"","parse-names":false,"suffix":""},{"dropping-particle":"","family":"Stephens","given":"Scott L.","non-dropping-particle":"","parse-names":false,"suffix":""}],"container-title":"Forest Ecology and Management","id":"ITEM-2","issue":"August","issued":{"date-parts":[["2017"]]},"page":"28-36","publisher":"Elsevier","title":"Changing spatial patterns of stand-replacing fire in California conifer forests","type":"article-journal","volume":"406"},"uris":["http://www.mendeley.com/documents/?uuid=7e44a2bb-e159-4d15-bf4d-4f61f9dce42f"]},{"id":"ITEM-3","itemData":{"author":[{"dropping-particle":"","family":"Safford","given":"Hugh D.","non-dropping-particle":"","parse-names":false,"suffix":""},{"dropping-particle":"","family":"Stevens","given":"Jens T.","non-dropping-particle":"","parse-names":false,"suffix":""}],"container-title":"Gen. Tech. Rep. PSW-GTR-2562","id":"ITEM-3","issue":"October","issued":{"date-parts":[["2017"]]},"page":"1-151","title":"Natural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Forests","type":"article-journal"},"uris":["http://www.mendeley.com/documents/?uuid=865d47ce-7aba-4ed2-802c-803bb9610f75"]},{"id":"ITEM-4","itemData":{"author":[{"dropping-particle":"","family":"Bohlman","given":"Gabrielle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p.","id":"ITEM-4","issue":"November","issued":{"date-parts":[["2021"]]},"title":"Natural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Stevens &lt;i&gt;et al.&lt;/i&gt;, 2017; Parks and Abatzoglou, 2020; Bohlman, Safford and Skinner, 2021)","plainTextFormattedCitation":"(Safford and Stevens, 2017; Stevens et al., 2017; Parks and Abatzoglou, 2020; Bohlman, Safford and Skinner, 2021)","previouslyFormattedCitation":"(Safford and Stevens, 2017; Stevens &lt;i&gt;et al.&lt;/i&gt;, 2017; Parks and Abatzoglou, 2020; Bohlman, Safford and Skinner, 2021)"},"properties":{"noteIndex":0},"schema":"https://github.com/citation-style-language/schema/raw/master/csl-citation.json"}</w:instrText>
      </w:r>
      <w:r w:rsidR="0020010E">
        <w:fldChar w:fldCharType="separate"/>
      </w:r>
      <w:r w:rsidR="000624D9" w:rsidRPr="000624D9">
        <w:rPr>
          <w:noProof/>
        </w:rPr>
        <w:t xml:space="preserve">(Safford and Stevens, 2017; Stevens </w:t>
      </w:r>
      <w:r w:rsidR="000624D9" w:rsidRPr="000624D9">
        <w:rPr>
          <w:i/>
          <w:noProof/>
        </w:rPr>
        <w:t>et al.</w:t>
      </w:r>
      <w:r w:rsidR="000624D9" w:rsidRPr="000624D9">
        <w:rPr>
          <w:noProof/>
        </w:rPr>
        <w:t>, 2017; Parks and Abatzoglou, 2020; Bohlman, Safford and Skinner, 2021)</w:t>
      </w:r>
      <w:r w:rsidR="0020010E">
        <w:fldChar w:fldCharType="end"/>
      </w:r>
      <w:r w:rsidR="000624D9">
        <w:t xml:space="preserve">. This novel fire regime has increased the proportion of the sugar pine’s range where </w:t>
      </w:r>
      <w:r w:rsidR="0020010E">
        <w:t>there are no surviving adult</w:t>
      </w:r>
      <w:r w:rsidR="00DB0132">
        <w:t xml:space="preserve"> conifers </w:t>
      </w:r>
      <w:r w:rsidR="0020010E">
        <w:t xml:space="preserve">to produce the next </w:t>
      </w:r>
      <w:r w:rsidR="0020010E">
        <w:lastRenderedPageBreak/>
        <w:t>generation</w:t>
      </w:r>
      <w:r w:rsidR="000624D9">
        <w:t>, threatening not just sugar pine but the mixed conifer forest type as a whole</w:t>
      </w:r>
      <w:r w:rsidR="0020010E">
        <w:t xml:space="preserve"> </w:t>
      </w:r>
      <w:r w:rsidR="0020010E">
        <w:fldChar w:fldCharType="begin" w:fldLock="1"/>
      </w:r>
      <w:r w:rsidR="000624D9">
        <w:instrText>ADDIN CSL_CITATION {"citationItems":[{"id":"ITEM-1","itemData":{"DOI":"10.1890/ES14-00224.1","ISSN":"21508925","abstract":"© 2015 Steel et al.Fire is one of the most important natural disturbance processes in the western United States and ecosystems differ markedly with respect to their ecological and evolutionary relationships with fire. Reference fire regimes in forested ecosystems can be categorized along a gradient ranging from \"fuellimited\" to \"climate-limited\" where the former types are often characterized by frequent, lower-severity wildfires and the latter by infrequent, more severe wildfires. Using spatial data on fire severity from 1984- 2011 and metrics related to fire frequency, we tested how divergence from historic (pre-Euroamerican settlement) fire frequencies due to a century of fire suppression influences rates of high-severity fire in five forest types in California. With some variation among bioregions, our results suggest that fires in forest types characterized by fuel-limited fire regimes (e.g., yellow pine and mixed conifer forest) tend to burn with greater proportions of high-severity fire as either time since last fire or the mean modern fire return interval (FRI) increases. Two intermediate fire regime types (mixed evergreen and bigcone Douglas-fir) showed a similar relationship between fire frequency and fire severity. However, red fir and redwood forests, which are characterized by more climate-limited fire regimes, did not show significant positive relationships between FRI and fire severity. This analysis provides strong evidence that for fuel-limited fire regimes, lack of fire leads to increasing rates of high-severity burning. Our study also substantiates the general validity of \"fuel-limited\" vs. \"climate-limited\" explanations of differing patterns of fire effects and response in forest types of the western US.","author":[{"dropping-particle":"","family":"Steel","given":"Zachary L.","non-dropping-particle":"","parse-names":false,"suffix":""},{"dropping-particle":"","family":"Safford","given":"Hugh D.","non-dropping-particle":"","parse-names":false,"suffix":""},{"dropping-particle":"","family":"Viers","given":"Joshua H.","non-dropping-particle":"","parse-names":false,"suffix":""}],"container-title":"Ecosphere","id":"ITEM-1","issue":"1","issued":{"date-parts":[["2015"]]},"title":"The fire frequency-severity relationship and the legacy of fire suppression in California forests http://www.esajournals.org/doi/pdf/10.1890/ES14-00224.1","type":"article-journal","volume":"6"},"uris":["http://www.mendeley.com/documents/?uuid=1ab7e8c2-3339-4847-aec1-5a74446758ee"]},{"id":"ITEM-2","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C.","non-dropping-particle":"","parse-names":false,"suffix":""}],"container-title":"BioScience","id":"ITEM-2","issue":"8","issued":{"date-parts":[["2020"]]},"page":"659-673","title":"Wildfire-Driven Forest Conversion in Western North American Landscapes","type":"article-journal","volume":"70"},"uris":["http://www.mendeley.com/documents/?uuid=4c19d33d-7ce8-44c4-b892-af9da5f5c49d"]},{"id":"ITEM-3","itemData":{"DOI":"10.1002/eap.1756","ISSN":"10510761","author":[{"dropping-particle":"","family":"Shive","given":"Kristen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Applications","id":"ITEM-3","issue":"6","issued":{"date-parts":[["2018"]]},"page":"1626-1639","title":"From the stand scale to the landscape scale: predicting the spatial patterns of forest regeneration after disturbance","type":"article-journal","volume":"28"},"uris":["http://www.mendeley.com/documents/?uuid=088a8267-0133-4892-9fb1-7380b3beadc5"]}],"mendeley":{"formattedCitation":"(Steel, Safford and Viers, 2015; Shive &lt;i&gt;et al.&lt;/i&gt;, 2018; Coop &lt;i&gt;et al.&lt;/i&gt;, 2020)","plainTextFormattedCitation":"(Steel, Safford and Viers, 2015; Shive et al., 2018; Coop et al., 2020)","previouslyFormattedCitation":"(Steel, Safford and Viers, 2015; Shive &lt;i&gt;et al.&lt;/i&gt;, 2018; Coop &lt;i&gt;et al.&lt;/i&gt;, 2020)"},"properties":{"noteIndex":0},"schema":"https://github.com/citation-style-language/schema/raw/master/csl-citation.json"}</w:instrText>
      </w:r>
      <w:r w:rsidR="0020010E">
        <w:fldChar w:fldCharType="separate"/>
      </w:r>
      <w:r w:rsidR="000624D9" w:rsidRPr="000624D9">
        <w:rPr>
          <w:noProof/>
        </w:rPr>
        <w:t xml:space="preserve">(Steel, Safford and Viers, 2015; Shive </w:t>
      </w:r>
      <w:r w:rsidR="000624D9" w:rsidRPr="000624D9">
        <w:rPr>
          <w:i/>
          <w:noProof/>
        </w:rPr>
        <w:t>et al.</w:t>
      </w:r>
      <w:r w:rsidR="000624D9" w:rsidRPr="000624D9">
        <w:rPr>
          <w:noProof/>
        </w:rPr>
        <w:t xml:space="preserve">, 2018; Coop </w:t>
      </w:r>
      <w:r w:rsidR="000624D9" w:rsidRPr="000624D9">
        <w:rPr>
          <w:i/>
          <w:noProof/>
        </w:rPr>
        <w:t>et al.</w:t>
      </w:r>
      <w:r w:rsidR="000624D9" w:rsidRPr="000624D9">
        <w:rPr>
          <w:noProof/>
        </w:rPr>
        <w:t>, 2020)</w:t>
      </w:r>
      <w:r w:rsidR="0020010E">
        <w:fldChar w:fldCharType="end"/>
      </w:r>
      <w:r w:rsidR="0020010E">
        <w:t>.</w:t>
      </w:r>
      <w:r w:rsidR="00DB0132">
        <w:t xml:space="preserve"> </w:t>
      </w:r>
    </w:p>
    <w:p w14:paraId="0720B5B8" w14:textId="77777777" w:rsidR="00DB0132" w:rsidRDefault="00DB0132" w:rsidP="00105668">
      <w:pPr>
        <w:spacing w:line="360" w:lineRule="auto"/>
        <w:ind w:firstLine="360"/>
      </w:pPr>
    </w:p>
    <w:p w14:paraId="2610385A" w14:textId="75AC3661" w:rsidR="008611C1" w:rsidRPr="00E005FB" w:rsidRDefault="00DB0132" w:rsidP="00E01957">
      <w:pPr>
        <w:spacing w:line="360" w:lineRule="auto"/>
        <w:ind w:firstLine="360"/>
      </w:pPr>
      <w:commentRangeStart w:id="53"/>
      <w:r>
        <w:t xml:space="preserve">Second, an invasive fungal pathogen, </w:t>
      </w:r>
      <w:proofErr w:type="spellStart"/>
      <w:r w:rsidRPr="00F701A7">
        <w:rPr>
          <w:i/>
          <w:iCs/>
        </w:rPr>
        <w:t>Cronartium</w:t>
      </w:r>
      <w:proofErr w:type="spellEnd"/>
      <w:r w:rsidRPr="00F701A7">
        <w:rPr>
          <w:i/>
          <w:iCs/>
        </w:rPr>
        <w:t xml:space="preserve"> </w:t>
      </w:r>
      <w:proofErr w:type="spellStart"/>
      <w:r w:rsidRPr="00F701A7">
        <w:rPr>
          <w:i/>
          <w:iCs/>
        </w:rPr>
        <w:t>ribicola</w:t>
      </w:r>
      <w:proofErr w:type="spellEnd"/>
      <w:r>
        <w:t xml:space="preserve"> (white pine blister rust; WPBR)</w:t>
      </w:r>
      <w:commentRangeEnd w:id="53"/>
      <w:r w:rsidR="002626E1">
        <w:rPr>
          <w:rStyle w:val="CommentReference"/>
        </w:rPr>
        <w:commentReference w:id="53"/>
      </w:r>
      <w:r>
        <w:t xml:space="preserve"> has spread across much of sugar pine’s range since its introduction</w:t>
      </w:r>
      <w:r w:rsidR="0084014F">
        <w:t xml:space="preserve"> to North America in the early 20</w:t>
      </w:r>
      <w:r w:rsidR="0084014F" w:rsidRPr="0084014F">
        <w:rPr>
          <w:vertAlign w:val="superscript"/>
        </w:rPr>
        <w:t>th</w:t>
      </w:r>
      <w:r w:rsidR="0084014F">
        <w:t xml:space="preserve"> century </w:t>
      </w:r>
      <w:r>
        <w:t xml:space="preserve">and has caused substantial mortality </w:t>
      </w:r>
      <w:r>
        <w:fldChar w:fldCharType="begin" w:fldLock="1"/>
      </w:r>
      <w:r w:rsidR="00030856">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species","type":"article-journal","volume":"11"},"uris":["http://www.mendeley.com/documents/?uuid=54eba3d7-5ed4-4e44-a51e-b1150e7c2215"]},{"id":"ITEM-3","itemData":{"DOI":"10.1016/j.foreco.2011.05.011","ISSN":"03781127","abstract":"Historical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Management","id":"ITEM-3","issue":"5","issued":{"date-parts":[["2011"]]},"page":"770-779","publisher":"Elsevier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restoration","type":"article-journal","volume":"262"},"uris":["http://www.mendeley.com/documents/?uuid=9a0c821b-c50c-45fc-9062-b98c1d978b4e"]}],"mendeley":{"formattedCitation":"(Van Mantgem &lt;i&gt;et al.&lt;/i&gt;, 2004; Maloney &lt;i&gt;et al.&lt;/i&gt;, 2011; Dudney &lt;i&gt;et al.&lt;/i&gt;, 2020)","plainTextFormattedCitation":"(Van Mantgem et al., 2004; Maloney et al., 2011; Dudney et al., 2020)","previouslyFormattedCitation":"(Van Mantgem &lt;i&gt;et al.&lt;/i&gt;, 2004; Maloney &lt;i&gt;et al.&lt;/i&gt;, 2011; Dudney &lt;i&gt;et al.&lt;/i&gt;, 2020)"},"properties":{"noteIndex":0},"schema":"https://github.com/citation-style-language/schema/raw/master/csl-citation.json"}</w:instrText>
      </w:r>
      <w:r>
        <w:fldChar w:fldCharType="separate"/>
      </w:r>
      <w:r w:rsidRPr="00DB0132">
        <w:rPr>
          <w:noProof/>
        </w:rPr>
        <w:t xml:space="preserve">(Van Mantgem </w:t>
      </w:r>
      <w:r w:rsidRPr="00DB0132">
        <w:rPr>
          <w:i/>
          <w:noProof/>
        </w:rPr>
        <w:t>et al.</w:t>
      </w:r>
      <w:r w:rsidRPr="00DB0132">
        <w:rPr>
          <w:noProof/>
        </w:rPr>
        <w:t xml:space="preserve">, 2004; Maloney </w:t>
      </w:r>
      <w:r w:rsidRPr="00DB0132">
        <w:rPr>
          <w:i/>
          <w:noProof/>
        </w:rPr>
        <w:t>et al.</w:t>
      </w:r>
      <w:r w:rsidRPr="00DB0132">
        <w:rPr>
          <w:noProof/>
        </w:rPr>
        <w:t xml:space="preserve">, 2011; Dudney </w:t>
      </w:r>
      <w:r w:rsidRPr="00DB0132">
        <w:rPr>
          <w:i/>
          <w:noProof/>
        </w:rPr>
        <w:t>et al.</w:t>
      </w:r>
      <w:r w:rsidRPr="00DB0132">
        <w:rPr>
          <w:noProof/>
        </w:rPr>
        <w:t>, 2020)</w:t>
      </w:r>
      <w:r>
        <w:fldChar w:fldCharType="end"/>
      </w:r>
      <w:r>
        <w:t xml:space="preserve">. </w:t>
      </w:r>
      <w:r w:rsidR="00E07EF6">
        <w:t xml:space="preserve">WPBR affects white pines (subgenus </w:t>
      </w:r>
      <w:proofErr w:type="spellStart"/>
      <w:r w:rsidR="00E07EF6">
        <w:rPr>
          <w:i/>
          <w:iCs/>
        </w:rPr>
        <w:t>Strobus</w:t>
      </w:r>
      <w:proofErr w:type="spellEnd"/>
      <w:r w:rsidR="009B4725">
        <w:t xml:space="preserve">, excluding the pinyon pines in subsection </w:t>
      </w:r>
      <w:proofErr w:type="spellStart"/>
      <w:r w:rsidR="009B4725">
        <w:rPr>
          <w:i/>
          <w:iCs/>
        </w:rPr>
        <w:t>Cembroides</w:t>
      </w:r>
      <w:proofErr w:type="spellEnd"/>
      <w:r w:rsidR="00E07EF6">
        <w:t xml:space="preserve">) </w:t>
      </w:r>
      <w:r w:rsidR="00030856">
        <w:t xml:space="preserve">by parasitizing foliage, shoots, inner bark, and outer xylem, causing the formation of cankers which can reduce vigor and kill outright by girdling the stem </w:t>
      </w:r>
      <w:r w:rsidR="00030856">
        <w:fldChar w:fldCharType="begin" w:fldLock="1"/>
      </w:r>
      <w:r w:rsidR="00E005FB">
        <w:instrText>ADDIN CSL_CITATION {"citationItems":[{"id":"ITEM-1","itemData":{"DOI":"10.1111/j.1439-0329.2010.00654.x","ISSN":"14374781","abstract":"For over a century, white pine blister rust (Cronartium ribicola) has linked white pines (Strobus) with currants and gooseberries (Ribes) in a complex and serious disease epidemic in Asia, Europe, and North America. Because of ongoing changes in climate, societal demands for forests and their amenities, and scientific advances in genetics and proteomics, our current understanding and management of the white pine blister rust pathosystem has become outdated. Here, we present a review and synthesis of international scope on the biology and management of blister rust, white pines, Ribes, and other hosts. In this article, we provide a geographical and historical background, describe the taxonomy and life cycle of the rust, discuss pathology and ecology, and introduce a series of invited papers. These review articles summarize the literature on white pines, Ribes, and blister rust with respect to their status, threats, and management through genetics and silviculture. Although the principal focus is on North America, the different epidemics in Europe and Asia are also described. In the final article, we discuss several of the key observations and conclusions from the preceding review articles and identify prudent actions for research and management of white pine blister rust. © 2010 Blackwell Verlag GmbH and Crown in the right of Canada.","author":[{"dropping-particle":"","family":"Geils","given":"Brian W.","non-dropping-particle":"","parse-names":false,"suffix":""},{"dropping-particle":"","family":"Hummer","given":"Kim E.","non-dropping-particle":"","parse-names":false,"suffix":""},{"dropping-particle":"","family":"Hunt","given":"Richard S.","non-dropping-particle":"","parse-names":false,"suffix":""}],"container-title":"Forest Pathology","id":"ITEM-1","issue":"3-4","issued":{"date-parts":[["2010"]]},"page":"147-185","title":"White pines, Ribes, and blister rust: A review and synthesis","type":"article-journal","volume":"40"},"uris":["http://www.mendeley.com/documents/?uuid=fc76315d-a4b3-404f-9576-b260cb172979"]}],"mendeley":{"formattedCitation":"(Geils, Hummer and Hunt, 2010)","plainTextFormattedCitation":"(Geils, Hummer and Hunt, 2010)","previouslyFormattedCitation":"(Geils, Hummer and Hunt, 2010)"},"properties":{"noteIndex":0},"schema":"https://github.com/citation-style-language/schema/raw/master/csl-citation.json"}</w:instrText>
      </w:r>
      <w:r w:rsidR="00030856">
        <w:fldChar w:fldCharType="separate"/>
      </w:r>
      <w:r w:rsidR="00030856" w:rsidRPr="00030856">
        <w:rPr>
          <w:noProof/>
        </w:rPr>
        <w:t>(Geils, Hummer and Hunt, 2010)</w:t>
      </w:r>
      <w:r w:rsidR="00030856">
        <w:fldChar w:fldCharType="end"/>
      </w:r>
      <w:r w:rsidR="00030856">
        <w:t xml:space="preserve">. </w:t>
      </w:r>
      <w:commentRangeStart w:id="54"/>
      <w:r w:rsidR="00E005FB">
        <w:t>The epidemic in the western United States has been severe enough to cause the related species</w:t>
      </w:r>
      <w:ins w:id="55" w:author="Daniel Foster" w:date="2022-02-15T11:58:00Z">
        <w:r w:rsidR="00105668">
          <w:t>,</w:t>
        </w:r>
      </w:ins>
      <w:r w:rsidR="00E005FB">
        <w:t xml:space="preserve"> </w:t>
      </w:r>
      <w:r w:rsidR="00E005FB">
        <w:rPr>
          <w:i/>
          <w:iCs/>
        </w:rPr>
        <w:t xml:space="preserve">Pinus </w:t>
      </w:r>
      <w:proofErr w:type="spellStart"/>
      <w:r w:rsidR="00E005FB">
        <w:rPr>
          <w:i/>
          <w:iCs/>
        </w:rPr>
        <w:t>albicaulis</w:t>
      </w:r>
      <w:proofErr w:type="spellEnd"/>
      <w:ins w:id="56" w:author="Daniel Foster" w:date="2022-02-15T11:58:00Z">
        <w:r w:rsidR="00105668">
          <w:t>,</w:t>
        </w:r>
      </w:ins>
      <w:r w:rsidR="00E005FB">
        <w:t xml:space="preserve"> to be listed as endangered </w:t>
      </w:r>
      <w:r w:rsidR="00E005FB">
        <w:fldChar w:fldCharType="begin" w:fldLock="1"/>
      </w:r>
      <w:r w:rsidR="00E005FB">
        <w:instrText>ADDIN CSL_CITATION {"citationItems":[{"id":"ITEM-1","itemData":{"author":[{"dropping-particle":"","family":"Mahalovich","given":"M.","non-dropping-particle":"","parse-names":false,"suffix":""},{"dropping-particle":"","family":"Stritch","given":"L.","non-dropping-particle":"","parse-names":false,"suffix":""}],"id":"ITEM-1","issued":{"date-parts":[["2013"]]},"title":"Pinus albicaulis. The IUCN Red List of Threatened Species 2013","type":"article"},"uris":["http://www.mendeley.com/documents/?uuid=01c5c33e-f405-4ec0-b7ef-fe493d548c6e"]}],"mendeley":{"formattedCitation":"(Mahalovich and Stritch, 2013)","plainTextFormattedCitation":"(Mahalovich and Stritch, 2013)","previouslyFormattedCitation":"(Mahalovich and Stritch, 2013)"},"properties":{"noteIndex":0},"schema":"https://github.com/citation-style-language/schema/raw/master/csl-citation.json"}</w:instrText>
      </w:r>
      <w:r w:rsidR="00E005FB">
        <w:fldChar w:fldCharType="separate"/>
      </w:r>
      <w:r w:rsidR="00E005FB" w:rsidRPr="00E005FB">
        <w:rPr>
          <w:noProof/>
        </w:rPr>
        <w:t>(Mahalovich and Stritch, 2013)</w:t>
      </w:r>
      <w:r w:rsidR="00E005FB">
        <w:fldChar w:fldCharType="end"/>
      </w:r>
      <w:r w:rsidR="00E005FB">
        <w:t xml:space="preserve">, </w:t>
      </w:r>
      <w:commentRangeEnd w:id="54"/>
      <w:r w:rsidR="00A95BB0">
        <w:rPr>
          <w:rStyle w:val="CommentReference"/>
        </w:rPr>
        <w:commentReference w:id="54"/>
      </w:r>
      <w:r w:rsidR="00E005FB">
        <w:t xml:space="preserve">and there has been considerable concern about the outlook for sugar pine as well </w:t>
      </w:r>
      <w:r w:rsidR="00E005FB">
        <w:fldChar w:fldCharType="begin" w:fldLock="1"/>
      </w:r>
      <w:r w:rsidR="00542DB6">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E005FB">
        <w:fldChar w:fldCharType="separate"/>
      </w:r>
      <w:r w:rsidR="00E005FB" w:rsidRPr="00E005FB">
        <w:rPr>
          <w:noProof/>
        </w:rPr>
        <w:t>(Kinloch Jr., Marosy and Huddleston, 1996)</w:t>
      </w:r>
      <w:r w:rsidR="00E005FB">
        <w:fldChar w:fldCharType="end"/>
      </w:r>
      <w:r w:rsidR="00E005FB">
        <w:t xml:space="preserve">. </w:t>
      </w:r>
    </w:p>
    <w:p w14:paraId="439F6345" w14:textId="3DE6B828" w:rsidR="008611C1" w:rsidRPr="005B4308" w:rsidRDefault="00542DB6" w:rsidP="00E01957">
      <w:pPr>
        <w:spacing w:line="360" w:lineRule="auto"/>
        <w:ind w:firstLine="360"/>
      </w:pPr>
      <w:commentRangeStart w:id="57"/>
      <w:r>
        <w:t>Third</w:t>
      </w:r>
      <w:commentRangeEnd w:id="57"/>
      <w:r w:rsidR="00A95BB0">
        <w:rPr>
          <w:rStyle w:val="CommentReference"/>
        </w:rPr>
        <w:commentReference w:id="57"/>
      </w:r>
      <w:r>
        <w:t>, there is evidence that the modern densified forest structure threatens sugar pine in numerous ways. Effective fire suppression, which was instituted across much of sugar pine’s range in the 20</w:t>
      </w:r>
      <w:r w:rsidRPr="003B39CC">
        <w:rPr>
          <w:vertAlign w:val="superscript"/>
        </w:rPr>
        <w:t>th</w:t>
      </w:r>
      <w:r>
        <w:t xml:space="preserve"> century, has resulted in an overall densification of these forests </w:t>
      </w:r>
      <w:r>
        <w:fldChar w:fldCharType="begin" w:fldLock="1"/>
      </w:r>
      <w:r>
        <w:instrText>ADDIN CSL_CITATION {"citationItems":[{"id":"ITEM-1","itemData":{"author":[{"dropping-particle":"","family":"Stephens","given":"S Cott L S","non-dropping-particle":"","parse-names":false,"suffix":""},{"dropping-particle":"","family":"Ydersen","given":"J Amie M L","non-dropping-particle":"","parse-names":false,"suffix":""},{"dropping-particle":"","family":"Ollins","given":"B Randon M C","non-dropping-particle":"","parse-names":false,"suffix":""},{"dropping-particle":"","family":"Ry","given":"D Anny L F","non-dropping-particle":"","parse-names":false,"suffix":""}],"container-title":"Ecosphere","id":"ITEM-1","issue":"May","issued":{"date-parts":[["2015"]]},"note":"Has the actual surveyor's notes in the appendix, would be an interesting thing to poke at with language-processing","page":"1-63","title":"Historical and current landscape-scale ponderosa pine and mixed conifer forest structure in the Southern Sierra Nevada","type":"article-journal","volume":"6"},"uris":["http://www.mendeley.com/documents/?uuid=391ec200-2601-4bef-8a9b-b6d1e45be8c8"]},{"id":"ITEM-2","itemData":{"author":[{"dropping-particle":"","family":"Safford","given":"Hugh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forests","type":"article-journal","volume":"507"},"uris":["http://www.mendeley.com/documents/?uuid=465230a6-1d96-4a43-8dec-1e3c5870286d"]}],"mendeley":{"formattedCitation":"(Stephens &lt;i&gt;et al.&lt;/i&gt;, 2015; Safford and Stevens, 2017; Bohlman, Safford and Skinner, 2021; North &lt;i&gt;et al.&lt;/i&gt;, 2022)","plainTextFormattedCitation":"(Stephens et al., 2015; Safford and Stevens, 2017; Bohlman, Safford and Skinner, 2021; North et al., 2022)","previouslyFormattedCitation":"(Stephens &lt;i&gt;et al.&lt;/i&gt;, 2015; Safford and Stevens, 2017; Bohlman, Safford and Skinner, 2021; North &lt;i&gt;et al.&lt;/i&gt;, 2022)"},"properties":{"noteIndex":0},"schema":"https://github.com/citation-style-language/schema/raw/master/csl-citation.json"}</w:instrText>
      </w:r>
      <w:r>
        <w:fldChar w:fldCharType="separate"/>
      </w:r>
      <w:r w:rsidRPr="00542DB6">
        <w:rPr>
          <w:noProof/>
        </w:rPr>
        <w:t xml:space="preserve">(Stephens </w:t>
      </w:r>
      <w:r w:rsidRPr="00542DB6">
        <w:rPr>
          <w:i/>
          <w:noProof/>
        </w:rPr>
        <w:t>et al.</w:t>
      </w:r>
      <w:r w:rsidRPr="00542DB6">
        <w:rPr>
          <w:noProof/>
        </w:rPr>
        <w:t xml:space="preserve">, 2015; Safford and Stevens, 2017; Bohlman, Safford and Skinner, 2021; North </w:t>
      </w:r>
      <w:r w:rsidRPr="00542DB6">
        <w:rPr>
          <w:i/>
          <w:noProof/>
        </w:rPr>
        <w:t>et al.</w:t>
      </w:r>
      <w:r w:rsidRPr="00542DB6">
        <w:rPr>
          <w:noProof/>
        </w:rPr>
        <w:t>, 2022)</w:t>
      </w:r>
      <w:r>
        <w:fldChar w:fldCharType="end"/>
      </w:r>
      <w:r>
        <w:t xml:space="preserve">. </w:t>
      </w:r>
      <w:r w:rsidR="005B4308" w:rsidRPr="005B4308">
        <w:t xml:space="preserve">Sugar pine is only moderately shade tolerant </w:t>
      </w:r>
      <w:r w:rsidR="005B4308">
        <w:fldChar w:fldCharType="begin" w:fldLock="1"/>
      </w:r>
      <w:r w:rsidR="005B4308">
        <w:instrText>ADDIN CSL_CITATION {"citationItems":[{"id":"ITEM-1","itemData":{"author":[{"dropping-particle":"","family":"Bohlman","given":"Gabrielle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p.","id":"ITEM-1","issue":"November","issued":{"date-parts":[["2021"]]},"title":"Natural range of variation for yellow pine and mixed-conifer forests in northwestern California and southwestern Oregon","type":"article-journal","volume":"273"},"uris":["http://www.mendeley.com/documents/?uuid=57513bd6-50dd-45ab-81a2-2f825c133caf"]},{"id":"ITEM-2","itemData":{"author":[{"dropping-particle":"","family":"Yeaton","given":"Richard I","non-dropping-particle":"","parse-names":false,"suffix":""}],"id":"ITEM-2","issue":"3","issued":{"date-parts":[["1983"]]},"page":"292-297","title":"The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","type":"article-journal","volume":"110"},"uris":["http://www.mendeley.com/documents/?uuid=906b2319-be0e-41d8-8a45-ebff3d65f29a"]}],"mendeley":{"formattedCitation":"(Yeaton, 1983; Bohlman, Safford and Skinner, 2021)","plainTextFormattedCitation":"(Yeaton, 1983; Bohlman, Safford and Skinner, 2021)","previouslyFormattedCitation":"(Yeaton, 1983; Bohlman, Safford and Skinner, 2021)"},"properties":{"noteIndex":0},"schema":"https://github.com/citation-style-language/schema/raw/master/csl-citation.json"}</w:instrText>
      </w:r>
      <w:r w:rsidR="005B4308">
        <w:fldChar w:fldCharType="separate"/>
      </w:r>
      <w:r w:rsidR="005B4308" w:rsidRPr="005B4308">
        <w:rPr>
          <w:noProof/>
        </w:rPr>
        <w:t>(Yeaton, 1983; Bohlman, Safford and Skinner, 2021)</w:t>
      </w:r>
      <w:r w:rsidR="005B4308">
        <w:fldChar w:fldCharType="end"/>
      </w:r>
      <w:r w:rsidR="005B4308">
        <w:t xml:space="preserve"> </w:t>
      </w:r>
      <w:r w:rsidR="005B4308" w:rsidRPr="005B4308">
        <w:t xml:space="preserve">and there is evidence that it is outcompeted by species such as </w:t>
      </w:r>
      <w:r w:rsidR="005B4308" w:rsidRPr="005B4308">
        <w:rPr>
          <w:i/>
          <w:iCs/>
        </w:rPr>
        <w:t xml:space="preserve">Abies concolor </w:t>
      </w:r>
      <w:r w:rsidR="005B4308" w:rsidRPr="005B4308">
        <w:t xml:space="preserve">and </w:t>
      </w:r>
      <w:proofErr w:type="spellStart"/>
      <w:r w:rsidR="005B4308" w:rsidRPr="005B4308">
        <w:rPr>
          <w:i/>
          <w:iCs/>
        </w:rPr>
        <w:t>Calodecrus</w:t>
      </w:r>
      <w:proofErr w:type="spellEnd"/>
      <w:r w:rsidR="005B4308" w:rsidRPr="005B4308">
        <w:rPr>
          <w:i/>
          <w:iCs/>
        </w:rPr>
        <w:t xml:space="preserve"> </w:t>
      </w:r>
      <w:proofErr w:type="spellStart"/>
      <w:r w:rsidR="005B4308" w:rsidRPr="005B4308">
        <w:rPr>
          <w:i/>
          <w:iCs/>
        </w:rPr>
        <w:t>decurrens</w:t>
      </w:r>
      <w:proofErr w:type="spellEnd"/>
      <w:r w:rsidR="005B4308" w:rsidRPr="005B4308">
        <w:t xml:space="preserve"> under modern dense canopies</w:t>
      </w:r>
      <w:ins w:id="58" w:author="Daniel Foster" w:date="2022-02-15T11:58:00Z">
        <w:r w:rsidR="00105668">
          <w:t>.</w:t>
        </w:r>
      </w:ins>
      <w:del w:id="59" w:author="Daniel Foster" w:date="2022-02-15T11:58:00Z">
        <w:r w:rsidR="005B4308" w:rsidDel="00105668">
          <w:delText>:</w:delText>
        </w:r>
      </w:del>
      <w:r w:rsidR="005B4308" w:rsidRPr="005B4308">
        <w:t xml:space="preserve"> </w:t>
      </w:r>
      <w:r>
        <w:t xml:space="preserve">Species composition (especially of younger cohorts) has shifted towards shade-tolerant firs and incense-cedar </w:t>
      </w:r>
      <w:r>
        <w:fldChar w:fldCharType="begin" w:fldLock="1"/>
      </w:r>
      <w:r w:rsidR="005B4308">
        <w:instrText>ADDIN CSL_CITATION {"citationItems":[{"id":"ITEM-1","itemData":{"DOI":"10.1139/cjfr-2015-0406","ISBN":"0045-5067","ISSN":"0045-5067","abstract":"In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Research","id":"ITEM-1","issue":"5","issued":{"date-parts":[["2016"]]},"page":"745-752","title":"Long-term demographic trends in a fire-suppressed mixed-conifer forest","type":"article-journal","volume":"46"},"uris":["http://www.mendeley.com/documents/?uuid=d23a6c87-7bd8-4d6f-9854-d1b054b6fd88"]},{"id":"ITEM-2","itemData":{"author":[{"dropping-particle":"","family":"Ansley","given":"Jolie-Ann S.","non-dropping-particle":"","parse-names":false,"suffix":""},{"dropping-particle":"","family":"Battles","given":"John J.","non-dropping-particle":"","parse-names":false,"suffix":""}],"container-title":"The Journal of the Torrey Botanical Society","id":"ITEM-2","issue":"4","issued":{"date-parts":[["1998"]]},"page":"297-308","title":"Forest Composition , Structure , and Change in an Old-Growth Mixed Conifer Forest in the Northern Sierra Nevada Author ( s ): Jolie-Anne S . Ansley and John J . Battles Published by : Torrey Botanical Society Stable URL : http://www.jstor.org/stable/29972","type":"article-journal","volume":"125"},"uris":["http://www.mendeley.com/documents/?uuid=34dda059-28a1-4cb6-892b-71b3a0a5079a"]}],"mendeley":{"formattedCitation":"(Ansley and Battles, 1998; Levine &lt;i&gt;et al.&lt;/i&gt;, 2016)","plainTextFormattedCitation":"(Ansley and Battles, 1998; Levine et al., 2016)","previouslyFormattedCitation":"(Ansley and Battles, 1998; Levine &lt;i&gt;et al.&lt;/i&gt;, 2016)"},"properties":{"noteIndex":0},"schema":"https://github.com/citation-style-language/schema/raw/master/csl-citation.json"}</w:instrText>
      </w:r>
      <w:r>
        <w:fldChar w:fldCharType="separate"/>
      </w:r>
      <w:r w:rsidRPr="00542DB6">
        <w:rPr>
          <w:noProof/>
        </w:rPr>
        <w:t xml:space="preserve">(Ansley and Battles, 1998; Levine </w:t>
      </w:r>
      <w:r w:rsidRPr="00542DB6">
        <w:rPr>
          <w:i/>
          <w:noProof/>
        </w:rPr>
        <w:t>et al.</w:t>
      </w:r>
      <w:r w:rsidRPr="00542DB6">
        <w:rPr>
          <w:noProof/>
        </w:rPr>
        <w:t>, 2016)</w:t>
      </w:r>
      <w:r>
        <w:fldChar w:fldCharType="end"/>
      </w:r>
      <w:r>
        <w:t xml:space="preserve">. </w:t>
      </w:r>
      <w:r w:rsidR="005B4308">
        <w:t xml:space="preserve">There is also evidence that the densified forest structure has reduced the vigor of adult sugar pines, thus reducing their ability to resist other stresses </w:t>
      </w:r>
      <w:commentRangeStart w:id="60"/>
      <w:commentRangeStart w:id="61"/>
      <w:r w:rsidR="005B4308">
        <w:fldChar w:fldCharType="begin" w:fldLock="1"/>
      </w:r>
      <w:r w:rsidR="00105668">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Letters","id":"ITEM-3","issue":"1","issued":{"date-parts":[["2017"]]},"page":"78-86","title":"Long-term climate and competition explain forest mortality patterns under extreme drought","type":"article-journal","volume":"20"},"uris":["http://www.mendeley.com/documents/?uuid=11db3a96-5a65-4eb7-b92a-5cde2681bbb2"]}],"mendeley":{"formattedCitation":"(Young &lt;i&gt;et al.&lt;/i&gt;, 2017; Restaino &lt;i&gt;et al.&lt;/i&gt;, 2019; Furniss &lt;i&gt;et al.&lt;/i&gt;, 2021)","plainTextFormattedCitation":"(Young et al., 2017; Restaino et al., 2019; Furniss et al., 2021)","previouslyFormattedCitation":"(Young &lt;i&gt;et al.&lt;/i&gt;, 2017; Restaino &lt;i&gt;et al.&lt;/i&gt;, 2019; Furniss &lt;i&gt;et al.&lt;/i&gt;, 2021)"},"properties":{"noteIndex":0},"schema":"https://github.com/citation-style-language/schema/raw/master/csl-citation.json"}</w:instrText>
      </w:r>
      <w:r w:rsidR="005B4308">
        <w:fldChar w:fldCharType="separate"/>
      </w:r>
      <w:r w:rsidR="005B06F2" w:rsidRPr="005B06F2">
        <w:rPr>
          <w:noProof/>
        </w:rPr>
        <w:t xml:space="preserve">(Young </w:t>
      </w:r>
      <w:r w:rsidR="005B06F2" w:rsidRPr="005B06F2">
        <w:rPr>
          <w:i/>
          <w:noProof/>
        </w:rPr>
        <w:t>et al.</w:t>
      </w:r>
      <w:r w:rsidR="005B06F2" w:rsidRPr="005B06F2">
        <w:rPr>
          <w:noProof/>
        </w:rPr>
        <w:t xml:space="preserve">, 2017; Restaino </w:t>
      </w:r>
      <w:r w:rsidR="005B06F2" w:rsidRPr="005B06F2">
        <w:rPr>
          <w:i/>
          <w:noProof/>
        </w:rPr>
        <w:t>et al.</w:t>
      </w:r>
      <w:r w:rsidR="005B06F2" w:rsidRPr="005B06F2">
        <w:rPr>
          <w:noProof/>
        </w:rPr>
        <w:t xml:space="preserve">, 2019; Furniss </w:t>
      </w:r>
      <w:r w:rsidR="005B06F2" w:rsidRPr="005B06F2">
        <w:rPr>
          <w:i/>
          <w:noProof/>
        </w:rPr>
        <w:t>et al.</w:t>
      </w:r>
      <w:r w:rsidR="005B06F2" w:rsidRPr="005B06F2">
        <w:rPr>
          <w:noProof/>
        </w:rPr>
        <w:t>, 2021)</w:t>
      </w:r>
      <w:r w:rsidR="005B4308">
        <w:fldChar w:fldCharType="end"/>
      </w:r>
      <w:r w:rsidR="005B4308">
        <w:t>.</w:t>
      </w:r>
      <w:commentRangeEnd w:id="60"/>
      <w:r w:rsidR="00105668">
        <w:rPr>
          <w:rStyle w:val="CommentReference"/>
        </w:rPr>
        <w:commentReference w:id="60"/>
      </w:r>
      <w:commentRangeEnd w:id="61"/>
      <w:r w:rsidR="002F78E4">
        <w:rPr>
          <w:rStyle w:val="CommentReference"/>
        </w:rPr>
        <w:commentReference w:id="61"/>
      </w:r>
      <w:r w:rsidR="005B06F2">
        <w:t xml:space="preserve"> </w:t>
      </w:r>
    </w:p>
    <w:p w14:paraId="36249CCE" w14:textId="394D9B51" w:rsidR="008611C1" w:rsidRDefault="005B06F2" w:rsidP="00E01957">
      <w:pPr>
        <w:spacing w:line="360" w:lineRule="auto"/>
        <w:ind w:firstLine="360"/>
      </w:pPr>
      <w:r>
        <w:t xml:space="preserve">Finally, the changing climate may increase the duration and severity of droughts and associated bark beetle epidemics, which are already causing mass mortality events in sugar pine’s range </w:t>
      </w:r>
      <w:r>
        <w:fldChar w:fldCharType="begin" w:fldLock="1"/>
      </w:r>
      <w: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Ecology","id":"ITEM-2","issue":"5","issued":{"date-parts":[["2019"]]},"note":"followup: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-3","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D.","non-dropping-particle":"","parse-names":false,"suffix":""}],"container-title":"Ecosphere","id":"ITEM-3","issue":"January","issued":{"date-parts":[["2021"]]},"title":"Do Forest Fuel Reduction Treatments Confer Resistance to Beetle Infestation and Drought Mortality?","type":"article-journal","volume":"12"},"uris":["http://www.mendeley.com/documents/?uuid=27f300f3-6aa3-4e67-9ff2-302a5568e9e8"]}],"mendeley":{"formattedCitation":"(Fettig &lt;i&gt;et al.&lt;/i&gt;, 2019; Stephenson &lt;i&gt;et al.&lt;/i&gt;, 2019; Steel &lt;i&gt;et al.&lt;/i&gt;, 2021)","plainTextFormattedCitation":"(Fettig et al., 2019; Stephenson et al., 2019; Steel et al., 2021)","previouslyFormattedCitation":"(Fettig &lt;i&gt;et al.&lt;/i&gt;, 2019; Stephenson &lt;i&gt;et al.&lt;/i&gt;, 2019; Steel &lt;i&gt;et al.&lt;/i&gt;, 2021)"},"properties":{"noteIndex":0},"schema":"https://github.com/citation-style-language/schema/raw/master/csl-citation.json"}</w:instrText>
      </w:r>
      <w:r>
        <w:fldChar w:fldCharType="separate"/>
      </w:r>
      <w:r w:rsidRPr="00021D10">
        <w:rPr>
          <w:noProof/>
        </w:rPr>
        <w:t xml:space="preserve">(Fettig </w:t>
      </w:r>
      <w:r w:rsidRPr="00021D10">
        <w:rPr>
          <w:i/>
          <w:noProof/>
        </w:rPr>
        <w:t>et al.</w:t>
      </w:r>
      <w:r w:rsidRPr="00021D10">
        <w:rPr>
          <w:noProof/>
        </w:rPr>
        <w:t xml:space="preserve">, 2019; Stephenson </w:t>
      </w:r>
      <w:r w:rsidRPr="00021D10">
        <w:rPr>
          <w:i/>
          <w:noProof/>
        </w:rPr>
        <w:t>et al.</w:t>
      </w:r>
      <w:r w:rsidRPr="00021D10">
        <w:rPr>
          <w:noProof/>
        </w:rPr>
        <w:t xml:space="preserve">, 2019; Steel </w:t>
      </w:r>
      <w:r w:rsidRPr="00021D10">
        <w:rPr>
          <w:i/>
          <w:noProof/>
        </w:rPr>
        <w:t>et al.</w:t>
      </w:r>
      <w:r w:rsidRPr="00021D10">
        <w:rPr>
          <w:noProof/>
        </w:rPr>
        <w:t>, 2021)</w:t>
      </w:r>
      <w:r>
        <w:fldChar w:fldCharType="end"/>
      </w:r>
      <w:r>
        <w:t xml:space="preserve">. Once these epidemics are underway, bark beetles tend to preferentially target large and reproductively-valuable sugar pines, independent of individuals’ stress </w:t>
      </w:r>
      <w:r>
        <w:fldChar w:fldCharType="begin" w:fldLock="1"/>
      </w:r>
      <w: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fldChar w:fldCharType="separate"/>
      </w:r>
      <w:r w:rsidRPr="00EB4A84">
        <w:rPr>
          <w:noProof/>
        </w:rPr>
        <w:t xml:space="preserve">(Stephenson </w:t>
      </w:r>
      <w:r w:rsidRPr="00EB4A84">
        <w:rPr>
          <w:i/>
          <w:noProof/>
        </w:rPr>
        <w:t>et al.</w:t>
      </w:r>
      <w:r w:rsidRPr="00EB4A84">
        <w:rPr>
          <w:noProof/>
        </w:rPr>
        <w:t>, 2019)</w:t>
      </w:r>
      <w:r>
        <w:fldChar w:fldCharType="end"/>
      </w:r>
      <w:r w:rsidR="009F6E8A">
        <w:t xml:space="preserve">, exacerbating the impact of this stressor on the demographic outlook for sugar pine. Drought can also kill trees, especially small individuals, more directly via </w:t>
      </w:r>
      <w:r w:rsidR="00243B4B">
        <w:t xml:space="preserve">hydraulic failure and/or carbon starvation </w:t>
      </w:r>
      <w:commentRangeStart w:id="62"/>
      <w:r w:rsidR="009F6E8A">
        <w:fldChar w:fldCharType="begin" w:fldLock="1"/>
      </w:r>
      <w:r w:rsidR="00A41A84">
        <w:instrText>ADDIN CSL_CITATION {"citationItems":[{"id":"ITEM-1","itemData":{"DOI":"10.1002/ecs2.2776","ISSN":"21508925","abstract":"Understanding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L.","non-dropping-particle":"","parse-names":false,"suffix":""}],"container-title":"Ecosphere","id":"ITEM-1","issue":"6","issued":{"date-parts":[["2019"]]},"title":"Negative impacts of summer heat on Sierra Nevada tree seedlings","type":"article-journal","volume":"10"},"uris":["http://www.mendeley.com/documents/?uuid=52ae7f69-ba42-496d-827f-0c3f1dd1fb27"]}],"mendeley":{"formattedCitation":"(Moran &lt;i&gt;et al.&lt;/i&gt;, 2019)","plainTextFormattedCitation":"(Moran et al., 2019)","previouslyFormattedCitation":"(Moran &lt;i&gt;et al.&lt;/i&gt;, 2019)"},"properties":{"noteIndex":0},"schema":"https://github.com/citation-style-language/schema/raw/master/csl-citation.json"}</w:instrText>
      </w:r>
      <w:r w:rsidR="009F6E8A">
        <w:fldChar w:fldCharType="separate"/>
      </w:r>
      <w:r w:rsidR="009F6E8A" w:rsidRPr="009F6E8A">
        <w:rPr>
          <w:noProof/>
        </w:rPr>
        <w:t xml:space="preserve">(Moran </w:t>
      </w:r>
      <w:r w:rsidR="009F6E8A" w:rsidRPr="009F6E8A">
        <w:rPr>
          <w:i/>
          <w:noProof/>
        </w:rPr>
        <w:t>et al.</w:t>
      </w:r>
      <w:r w:rsidR="009F6E8A" w:rsidRPr="009F6E8A">
        <w:rPr>
          <w:noProof/>
        </w:rPr>
        <w:t>, 2019)</w:t>
      </w:r>
      <w:r w:rsidR="009F6E8A">
        <w:fldChar w:fldCharType="end"/>
      </w:r>
      <w:commentRangeEnd w:id="62"/>
      <w:r w:rsidR="00BD0EC9">
        <w:rPr>
          <w:rStyle w:val="CommentReference"/>
        </w:rPr>
        <w:commentReference w:id="62"/>
      </w:r>
      <w:r w:rsidR="009F6E8A">
        <w:t>.</w:t>
      </w:r>
    </w:p>
    <w:p w14:paraId="78BF1187" w14:textId="366CA98D" w:rsidR="002435DE" w:rsidRDefault="002435DE" w:rsidP="00DB0132">
      <w:pPr>
        <w:spacing w:line="360" w:lineRule="auto"/>
        <w:ind w:firstLine="360"/>
      </w:pPr>
      <w:r>
        <w:lastRenderedPageBreak/>
        <w:t>Given these numerous challenges, there are widespread concerns about the future of the species</w:t>
      </w:r>
      <w:r w:rsidR="0035131C">
        <w:t xml:space="preserve"> </w:t>
      </w:r>
      <w:r w:rsidR="0035131C">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35131C">
        <w:fldChar w:fldCharType="separate"/>
      </w:r>
      <w:r w:rsidR="00EB4A84" w:rsidRPr="00EB4A84">
        <w:rPr>
          <w:noProof/>
        </w:rPr>
        <w:t>(Kinloch Jr., Marosy and Huddleston, 1996)</w:t>
      </w:r>
      <w:r w:rsidR="0035131C">
        <w:fldChar w:fldCharType="end"/>
      </w:r>
      <w:r w:rsidR="0035131C">
        <w:t xml:space="preserve">. </w:t>
      </w:r>
      <w:r>
        <w:t xml:space="preserve">Management options to benefit sugar pine are available, ranging from restoration thinning and prescribed fire to restore forest structure </w:t>
      </w:r>
      <w:commentRangeStart w:id="63"/>
      <w:r w:rsidR="0035131C">
        <w:fldChar w:fldCharType="begin" w:fldLock="1"/>
      </w:r>
      <w:r w:rsidR="00021D10">
        <w:instrText>ADDIN CSL_CITATION {"citationItems":[{"id":"ITEM-1","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D.","non-dropping-particle":"","parse-names":false,"suffix":""}],"container-title":"Ecosphere","id":"ITEM-1","issue":"January","issued":{"date-parts":[["2021"]]},"title":"Do Forest Fuel Reduction Treatments Confer Resistance to Beetle Infestation and Drought Mortality?","type":"article-journal","volume":"12"},"uris":["http://www.mendeley.com/documents/?uuid=27f300f3-6aa3-4e67-9ff2-302a5568e9e8"]},{"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USA","type":"article-journal","volume":"29"},"uris":["http://www.mendeley.com/documents/?uuid=fab20f86-8948-4d2c-85ba-9a0ff200ff1e"]}],"mendeley":{"formattedCitation":"(Restaino &lt;i&gt;et al.&lt;/i&gt;, 2019; Steel &lt;i&gt;et al.&lt;/i&gt;, 2021)","plainTextFormattedCitation":"(Restaino et al., 2019; Steel et al., 2021)","previouslyFormattedCitation":"(Restaino &lt;i&gt;et al.&lt;/i&gt;, 2019; Steel &lt;i&gt;et al.&lt;/i&gt;, 2021)"},"properties":{"noteIndex":0},"schema":"https://github.com/citation-style-language/schema/raw/master/csl-citation.json"}</w:instrText>
      </w:r>
      <w:r w:rsidR="0035131C">
        <w:fldChar w:fldCharType="separate"/>
      </w:r>
      <w:r w:rsidR="00021D10" w:rsidRPr="00021D10">
        <w:rPr>
          <w:noProof/>
        </w:rPr>
        <w:t xml:space="preserve">(Restaino </w:t>
      </w:r>
      <w:r w:rsidR="00021D10" w:rsidRPr="00021D10">
        <w:rPr>
          <w:i/>
          <w:noProof/>
        </w:rPr>
        <w:t>et al.</w:t>
      </w:r>
      <w:r w:rsidR="00021D10" w:rsidRPr="00021D10">
        <w:rPr>
          <w:noProof/>
        </w:rPr>
        <w:t xml:space="preserve">, 2019; Steel </w:t>
      </w:r>
      <w:r w:rsidR="00021D10" w:rsidRPr="00021D10">
        <w:rPr>
          <w:i/>
          <w:noProof/>
        </w:rPr>
        <w:t>et al.</w:t>
      </w:r>
      <w:r w:rsidR="00021D10" w:rsidRPr="00021D10">
        <w:rPr>
          <w:noProof/>
        </w:rPr>
        <w:t>, 2021)</w:t>
      </w:r>
      <w:r w:rsidR="0035131C">
        <w:fldChar w:fldCharType="end"/>
      </w:r>
      <w:r>
        <w:t xml:space="preserve"> </w:t>
      </w:r>
      <w:commentRangeEnd w:id="63"/>
      <w:r w:rsidR="007108F6">
        <w:rPr>
          <w:rStyle w:val="CommentReference"/>
        </w:rPr>
        <w:commentReference w:id="63"/>
      </w:r>
      <w:r>
        <w:t>to out</w:t>
      </w:r>
      <w:r w:rsidR="008C4383">
        <w:t xml:space="preserve"> </w:t>
      </w:r>
      <w:r>
        <w:t xml:space="preserve">planting seedlings with genetic resistance to WPBR </w:t>
      </w:r>
      <w:r w:rsidR="0097720B">
        <w:fldChar w:fldCharType="begin" w:fldLock="1"/>
      </w:r>
      <w:r w:rsidR="002C19B3">
        <w:instrText>ADDIN CSL_CITATION {"citationItems":[{"id":"ITEM-1","itemData":{"DOI":"10.1146/annurev-ecolsys-110512-135747","author":[{"dropping-particle":"","family":"Aitken","given":"Sally N","non-dropping-particle":"","parse-names":false,"suffix":""},{"dropping-particle":"","family":"Whitlock","given":"Michael C","non-dropping-particle":"","parse-names":false,"suffix":""}],"container-title":"Annual Review of Ecology, evolution, and Systematics","id":"ITEM-1","issued":{"date-parts":[["2013"]]},"page":"367-88","title":"Assisted Gene Flow to Facilitate Local Adaptation to Climate Change","type":"article-journal","volume":"44"},"uris":["http://www.mendeley.com/documents/?uuid=14f238d5-06eb-4428-9f86-0be8558a45fa"]},{"id":"ITEM-2","itemData":{"DOI":"10.1016/j.foreco.2018.09.007","ISBN":"9781594770913","ISSN":"03781127","abstract":"The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forests","type":"article-journal","volume":"432"},"uris":["http://www.mendeley.com/documents/?uuid=4ca71152-bbb4-4682-9438-f468bbf36faf"]}],"mendeley":{"formattedCitation":"(Aitken and Whitlock, 2013; North &lt;i&gt;et al.&lt;/i&gt;, 2019)","plainTextFormattedCitation":"(Aitken and Whitlock, 2013; North et al., 2019)","previouslyFormattedCitation":"(Aitken and Whitlock, 2013; North &lt;i&gt;et al.&lt;/i&gt;, 2019)"},"properties":{"noteIndex":0},"schema":"https://github.com/citation-style-language/schema/raw/master/csl-citation.json"}</w:instrText>
      </w:r>
      <w:r w:rsidR="0097720B">
        <w:fldChar w:fldCharType="separate"/>
      </w:r>
      <w:r w:rsidR="00EB4A84" w:rsidRPr="00EB4A84">
        <w:rPr>
          <w:noProof/>
        </w:rPr>
        <w:t xml:space="preserve">(Aitken and Whitlock, 2013; North </w:t>
      </w:r>
      <w:r w:rsidR="00EB4A84" w:rsidRPr="00EB4A84">
        <w:rPr>
          <w:i/>
          <w:noProof/>
        </w:rPr>
        <w:t>et al.</w:t>
      </w:r>
      <w:r w:rsidR="00EB4A84" w:rsidRPr="00EB4A84">
        <w:rPr>
          <w:noProof/>
        </w:rPr>
        <w:t>, 2019)</w:t>
      </w:r>
      <w:r w:rsidR="0097720B">
        <w:fldChar w:fldCharType="end"/>
      </w:r>
      <w:r>
        <w:t xml:space="preserve">. However, many of these options are expensive. </w:t>
      </w:r>
      <w:commentRangeStart w:id="64"/>
      <w:r>
        <w:t>In a context where natural resource management funding is constrained, it is important to understand the status and demographic outlook for sugar pine as a species</w:t>
      </w:r>
      <w:commentRangeEnd w:id="64"/>
      <w:r w:rsidR="002626E1">
        <w:rPr>
          <w:rStyle w:val="CommentReference"/>
        </w:rPr>
        <w:commentReference w:id="64"/>
      </w:r>
      <w:r>
        <w:t xml:space="preserve">. This study seeks to inform decisions about when and where to prioritize management actions to conserve sugar pine. To that end, </w:t>
      </w:r>
      <w:r w:rsidR="0097720B">
        <w:t>we</w:t>
      </w:r>
      <w:r>
        <w:t xml:space="preserve"> address t</w:t>
      </w:r>
      <w:r w:rsidR="00D312C0">
        <w:t>wo</w:t>
      </w:r>
      <w:r>
        <w:t xml:space="preserve"> questions:</w:t>
      </w:r>
    </w:p>
    <w:p w14:paraId="4D4B6BE4" w14:textId="237E388D" w:rsidR="00D312C0" w:rsidRDefault="00D312C0" w:rsidP="00E01957">
      <w:pPr>
        <w:numPr>
          <w:ilvl w:val="0"/>
          <w:numId w:val="1"/>
        </w:numPr>
        <w:spacing w:line="360" w:lineRule="auto"/>
      </w:pPr>
      <w:r>
        <w:t xml:space="preserve">What is the </w:t>
      </w:r>
      <w:proofErr w:type="gramStart"/>
      <w:r>
        <w:t>current status</w:t>
      </w:r>
      <w:proofErr w:type="gramEnd"/>
      <w:r>
        <w:t xml:space="preserve"> and trajectory of the ensemble of sugar pine populations across its range?</w:t>
      </w:r>
    </w:p>
    <w:p w14:paraId="6176F413" w14:textId="77777777" w:rsidR="00D312C0" w:rsidRDefault="00D312C0" w:rsidP="00E01957">
      <w:pPr>
        <w:numPr>
          <w:ilvl w:val="0"/>
          <w:numId w:val="1"/>
        </w:numPr>
        <w:spacing w:line="360" w:lineRule="auto"/>
      </w:pPr>
      <w:r>
        <w:t>What is the relative importance of the various stressors acting on sugar pine?</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1ECE5FFC"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w:t>
      </w:r>
      <w:r w:rsidR="0097720B">
        <w:t>(</w:t>
      </w:r>
      <w:r w:rsidR="0097720B">
        <w:fldChar w:fldCharType="begin"/>
      </w:r>
      <w:r w:rsidR="0097720B">
        <w:instrText xml:space="preserve"> REF _Ref94877166 \h </w:instrText>
      </w:r>
      <w:r w:rsidR="0097720B">
        <w:fldChar w:fldCharType="separate"/>
      </w:r>
      <w:r w:rsidR="0097720B">
        <w:t xml:space="preserve">Figure </w:t>
      </w:r>
      <w:r w:rsidR="0097720B">
        <w:rPr>
          <w:noProof/>
        </w:rPr>
        <w:t>1</w:t>
      </w:r>
      <w:r w:rsidR="0097720B">
        <w:fldChar w:fldCharType="end"/>
      </w:r>
      <w:r w:rsidR="0097720B">
        <w:t>)</w:t>
      </w:r>
      <w:r>
        <w:t xml:space="preserve">, which is </w:t>
      </w:r>
      <w:proofErr w:type="gramStart"/>
      <w:r>
        <w:t>the vast majority of</w:t>
      </w:r>
      <w:proofErr w:type="gramEnd"/>
      <w:r>
        <w:t xml:space="preserve"> the species’ range</w:t>
      </w:r>
      <w:r w:rsidR="0097720B">
        <w:t xml:space="preserve"> (exclud</w:t>
      </w:r>
      <w:r w:rsidR="00A41A84">
        <w:t>ing only</w:t>
      </w:r>
      <w:r w:rsidR="0097720B">
        <w:t xml:space="preserve"> an isolated population in Baja California)</w:t>
      </w:r>
      <w:r>
        <w:t>.</w:t>
      </w:r>
      <w:r w:rsidR="007847A0">
        <w:t xml:space="preserve"> </w:t>
      </w:r>
      <w:r>
        <w:t xml:space="preserve"> </w:t>
      </w:r>
      <w:r w:rsidR="007847A0">
        <w:t xml:space="preserve">The range of sugar pine </w:t>
      </w:r>
      <w:r w:rsidR="00C125F1">
        <w:t xml:space="preserve">in the United States </w:t>
      </w:r>
      <w:r w:rsidR="007847A0">
        <w:t>extends</w:t>
      </w:r>
      <w:r w:rsidR="00C125F1">
        <w:t xml:space="preserve"> </w:t>
      </w:r>
      <w:r w:rsidR="005400AE">
        <w:t xml:space="preserve">from </w:t>
      </w:r>
      <w:r w:rsidR="0097720B">
        <w:t>33.7</w:t>
      </w:r>
      <w:r w:rsidR="00C125F1">
        <w:rPr>
          <w:rFonts w:cstheme="minorHAnsi"/>
        </w:rPr>
        <w:t>°N to 45.3°N</w:t>
      </w:r>
      <w:r w:rsidR="005400AE">
        <w:t xml:space="preserve"> throughout much of the Sierra Nevada and Klamath mountain</w:t>
      </w:r>
      <w:r w:rsidR="00FF38BC">
        <w:t>s, and parts of the Transverse</w:t>
      </w:r>
      <w:ins w:id="65" w:author="Daniel Foster" w:date="2022-02-15T12:03:00Z">
        <w:r w:rsidR="007108F6">
          <w:t>, Peninsular,</w:t>
        </w:r>
      </w:ins>
      <w:r w:rsidR="00FF38BC">
        <w:t xml:space="preserve"> and Southern Cascades ranges in the US states of California and Oregon. Sugar pine is widely distributed throughout this range as an important element of the mixed conifer forest belt at elevations ranging from </w:t>
      </w:r>
      <w:r w:rsidR="00AD7299">
        <w:t>1000 m</w:t>
      </w:r>
      <w:r w:rsidR="00FF38BC">
        <w:t xml:space="preserve"> to </w:t>
      </w:r>
      <w:r w:rsidR="00AD7299">
        <w:t xml:space="preserve">2700 m, depending on latitude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FF38BC">
        <w:t>. The climate throughout this range is Mediterranean, with</w:t>
      </w:r>
      <w:r w:rsidR="00323628">
        <w:t xml:space="preserve"> a </w:t>
      </w:r>
      <w:r w:rsidR="00AD7299">
        <w:t xml:space="preserve">cool-wet season and a warm-dry season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323628">
        <w:t xml:space="preserve">. </w:t>
      </w:r>
    </w:p>
    <w:p w14:paraId="1613DC9B" w14:textId="7BE7EB09" w:rsidR="00BA2B3B" w:rsidRDefault="00E01957" w:rsidP="00E358D9">
      <w:pPr>
        <w:spacing w:line="360" w:lineRule="auto"/>
        <w:ind w:firstLine="720"/>
      </w:pPr>
      <w:commentRangeStart w:id="66"/>
      <w:r>
        <w:t>The</w:t>
      </w:r>
      <w:commentRangeEnd w:id="66"/>
      <w:r w:rsidR="000B15A1">
        <w:rPr>
          <w:rStyle w:val="CommentReference"/>
        </w:rPr>
        <w:commentReference w:id="66"/>
      </w:r>
      <w:r>
        <w:t xml:space="preserve"> </w:t>
      </w:r>
      <w:commentRangeStart w:id="67"/>
      <w:r>
        <w:t>range</w:t>
      </w:r>
      <w:commentRangeEnd w:id="67"/>
      <w:r w:rsidR="000B15A1">
        <w:rPr>
          <w:rStyle w:val="CommentReference"/>
        </w:rPr>
        <w:commentReference w:id="67"/>
      </w:r>
      <w:r>
        <w:t xml:space="preserve"> delineation used for this study was generated using the </w:t>
      </w:r>
      <w:commentRangeStart w:id="68"/>
      <w:r w:rsidR="007847A0">
        <w:t xml:space="preserve">raster files </w:t>
      </w:r>
      <w:commentRangeEnd w:id="68"/>
      <w:r w:rsidR="007108F6">
        <w:rPr>
          <w:rStyle w:val="CommentReference"/>
        </w:rPr>
        <w:commentReference w:id="68"/>
      </w:r>
      <w:r w:rsidR="007847A0">
        <w:t>provided by</w:t>
      </w:r>
      <w:r>
        <w:t xml:space="preserve"> </w:t>
      </w:r>
      <w:r w:rsidR="008C4383">
        <w:fldChar w:fldCharType="begin" w:fldLock="1"/>
      </w:r>
      <w:r w:rsidR="002C19B3">
        <w:instrText>ADDIN CSL_CITATION {"citationItems":[{"id":"ITEM-1","itemData":{"author":[{"dropping-particle":"","family":"Wilson","given":"Barry Tyler","non-dropping-particle":"","parse-names":false,"suffix":""},{"dropping-particle":"","family":"Lister","given":"Andrew J.","non-dropping-particle":"","parse-names":false,"suffix":""},{"dropping-particle":"","family":"Riemann","given":"Rachel I.","non-dropping-particle":"","parse-names":false,"suffix":""},{"dropping-particle":"","family":"Griffith","given":"Douglas M.","non-dropping-particle":"","parse-names":false,"suffix":""}],"id":"ITEM-1","issued":{"date-parts":[["2013"]]},"publisher":"USDA Forest Service, Rocky Mountain Research Station","publisher-place":"Newton Square, PA","title":"Live tree species basal area of the contiguous United States (2000-2009)","type":"article"},"uris":["http://www.mendeley.com/documents/?uuid=89680b85-45d7-4c21-95ec-5fbeff98e2fa"]}],"mendeley":{"formattedCitation":"(Wilson &lt;i&gt;et al.&lt;/i&gt;, 2013)","plainTextFormattedCitation":"(Wilson et al., 2013)","previouslyFormattedCitation":"(Wilson &lt;i&gt;et al.&lt;/i&gt;, 2013)"},"properties":{"noteIndex":0},"schema":"https://github.com/citation-style-language/schema/raw/master/csl-citation.json"}</w:instrText>
      </w:r>
      <w:r w:rsidR="008C4383">
        <w:fldChar w:fldCharType="separate"/>
      </w:r>
      <w:r w:rsidR="00EB4A84" w:rsidRPr="00EB4A84">
        <w:rPr>
          <w:noProof/>
        </w:rPr>
        <w:t xml:space="preserve">(Wilson </w:t>
      </w:r>
      <w:r w:rsidR="00EB4A84" w:rsidRPr="00EB4A84">
        <w:rPr>
          <w:i/>
          <w:noProof/>
        </w:rPr>
        <w:t>et al.</w:t>
      </w:r>
      <w:r w:rsidR="00EB4A84" w:rsidRPr="00EB4A84">
        <w:rPr>
          <w:noProof/>
        </w:rPr>
        <w:t>, 2013)</w:t>
      </w:r>
      <w:r w:rsidR="008C4383">
        <w:fldChar w:fldCharType="end"/>
      </w:r>
      <w:r w:rsidR="008C4383">
        <w:t>.</w:t>
      </w:r>
      <w:r w:rsidR="006E0CA4">
        <w:t xml:space="preserve"> </w:t>
      </w:r>
      <w:r w:rsidR="00197ED8">
        <w:t xml:space="preserve">The USFS RMRS Live Tree Species Basal Area of the Contiguous United States </w:t>
      </w:r>
      <w:r w:rsidR="006E0CA4">
        <w:t>(</w:t>
      </w:r>
      <w:r w:rsidR="00197ED8">
        <w:t>2000-2009</w:t>
      </w:r>
      <w:r w:rsidR="006E0CA4">
        <w:t>)</w:t>
      </w:r>
      <w:r w:rsidR="00197ED8">
        <w:t xml:space="preserve"> provides species-specific </w:t>
      </w:r>
      <w:proofErr w:type="spellStart"/>
      <w:r w:rsidR="00197ED8">
        <w:t>rasters</w:t>
      </w:r>
      <w:proofErr w:type="spellEnd"/>
      <w:r w:rsidR="00197ED8">
        <w:t xml:space="preserve"> of predicted basal area at 250</w:t>
      </w:r>
      <w:r w:rsidR="006E0CA4">
        <w:t xml:space="preserve"> </w:t>
      </w:r>
      <w:r w:rsidR="00197ED8">
        <w:t>m resolution across the contiguous US, with each raster cell giving a predicted value for the basal area (ft</w:t>
      </w:r>
      <w:r w:rsidR="006E0CA4">
        <w:rPr>
          <w:vertAlign w:val="superscript"/>
        </w:rPr>
        <w:t>2</w:t>
      </w:r>
      <w:r w:rsidR="00197ED8">
        <w:t xml:space="preserve">/acre) of the selected species. The abundance predictions are generated using k-nearest neighbors and canonical correspondence analysis on MODIS imagery, raster data describing relevant environmental parameters, and </w:t>
      </w:r>
      <w:r w:rsidR="00D8211E">
        <w:t xml:space="preserve">Forest Inventory and Analysis (FIA) </w:t>
      </w:r>
      <w:r w:rsidR="00197ED8">
        <w:t>field plot data</w:t>
      </w:r>
      <w:ins w:id="69" w:author="Daniel Foster" w:date="2022-02-15T12:04:00Z">
        <w:r w:rsidR="007108F6">
          <w:t xml:space="preserve"> (CITE)</w:t>
        </w:r>
      </w:ins>
      <w:r w:rsidR="00197ED8">
        <w:t xml:space="preserve">. This continuous raster was converted to a </w:t>
      </w:r>
      <w:r w:rsidR="00197ED8">
        <w:lastRenderedPageBreak/>
        <w:t xml:space="preserve">discrete polygon by first aggregating the resolution from 250m to 3km and filtering to cells where predicted sugar pine basal area was greater </w:t>
      </w:r>
      <w:commentRangeStart w:id="70"/>
      <w:r w:rsidR="00197ED8">
        <w:t>than 0.46 m</w:t>
      </w:r>
      <w:r w:rsidR="00197ED8" w:rsidRPr="007108F6">
        <w:rPr>
          <w:vertAlign w:val="superscript"/>
          <w:rPrChange w:id="71" w:author="Daniel Foster" w:date="2022-02-15T12:04:00Z">
            <w:rPr/>
          </w:rPrChange>
        </w:rPr>
        <w:t>2</w:t>
      </w:r>
      <w:r w:rsidR="00197ED8">
        <w:t>/ha</w:t>
      </w:r>
      <w:commentRangeEnd w:id="70"/>
      <w:r w:rsidR="002626E1">
        <w:rPr>
          <w:rStyle w:val="CommentReference"/>
        </w:rPr>
        <w:commentReference w:id="70"/>
      </w:r>
      <w:r w:rsidR="00197ED8">
        <w:t xml:space="preserve">. </w:t>
      </w:r>
      <w:commentRangeStart w:id="72"/>
      <w:r w:rsidR="00197ED8">
        <w:t xml:space="preserve">This level of aggregation and filtering provided the best combination of sensitivity and specificity when comparing the resulting range polygon against the </w:t>
      </w:r>
      <w:r w:rsidR="00E358D9">
        <w:t xml:space="preserve">actual </w:t>
      </w:r>
      <w:r w:rsidR="00197ED8">
        <w:t xml:space="preserve">presence of sugar pine on FIA plots (at their nominal </w:t>
      </w:r>
      <w:commentRangeStart w:id="73"/>
      <w:r w:rsidR="00197ED8">
        <w:t>locations</w:t>
      </w:r>
      <w:commentRangeEnd w:id="73"/>
      <w:r w:rsidR="001854A2">
        <w:rPr>
          <w:rStyle w:val="CommentReference"/>
        </w:rPr>
        <w:commentReference w:id="73"/>
      </w:r>
      <w:commentRangeEnd w:id="72"/>
      <w:r w:rsidR="002626E1">
        <w:rPr>
          <w:rStyle w:val="CommentReference"/>
        </w:rPr>
        <w:commentReference w:id="72"/>
      </w:r>
      <w:r w:rsidR="00197ED8">
        <w:t>).</w:t>
      </w:r>
    </w:p>
    <w:p w14:paraId="145C8BAB" w14:textId="7C8DAD7C" w:rsidR="00EE5D6E" w:rsidRDefault="00EE5D6E" w:rsidP="00E01957">
      <w:pPr>
        <w:pStyle w:val="Heading2"/>
        <w:spacing w:line="360" w:lineRule="auto"/>
      </w:pPr>
      <w:commentRangeStart w:id="74"/>
      <w:commentRangeStart w:id="75"/>
      <w:r>
        <w:t>Inventory</w:t>
      </w:r>
      <w:commentRangeEnd w:id="74"/>
      <w:r w:rsidR="000B15A1">
        <w:rPr>
          <w:rStyle w:val="CommentReference"/>
          <w:rFonts w:asciiTheme="minorHAnsi" w:eastAsiaTheme="minorHAnsi" w:hAnsiTheme="minorHAnsi" w:cstheme="minorBidi"/>
          <w:color w:val="auto"/>
        </w:rPr>
        <w:commentReference w:id="74"/>
      </w:r>
      <w:commentRangeEnd w:id="75"/>
      <w:r w:rsidR="000B15A1">
        <w:rPr>
          <w:rStyle w:val="CommentReference"/>
          <w:rFonts w:asciiTheme="minorHAnsi" w:eastAsiaTheme="minorHAnsi" w:hAnsiTheme="minorHAnsi" w:cstheme="minorBidi"/>
          <w:color w:val="auto"/>
        </w:rPr>
        <w:commentReference w:id="75"/>
      </w:r>
      <w:r>
        <w:t xml:space="preserve"> </w:t>
      </w:r>
      <w:commentRangeStart w:id="76"/>
      <w:r>
        <w:t>Data</w:t>
      </w:r>
      <w:commentRangeEnd w:id="76"/>
      <w:r w:rsidR="000B15A1">
        <w:rPr>
          <w:rStyle w:val="CommentReference"/>
          <w:rFonts w:asciiTheme="minorHAnsi" w:eastAsiaTheme="minorHAnsi" w:hAnsiTheme="minorHAnsi" w:cstheme="minorBidi"/>
          <w:color w:val="auto"/>
        </w:rPr>
        <w:commentReference w:id="76"/>
      </w:r>
    </w:p>
    <w:p w14:paraId="45A3136F" w14:textId="0BB436C0" w:rsidR="004F3A49" w:rsidRDefault="00197ED8" w:rsidP="00361DD5">
      <w:pPr>
        <w:spacing w:line="360" w:lineRule="auto"/>
        <w:ind w:firstLine="720"/>
      </w:pPr>
      <w:r>
        <w:t>The F</w:t>
      </w:r>
      <w:r w:rsidR="00D8211E">
        <w:t>IA</w:t>
      </w:r>
      <w:r>
        <w:t xml:space="preserve"> plots are part of a US Forest Service-run nationwide inventory network operating in its current</w:t>
      </w:r>
      <w:r w:rsidR="00D8211E">
        <w:t xml:space="preserve"> </w:t>
      </w:r>
      <w:r>
        <w:t xml:space="preserve">form since 2001 </w:t>
      </w:r>
      <w:r w:rsidR="006E0CA4">
        <w:fldChar w:fldCharType="begin" w:fldLock="1"/>
      </w:r>
      <w:r w:rsidR="002C19B3">
        <w:instrText>ADDIN CSL_CITATION {"citationItems":[{"id":"ITEM-1","itemData":{"abstract":"The Forest Inventory and Analysis (FIA) Program of the U.S. Department of Agriculture Forest Service is in the process of moving from a system of quasiindependent, regional, periodic inventories to an enhanced program featuring greater national consistency, annual measurement of a proportion of plots in each State, new reporting requirements, and integration with the ground sampling component of the Forest Health Monitoring Program. This documentation presents an overview of the conceptual changes, explains the three phases of FIA's sampling design, describes the sampling frame and plot configuration, presents the estimators that form the basis of FIA's National Information Management System (NIMS), and shows how annual data are combined for analysis. It also references a number of Web-based supplementary documents that provide greater detail about some of the more obscure aspects of the sampling and estimation system, as well as examples of calculations for most of the common estimators produced by FIA.","author":[{"dropping-particle":"","family":"Bechtold","given":"William A","non-dropping-particle":"","parse-names":false,"suffix":""},{"dropping-particle":"","family":"Patterson","given":"Paul L","non-dropping-particle":"","parse-names":false,"suffix":""}],"container-title":"USDA General Technical Report","id":"ITEM-1","issued":{"date-parts":[["2005"]]},"page":"85","title":"The Enhanced Forest Inventory and Analysis Program — National Sampling Design and Estimation Procedures","type":"article-journal","volume":"SRS-80"},"uris":["http://www.mendeley.com/documents/?uuid=416b6508-82c4-4780-bbc6-e971eafd5bf6"]}],"mendeley":{"formattedCitation":"(Bechtold and Patterson, 2005)","plainTextFormattedCitation":"(Bechtold and Patterson, 2005)","previouslyFormattedCitation":"(Bechtold and Patterson, 2005)"},"properties":{"noteIndex":0},"schema":"https://github.com/citation-style-language/schema/raw/master/csl-citation.json"}</w:instrText>
      </w:r>
      <w:r w:rsidR="006E0CA4">
        <w:fldChar w:fldCharType="separate"/>
      </w:r>
      <w:r w:rsidR="00EB4A84" w:rsidRPr="00EB4A84">
        <w:rPr>
          <w:noProof/>
        </w:rPr>
        <w:t>(Bechtold and Patterson, 2005)</w:t>
      </w:r>
      <w:r w:rsidR="006E0CA4">
        <w:fldChar w:fldCharType="end"/>
      </w:r>
      <w:r>
        <w:t xml:space="preserve">. Here, </w:t>
      </w:r>
      <w:r w:rsidR="006E0CA4">
        <w:t>we</w:t>
      </w:r>
      <w:r w:rsidR="00D96875">
        <w:t xml:space="preserve"> use FIA plots</w:t>
      </w:r>
      <w:r>
        <w:t xml:space="preserve"> from California, Oregon, and Nevada </w:t>
      </w:r>
      <w:r w:rsidR="00D96875">
        <w:t>restricted</w:t>
      </w:r>
      <w:r>
        <w:t xml:space="preserve"> to the</w:t>
      </w:r>
      <w:r w:rsidR="00D8211E">
        <w:t xml:space="preserve"> </w:t>
      </w:r>
      <w:r>
        <w:t xml:space="preserve">processed sugar pine range map. </w:t>
      </w:r>
      <w:commentRangeStart w:id="77"/>
      <w:r>
        <w:t xml:space="preserve">The geographic coordinates listed for the FIA plots are not exact; </w:t>
      </w:r>
      <w:r w:rsidR="00361DD5">
        <w:t>to</w:t>
      </w:r>
      <w:r>
        <w:t xml:space="preserve"> preserve plot </w:t>
      </w:r>
      <w:r w:rsidR="00361DD5">
        <w:t>integrity,</w:t>
      </w:r>
      <w:r>
        <w:t xml:space="preserve"> the plot coordinates are randomly perturbed, and some plot locations</w:t>
      </w:r>
      <w:r w:rsidR="00D8211E">
        <w:t xml:space="preserve"> </w:t>
      </w:r>
      <w:r>
        <w:t>are swapped. Most perturbations are to a random location within 0.8</w:t>
      </w:r>
      <w:r w:rsidR="006E0CA4">
        <w:t xml:space="preserve"> </w:t>
      </w:r>
      <w:r>
        <w:t>km of the true location, and all</w:t>
      </w:r>
      <w:r w:rsidR="00D8211E">
        <w:t xml:space="preserve"> </w:t>
      </w:r>
      <w:r>
        <w:t>perturbations are to within 1.6 km of the actual location. Between 0 and 10 percent of plot locations are</w:t>
      </w:r>
      <w:r w:rsidR="00D8211E">
        <w:t xml:space="preserve"> </w:t>
      </w:r>
      <w:r>
        <w:t>swapped with a similar plot in the same county</w:t>
      </w:r>
      <w:commentRangeEnd w:id="77"/>
      <w:r w:rsidR="001854A2">
        <w:rPr>
          <w:rStyle w:val="CommentReference"/>
        </w:rPr>
        <w:commentReference w:id="77"/>
      </w:r>
      <w:r w:rsidR="00D8211E">
        <w:t xml:space="preserve">. </w:t>
      </w:r>
      <w:r>
        <w:t>FIA plots are placed on a hexagonal grid</w:t>
      </w:r>
      <w:r w:rsidR="00D8211E">
        <w:t xml:space="preserve"> </w:t>
      </w:r>
      <w:r>
        <w:t>with a density of approximately 1 plot per 2429 ha. Each plot is revisited once every 10 years. 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w:t>
      </w:r>
      <w:r w:rsidR="006E0CA4">
        <w:rPr>
          <w:vertAlign w:val="superscript"/>
        </w:rPr>
        <w:t>2</w:t>
      </w:r>
      <w:r>
        <w:t xml:space="preserve"> permanent subplots. Small trees from 2.54-12.7</w:t>
      </w:r>
      <w:r w:rsidR="00E638E5">
        <w:t xml:space="preserve"> </w:t>
      </w:r>
      <w:r>
        <w:t xml:space="preserve">cm DBH are </w:t>
      </w:r>
      <w:r w:rsidR="00D8211E">
        <w:t>inventoried</w:t>
      </w:r>
      <w:r>
        <w:t xml:space="preserve"> on a 13.5</w:t>
      </w:r>
      <w:r w:rsidR="00E638E5">
        <w:t xml:space="preserve"> </w:t>
      </w:r>
      <w:r>
        <w:t>m</w:t>
      </w:r>
      <w:r w:rsidR="006E0CA4">
        <w:rPr>
          <w:vertAlign w:val="superscript"/>
        </w:rPr>
        <w:t>2</w:t>
      </w:r>
      <w:r>
        <w:t xml:space="preserve"> microplot, and large trees on an optional 1012</w:t>
      </w:r>
      <w:r w:rsidR="00E638E5">
        <w:t xml:space="preserve"> </w:t>
      </w:r>
      <w:r>
        <w:t>m</w:t>
      </w:r>
      <w:r w:rsidR="006E0CA4">
        <w:rPr>
          <w:vertAlign w:val="superscript"/>
        </w:rPr>
        <w:t>2</w:t>
      </w:r>
      <w:r>
        <w:t xml:space="preserve"> </w:t>
      </w:r>
      <w:proofErr w:type="spellStart"/>
      <w:r>
        <w:t>macroplot</w:t>
      </w:r>
      <w:proofErr w:type="spellEnd"/>
      <w:r>
        <w:t>.</w:t>
      </w:r>
      <w:r w:rsidR="00E638E5">
        <w:t xml:space="preserve"> Data inventoried for each individual stem include the species, live/dead status, DBH, and a “damage agent” code indicating whether some agent (e.g. white pine blister rust) is visibly affecting the individual’s health.</w:t>
      </w:r>
      <w:r>
        <w:t xml:space="preserve"> </w:t>
      </w:r>
      <w:r w:rsidR="009F5DED">
        <w:t xml:space="preserve">Trees which are individually inventoried (all stems </w:t>
      </w:r>
      <w:r w:rsidR="006E0CA4">
        <w:rPr>
          <w:rFonts w:cstheme="minorHAnsi"/>
        </w:rPr>
        <w:t>≥</w:t>
      </w:r>
      <w:r w:rsidR="009F5DED">
        <w:t xml:space="preserve"> 2.54 cm DBH) are physically tagged to facilitate relocation of specific individuals at remeasurement. </w:t>
      </w:r>
      <w:r w:rsidR="00D8211E">
        <w:t xml:space="preserve">The smallest stems surveyed (height </w:t>
      </w:r>
      <w:r w:rsidR="006E0CA4">
        <w:rPr>
          <w:rFonts w:cstheme="minorHAnsi"/>
        </w:rPr>
        <w:t>≥</w:t>
      </w:r>
      <w:r w:rsidR="00D8211E">
        <w:t xml:space="preserve"> 0.15</w:t>
      </w:r>
      <w:r w:rsidR="00E638E5">
        <w:t xml:space="preserve"> </w:t>
      </w:r>
      <w:r w:rsidR="00D8211E">
        <w:t>m and DBH</w:t>
      </w:r>
      <w:r w:rsidR="00E638E5">
        <w:t xml:space="preserve"> &lt; 2.54 cm) are not inventoried as individuals but tallied by species</w:t>
      </w:r>
      <w:r w:rsidR="009F5DED">
        <w:t xml:space="preserve"> and remain untagged</w:t>
      </w:r>
      <w:r w:rsidR="00E638E5">
        <w:t xml:space="preserve">. </w:t>
      </w:r>
      <w:r w:rsidR="006E0CA4">
        <w:t>Thus, the individuals which are untagged at the time of the second census are</w:t>
      </w:r>
      <w:r w:rsidR="009F5DED">
        <w:t xml:space="preserve"> </w:t>
      </w:r>
      <w:commentRangeStart w:id="78"/>
      <w:r w:rsidR="009F5DED">
        <w:t xml:space="preserve">either new recruits or were not tagged due to small size at initial measurement. </w:t>
      </w:r>
      <w:commentRangeEnd w:id="78"/>
      <w:r w:rsidR="001854A2">
        <w:rPr>
          <w:rStyle w:val="CommentReference"/>
        </w:rPr>
        <w:commentReference w:id="78"/>
      </w:r>
    </w:p>
    <w:p w14:paraId="7C6AB7C0" w14:textId="52D5AA62" w:rsidR="00E638E5" w:rsidRDefault="00E638E5" w:rsidP="00361DD5">
      <w:pPr>
        <w:spacing w:line="360" w:lineRule="auto"/>
        <w:ind w:firstLine="720"/>
      </w:pPr>
      <w:r>
        <w:t>In a</w:t>
      </w:r>
      <w:r w:rsidR="00361DD5">
        <w:t>ddition to the tree-level data collected, the FIA program also records information about forest conditions, including the presence of significant disturbances (e.g., fire) and the ecological subsection the plot is located within</w:t>
      </w:r>
      <w:r w:rsidR="004F3A49">
        <w:t xml:space="preserve">, and the nominal GPS coordinates of the plot center. For this study </w:t>
      </w:r>
      <w:r w:rsidR="006E0CA4">
        <w:t>we</w:t>
      </w:r>
      <w:r w:rsidR="004F3A49">
        <w:t xml:space="preserve"> selected only the subset of FIA plots whose nominal centers were within the sugar pine range polygon described above. </w:t>
      </w:r>
      <w:commentRangeStart w:id="79"/>
      <w:r w:rsidR="004F3A49">
        <w:t xml:space="preserve">The range polygon was used, rather than simply using all plots where sugar pine was </w:t>
      </w:r>
      <w:proofErr w:type="gramStart"/>
      <w:r w:rsidR="004F3A49">
        <w:t>actually present</w:t>
      </w:r>
      <w:proofErr w:type="gramEnd"/>
      <w:r w:rsidR="004F3A49">
        <w:t xml:space="preserve">, in order to better capture the </w:t>
      </w:r>
      <w:commentRangeStart w:id="80"/>
      <w:r w:rsidR="004F3A49">
        <w:t>rang</w:t>
      </w:r>
      <w:commentRangeEnd w:id="80"/>
      <w:r w:rsidR="002626E1">
        <w:rPr>
          <w:rStyle w:val="CommentReference"/>
        </w:rPr>
        <w:commentReference w:id="80"/>
      </w:r>
      <w:r w:rsidR="004F3A49">
        <w:t>e of environmental conditions existing within sugar pine’s range.</w:t>
      </w:r>
      <w:commentRangeEnd w:id="79"/>
      <w:r w:rsidR="00565CA7">
        <w:rPr>
          <w:rStyle w:val="CommentReference"/>
        </w:rPr>
        <w:commentReference w:id="79"/>
      </w:r>
    </w:p>
    <w:p w14:paraId="6D2A800F" w14:textId="7291FBC8" w:rsidR="004F3A49" w:rsidRDefault="004F3A49" w:rsidP="004F3A49">
      <w:pPr>
        <w:pStyle w:val="Heading2"/>
      </w:pPr>
      <w:r>
        <w:lastRenderedPageBreak/>
        <w:t>Climate Data</w:t>
      </w:r>
    </w:p>
    <w:p w14:paraId="3D48E8C0" w14:textId="31FFC4B4" w:rsidR="00E638E5" w:rsidRDefault="004F3A49" w:rsidP="00304447">
      <w:pPr>
        <w:spacing w:line="360" w:lineRule="auto"/>
      </w:pPr>
      <w:r>
        <w:tab/>
        <w:t xml:space="preserve">To </w:t>
      </w:r>
      <w:r w:rsidR="002739B1">
        <w:t xml:space="preserve">assess the level of drought sugar pine individuals were exposed to, </w:t>
      </w:r>
      <w:r w:rsidR="00B064C4">
        <w:t>we</w:t>
      </w:r>
      <w:r w:rsidR="009509EA">
        <w:t xml:space="preserve"> extracted monthly </w:t>
      </w:r>
      <w:commentRangeStart w:id="81"/>
      <w:r w:rsidR="009509EA">
        <w:t>climatic water deficit (CWD</w:t>
      </w:r>
      <w:commentRangeEnd w:id="81"/>
      <w:r w:rsidR="002626E1">
        <w:rPr>
          <w:rStyle w:val="CommentReference"/>
        </w:rPr>
        <w:commentReference w:id="81"/>
      </w:r>
      <w:r w:rsidR="009509EA">
        <w:t xml:space="preserve">) estimates for each nominal plot location from the </w:t>
      </w:r>
      <w:proofErr w:type="spellStart"/>
      <w:r w:rsidR="009509EA">
        <w:t>TerraClimate</w:t>
      </w:r>
      <w:proofErr w:type="spellEnd"/>
      <w:r w:rsidR="009509EA">
        <w:t xml:space="preserve"> dataset</w:t>
      </w:r>
      <w:r w:rsidR="00B064C4">
        <w:t xml:space="preserve"> </w:t>
      </w:r>
      <w:r w:rsidR="00B064C4">
        <w:fldChar w:fldCharType="begin" w:fldLock="1"/>
      </w:r>
      <w:r w:rsidR="002C19B3">
        <w:instrText xml:space="preserve">ADDIN CSL_CITATION {"citationItems":[{"id":"ITEM-1","itemData":{"DOI":"10.1038/sdata.2017.191","ISSN":"20524463","PMID":"29313841","abstract":"We present TerraClimate, a dataset of high-spatial resolution (1/24°, </w:instrText>
      </w:r>
      <w:r w:rsidR="002C19B3">
        <w:rPr>
          <w:rFonts w:ascii="Cambria Math" w:hAnsi="Cambria Math" w:cs="Cambria Math"/>
        </w:rPr>
        <w:instrText>∼</w:instrText>
      </w:r>
      <w:r w:rsidR="002C19B3">
        <w:instrText>4-km) monthly climate and climatic water balance for global terrestrial surfaces from 1958-2015. TerraClimate uses climatically aided interpolation, combining high-spatial resolution climatological normals from the WorldClim dataset, with coarser resolution time varying (i.e., monthly) data from other sources to produce a monthly dataset of precipitation, maximum and minimum temperature, wind speed, vapor pressure, and solar radiation. TerraClimate additionally produces monthly surface water balance datasets using a water balance model that incorporates reference evapotranspiration, precipitation, temperature, and interpolated plant extractable soil water capacity. These data provide important inputs for ecological and hydrological studies at global scales that require high spatial resolution and time varying climate and climatic water balance data. We validated spatiotemporal aspects of TerraClimate using annual temperature, precipitation, and calculated reference evapotranspiration from station data, as well as annual runoff from streamflow gauges. TerraClimate datasets showed noted improvement in overall mean absolute error and increased spatial realism relative to coarser resolution gridded datasets.","author":[{"dropping-particle":"","family":"Abatzoglou","given":"John T.","non-dropping-particle":"","parse-names":false,"suffix":""},{"dropping-particle":"","family":"Dobrowski","given":"Solomon Z.","non-dropping-particle":"","parse-names":false,"suffix":""},{"dropping-particle":"","family":"Parks","given":"Sean A.","non-dropping-particle":"","parse-names":false,"suffix":""},{"dropping-particle":"","family":"Hegewisch","given":"Katherine C.","non-dropping-particle":"","parse-names":false,"suffix":""}],"container-title":"Scientific Data","id":"ITEM-1","issued":{"date-parts":[["2018"]]},"page":"1-12","title":"TerraClimate, a high-resolution global dataset of monthly climate and climatic water balance from 1958-2015","type":"article-journal","volume":"5"},"uris":["http://www.mendeley.com/documents/?uuid=d0abf9a4-3770-4f16-9007-bf83109deb79"]}],"mendeley":{"formattedCitation":"(Abatzoglou &lt;i&gt;et al.&lt;/i&gt;, 2018)","plainTextFormattedCitation":"(Abatzoglou et al., 2018)","previouslyFormattedCitation":"(Abatzoglou &lt;i&gt;et al.&lt;/i&gt;, 2018)"},"properties":{"noteIndex":0},"schema":"https://github.com/citation-style-language/schema/raw/master/csl-citation.json"}</w:instrText>
      </w:r>
      <w:r w:rsidR="00B064C4">
        <w:fldChar w:fldCharType="separate"/>
      </w:r>
      <w:r w:rsidR="00EB4A84" w:rsidRPr="00EB4A84">
        <w:rPr>
          <w:noProof/>
        </w:rPr>
        <w:t xml:space="preserve">(Abatzoglou </w:t>
      </w:r>
      <w:r w:rsidR="00EB4A84" w:rsidRPr="00EB4A84">
        <w:rPr>
          <w:i/>
          <w:noProof/>
        </w:rPr>
        <w:t>et al.</w:t>
      </w:r>
      <w:r w:rsidR="00EB4A84" w:rsidRPr="00EB4A84">
        <w:rPr>
          <w:noProof/>
        </w:rPr>
        <w:t>, 2018)</w:t>
      </w:r>
      <w:r w:rsidR="00B064C4">
        <w:fldChar w:fldCharType="end"/>
      </w:r>
      <w:r w:rsidR="009509EA">
        <w:t xml:space="preserve">. The </w:t>
      </w:r>
      <w:proofErr w:type="spellStart"/>
      <w:r w:rsidR="009509EA">
        <w:t>TerraClimate</w:t>
      </w:r>
      <w:proofErr w:type="spellEnd"/>
      <w:r w:rsidR="009509EA">
        <w:t xml:space="preserve"> dataset provides modeled estimates of CWD at approximately 4km resolution for years 1958-2020. </w:t>
      </w:r>
      <w:r w:rsidR="003C1D45">
        <w:t xml:space="preserve">The 4 km resolution approximately matches the 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w:t>
      </w:r>
      <w:r w:rsidR="001A4E05">
        <w:t>ht</w:t>
      </w:r>
      <w:r w:rsidR="009509EA">
        <w:t xml:space="preserve"> stress experienced by individuals</w:t>
      </w:r>
      <w:r w:rsidR="003C1D45">
        <w:t xml:space="preserve"> between the two censuses. The annual mean growing season CWD estimates were summarized in two ways</w:t>
      </w:r>
      <w:commentRangeStart w:id="82"/>
      <w:r w:rsidR="003C1D45">
        <w:t xml:space="preserve">: First, the </w:t>
      </w:r>
      <w:r w:rsidR="00092713">
        <w:t>2</w:t>
      </w:r>
      <w:r w:rsidR="003C1D45">
        <w:t xml:space="preserve">0-year mean of the annual CWD estimates provides a measure of the usual </w:t>
      </w:r>
      <w:r w:rsidR="00092713">
        <w:t>climatic dryness characteristic of each site</w:t>
      </w:r>
      <w:r w:rsidR="003C1D45">
        <w:t xml:space="preserve">, enabling the comparison of typically-wetter vs. </w:t>
      </w:r>
      <w:proofErr w:type="gramStart"/>
      <w:r w:rsidR="003C1D45">
        <w:t>typically-drier</w:t>
      </w:r>
      <w:proofErr w:type="gramEnd"/>
      <w:r w:rsidR="003C1D45">
        <w:t xml:space="preserve"> locations across space. Second, the 90</w:t>
      </w:r>
      <w:r w:rsidR="003C1D45" w:rsidRPr="003C1D45">
        <w:rPr>
          <w:vertAlign w:val="superscript"/>
        </w:rPr>
        <w:t>th</w:t>
      </w:r>
      <w:r w:rsidR="003C1D45">
        <w:t xml:space="preserve"> percentile of the annual departures from the </w:t>
      </w:r>
      <w:r w:rsidR="00092713">
        <w:t xml:space="preserve">site-specific </w:t>
      </w:r>
      <w:r w:rsidR="003C1D45">
        <w:t xml:space="preserve">mean CWD provide a measure of the most severe drought (departure from usual climatic conditions) </w:t>
      </w:r>
      <w:r w:rsidR="00304447">
        <w:t>experienced by each plot location</w:t>
      </w:r>
      <w:r w:rsidR="00092713">
        <w:t xml:space="preserve"> between the initial </w:t>
      </w:r>
      <w:r w:rsidR="009567E4">
        <w:t>observation and the remeasurement</w:t>
      </w:r>
      <w:r w:rsidR="00304447">
        <w:t xml:space="preserve">. </w:t>
      </w:r>
      <w:commentRangeEnd w:id="82"/>
      <w:r w:rsidR="00565CA7">
        <w:rPr>
          <w:rStyle w:val="CommentReference"/>
        </w:rPr>
        <w:commentReference w:id="82"/>
      </w:r>
    </w:p>
    <w:p w14:paraId="679C1310" w14:textId="670E94E5" w:rsidR="00EE5D6E" w:rsidRDefault="00EE5D6E" w:rsidP="00E01957">
      <w:pPr>
        <w:pStyle w:val="Heading2"/>
        <w:spacing w:line="360" w:lineRule="auto"/>
      </w:pPr>
      <w:r>
        <w:t>Vital Rate</w:t>
      </w:r>
      <w:r w:rsidR="00272B03">
        <w:t>s</w:t>
      </w:r>
      <w:r>
        <w:t xml:space="preserve"> </w:t>
      </w:r>
      <w:commentRangeStart w:id="83"/>
      <w:r w:rsidR="00272B03">
        <w:t>Model</w:t>
      </w:r>
      <w:commentRangeEnd w:id="83"/>
      <w:r w:rsidR="00FE1095">
        <w:rPr>
          <w:rStyle w:val="CommentReference"/>
          <w:rFonts w:asciiTheme="minorHAnsi" w:eastAsiaTheme="minorHAnsi" w:hAnsiTheme="minorHAnsi" w:cstheme="minorBidi"/>
          <w:color w:val="auto"/>
        </w:rPr>
        <w:commentReference w:id="83"/>
      </w:r>
    </w:p>
    <w:p w14:paraId="4D73A20D" w14:textId="53750994" w:rsidR="00D96875" w:rsidRDefault="00304447" w:rsidP="00E01957">
      <w:pPr>
        <w:spacing w:line="360" w:lineRule="auto"/>
      </w:pPr>
      <w:r>
        <w:tab/>
        <w:t xml:space="preserve">The modelling approach for this study broadly follows that described in </w:t>
      </w:r>
      <w:commentRangeStart w:id="84"/>
      <w:r w:rsidR="00B064C4">
        <w:fldChar w:fldCharType="begin" w:fldLock="1"/>
      </w:r>
      <w:r w:rsidR="002C19B3">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B064C4">
        <w:fldChar w:fldCharType="separate"/>
      </w:r>
      <w:r w:rsidR="00EB4A84" w:rsidRPr="00EB4A84">
        <w:rPr>
          <w:noProof/>
        </w:rPr>
        <w:t xml:space="preserve">(Shriver </w:t>
      </w:r>
      <w:r w:rsidR="00EB4A84" w:rsidRPr="00EB4A84">
        <w:rPr>
          <w:i/>
          <w:noProof/>
        </w:rPr>
        <w:t>et al.</w:t>
      </w:r>
      <w:r w:rsidR="00EB4A84" w:rsidRPr="00EB4A84">
        <w:rPr>
          <w:noProof/>
        </w:rPr>
        <w:t>, 2021)</w:t>
      </w:r>
      <w:r w:rsidR="00B064C4">
        <w:fldChar w:fldCharType="end"/>
      </w:r>
      <w:commentRangeEnd w:id="84"/>
      <w:r w:rsidR="007108F6">
        <w:rPr>
          <w:rStyle w:val="CommentReference"/>
        </w:rPr>
        <w:commentReference w:id="84"/>
      </w:r>
      <w:r w:rsidR="00B064C4">
        <w:t xml:space="preserve">, </w:t>
      </w:r>
      <w:r w:rsidR="005F02B2">
        <w:t xml:space="preserve">and the following </w:t>
      </w:r>
      <w:commentRangeStart w:id="85"/>
      <w:r w:rsidR="005F02B2">
        <w:t xml:space="preserve">description paraphrases </w:t>
      </w:r>
      <w:commentRangeEnd w:id="85"/>
      <w:r w:rsidR="00565CA7">
        <w:rPr>
          <w:rStyle w:val="CommentReference"/>
        </w:rPr>
        <w:commentReference w:id="85"/>
      </w:r>
      <w:r w:rsidR="005F02B2">
        <w:t>their methods except where the details of implementation differed for this study</w:t>
      </w:r>
      <w:r w:rsidR="00D96875">
        <w:t>. This study models three vital demographic rates for sugar pine as functions of individual states and environmental covariates. The vital rates modeled are s</w:t>
      </w:r>
      <w:r w:rsidR="000B2974">
        <w:t xml:space="preserve">urvival, growth, and recruitment. </w:t>
      </w:r>
      <w:commentRangeStart w:id="86"/>
      <w:r w:rsidR="000B2974">
        <w:t>The</w:t>
      </w:r>
      <w:commentRangeEnd w:id="86"/>
      <w:r w:rsidR="00E84CFD">
        <w:rPr>
          <w:rStyle w:val="CommentReference"/>
        </w:rPr>
        <w:commentReference w:id="86"/>
      </w:r>
      <w:r w:rsidR="000B2974">
        <w:t xml:space="preserve"> </w:t>
      </w:r>
      <w:r w:rsidR="00BC7D86">
        <w:t>sub</w:t>
      </w:r>
      <w:r w:rsidR="00826123">
        <w:t xml:space="preserve"> </w:t>
      </w:r>
      <w:r w:rsidR="000B2974">
        <w:t>model for survival is:</w:t>
      </w:r>
    </w:p>
    <w:p w14:paraId="2CA2532D" w14:textId="1A4D1B17" w:rsidR="00EB1B4C" w:rsidRDefault="00EB1B4C" w:rsidP="00EB1B4C">
      <w:pPr>
        <w:pStyle w:val="Caption"/>
        <w:keepNext/>
      </w:pPr>
      <w:bookmarkStart w:id="87" w:name="_Ref93659669"/>
      <w:r>
        <w:t xml:space="preserve">Equation </w:t>
      </w:r>
      <w:fldSimple w:instr=" SEQ Equation \* ARABIC ">
        <w:r w:rsidR="0021304E">
          <w:rPr>
            <w:noProof/>
          </w:rPr>
          <w:t>1</w:t>
        </w:r>
      </w:fldSimple>
      <w:bookmarkEnd w:id="87"/>
    </w:p>
    <w:p w14:paraId="17EAD06B" w14:textId="72C4E03A" w:rsidR="000B2974" w:rsidRPr="000B2974" w:rsidRDefault="00E13880"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 t+1</m:t>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i,t+1</m:t>
                  </m:r>
                </m:sub>
              </m:sSub>
            </m:e>
          </m:d>
        </m:oMath>
      </m:oMathPara>
    </w:p>
    <w:p w14:paraId="3A410EEC" w14:textId="2C742D71" w:rsidR="00EB1B4C" w:rsidRDefault="00EB1B4C" w:rsidP="00EB1B4C">
      <w:pPr>
        <w:pStyle w:val="Caption"/>
        <w:keepNext/>
      </w:pPr>
      <w:bookmarkStart w:id="88" w:name="_Ref93579342"/>
      <w:r>
        <w:t xml:space="preserve">Equation </w:t>
      </w:r>
      <w:fldSimple w:instr=" SEQ Equation \* ARABIC ">
        <w:r w:rsidR="0021304E">
          <w:rPr>
            <w:noProof/>
          </w:rPr>
          <w:t>2</w:t>
        </w:r>
      </w:fldSimple>
      <w:bookmarkEnd w:id="88"/>
    </w:p>
    <w:p w14:paraId="33C7DBC4" w14:textId="68546FBC"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i,t+1</m:t>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(s)k[i]</m:t>
              </m:r>
            </m:sub>
          </m:sSub>
        </m:oMath>
      </m:oMathPara>
    </w:p>
    <w:p w14:paraId="3425D74A" w14:textId="0FC4AAC5" w:rsidR="00A06CE3" w:rsidRDefault="00A06CE3"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i,t+1</m:t>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t+1</m:t>
        </m:r>
      </m:oMath>
      <w:r>
        <w:rPr>
          <w:rFonts w:eastAsiaTheme="minorEastAsia"/>
        </w:rPr>
        <w:t xml:space="preserve"> (the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i,t+1</m:t>
            </m:r>
          </m:sub>
        </m:sSub>
      </m:oMath>
      <w:r w:rsidR="00BC7D86">
        <w:rPr>
          <w:rFonts w:eastAsiaTheme="minorEastAsia"/>
        </w:rPr>
        <w:t xml:space="preserve"> is the probability of survival from time </w:t>
      </w:r>
      <m:oMath>
        <m:r>
          <w:rPr>
            <w:rFonts w:ascii="Cambria Math" w:eastAsiaTheme="minorEastAsia" w:hAnsi="Cambria Math"/>
          </w:rPr>
          <m:t>t</m:t>
        </m:r>
      </m:oMath>
      <w:r w:rsidR="00BC7D86">
        <w:rPr>
          <w:rFonts w:eastAsiaTheme="minorEastAsia"/>
        </w:rPr>
        <w:t xml:space="preserve"> to time </w:t>
      </w:r>
      <m:oMath>
        <m:r>
          <w:rPr>
            <w:rFonts w:ascii="Cambria Math" w:eastAsiaTheme="minorEastAsia" w:hAnsi="Cambria Math"/>
          </w:rPr>
          <m:t>t+1</m:t>
        </m:r>
      </m:oMath>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sidR="00BC7D86">
        <w:rPr>
          <w:rFonts w:eastAsiaTheme="minorEastAsia"/>
        </w:rPr>
        <w:t xml:space="preserve"> is a vector of covariates (described below) for 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w:t>
      </w:r>
      <w:commentRangeStart w:id="89"/>
      <w:r w:rsidR="00296C3D">
        <w:rPr>
          <w:rFonts w:eastAsiaTheme="minorEastAsia"/>
        </w:rPr>
        <w:lastRenderedPageBreak/>
        <w:t xml:space="preserve">vector of ecoregion subsection-level random effects indexed by the ecoregion subsection </w:t>
      </w:r>
      <m:oMath>
        <m:r>
          <w:rPr>
            <w:rFonts w:ascii="Cambria Math" w:eastAsiaTheme="minorEastAsia" w:hAnsi="Cambria Math"/>
          </w:rPr>
          <m:t>k</m:t>
        </m:r>
      </m:oMath>
      <w:r w:rsidR="00296C3D">
        <w:rPr>
          <w:rFonts w:eastAsiaTheme="minorEastAsia"/>
        </w:rPr>
        <w:t xml:space="preserve"> for </w:t>
      </w:r>
      <w:commentRangeEnd w:id="89"/>
      <w:r w:rsidR="00A22F02">
        <w:rPr>
          <w:rStyle w:val="CommentReference"/>
        </w:rPr>
        <w:commentReference w:id="89"/>
      </w:r>
      <w:r w:rsidR="00296C3D">
        <w:rPr>
          <w:rFonts w:eastAsiaTheme="minorEastAsia"/>
        </w:rPr>
        <w:t xml:space="preserve">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p>
    <w:p w14:paraId="7E6E8045" w14:textId="07B04588" w:rsidR="009A3AF4" w:rsidRDefault="009A3AF4" w:rsidP="00E01957">
      <w:pPr>
        <w:spacing w:line="360" w:lineRule="auto"/>
        <w:rPr>
          <w:rFonts w:eastAsiaTheme="minorEastAsia"/>
        </w:rPr>
      </w:pPr>
      <w:r>
        <w:rPr>
          <w:rFonts w:eastAsiaTheme="minorEastAsia"/>
        </w:rPr>
        <w:tab/>
        <w:t xml:space="preserve">The fixed effects covariates for each individual </w:t>
      </w:r>
      <m:oMath>
        <m:r>
          <w:rPr>
            <w:rFonts w:ascii="Cambria Math" w:eastAsiaTheme="minorEastAsia" w:hAnsi="Cambria Math"/>
          </w:rPr>
          <m:t>i</m:t>
        </m:r>
      </m:oMath>
      <w:r>
        <w:rPr>
          <w:rFonts w:eastAsiaTheme="minorEastAsia"/>
        </w:rPr>
        <w:t xml:space="preserve"> in the 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 time </w:t>
      </w:r>
      <m:oMath>
        <m:r>
          <w:rPr>
            <w:rFonts w:ascii="Cambria Math" w:eastAsiaTheme="minorEastAsia" w:hAnsi="Cambria Math"/>
          </w:rPr>
          <m:t>t</m:t>
        </m:r>
      </m:oMath>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 xml:space="preserve">, </w:t>
      </w:r>
      <w:r w:rsidR="0030686A">
        <w:rPr>
          <w:rFonts w:eastAsiaTheme="minorEastAsia"/>
        </w:rPr>
        <w:t xml:space="preserve">a binary flag indicating whether the individual’s subplot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subplot displayed signs of white pine blister rust infection at time </w:t>
      </w:r>
      <m:oMath>
        <m:r>
          <w:rPr>
            <w:rFonts w:ascii="Cambria Math" w:eastAsiaTheme="minorEastAsia" w:hAnsi="Cambria Math"/>
          </w:rPr>
          <m:t>t</m:t>
        </m:r>
      </m:oMath>
      <w:r w:rsidR="00C34525">
        <w:rPr>
          <w:rFonts w:eastAsiaTheme="minorEastAsia"/>
        </w:rPr>
        <w:t xml:space="preserve"> (</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subplot-level basal area at time </w:t>
      </w:r>
      <m:oMath>
        <m:r>
          <w:rPr>
            <w:rFonts w:ascii="Cambria Math" w:eastAsiaTheme="minorEastAsia" w:hAnsi="Cambria Math"/>
          </w:rPr>
          <m:t>t</m:t>
        </m:r>
      </m:oMath>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and all other variables (</w:t>
      </w:r>
      <m:oMath>
        <m:r>
          <w:rPr>
            <w:rFonts w:ascii="Cambria Math" w:eastAsiaTheme="minorEastAsia" w:hAnsi="Cambria Math"/>
          </w:rPr>
          <m:t>DBH×FIRE</m:t>
        </m:r>
      </m:oMath>
      <w:r w:rsidR="00B95D6C">
        <w:rPr>
          <w:rFonts w:eastAsiaTheme="minorEastAsia"/>
        </w:rPr>
        <w:t xml:space="preserve">, </w:t>
      </w:r>
      <m:oMath>
        <m:r>
          <w:rPr>
            <w:rFonts w:ascii="Cambria Math" w:eastAsiaTheme="minorEastAsia" w:hAnsi="Cambria Math"/>
          </w:rPr>
          <m:t>DBH×WPBR</m:t>
        </m:r>
      </m:oMath>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r>
          <w:rPr>
            <w:rFonts w:ascii="Cambria Math" w:eastAsiaTheme="minorEastAsia" w:hAnsi="Cambria Math"/>
          </w:rPr>
          <m:t>DBH×DROUGHT</m:t>
        </m:r>
      </m:oMath>
      <w:r w:rsidR="00B95D6C">
        <w:rPr>
          <w:rFonts w:eastAsiaTheme="minorEastAsia"/>
        </w:rPr>
        <w:t xml:space="preserve">, and </w:t>
      </w:r>
      <m:oMath>
        <m:r>
          <w:rPr>
            <w:rFonts w:ascii="Cambria Math" w:eastAsiaTheme="minorEastAsia" w:hAnsi="Cambria Math"/>
          </w:rPr>
          <m:t>DBH×DRYNESS</m:t>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m:t>DRYNESS</m:t>
        </m:r>
      </m:oMath>
      <w:r w:rsidR="00C34525">
        <w:rPr>
          <w:rFonts w:eastAsiaTheme="minorEastAsia"/>
        </w:rPr>
        <w:t xml:space="preserve">) were centered and scaled to have 0 mean and unit variance across all subplots. </w:t>
      </w:r>
      <w:r>
        <w:rPr>
          <w:rFonts w:eastAsiaTheme="minorEastAsia"/>
        </w:rPr>
        <w:t>Meters were selected as the unit for DBH to facilitat</w:t>
      </w:r>
      <w:r w:rsidR="0030686A">
        <w:rPr>
          <w:rFonts w:eastAsiaTheme="minorEastAsia"/>
        </w:rPr>
        <w:t xml:space="preserve">e parameter estimation </w:t>
      </w:r>
      <w:r w:rsidR="00B95D6C">
        <w:rPr>
          <w:rFonts w:eastAsiaTheme="minorEastAsia"/>
        </w:rPr>
        <w:t xml:space="preserve">and interpretation </w:t>
      </w:r>
      <w:r w:rsidR="0030686A">
        <w:rPr>
          <w:rFonts w:eastAsiaTheme="minorEastAsia"/>
        </w:rPr>
        <w:t>by keeping all variables on a similar scale.</w:t>
      </w:r>
      <w:r w:rsidR="00B95D6C">
        <w:rPr>
          <w:rFonts w:eastAsiaTheme="minorEastAsia"/>
        </w:rPr>
        <w:t xml:space="preserve"> </w:t>
      </w:r>
    </w:p>
    <w:p w14:paraId="43DF7B36" w14:textId="03B57958" w:rsidR="00F30DE4" w:rsidRDefault="00F30DE4" w:rsidP="00E01957">
      <w:pPr>
        <w:spacing w:line="360" w:lineRule="auto"/>
        <w:rPr>
          <w:rFonts w:eastAsiaTheme="minorEastAsia"/>
        </w:rPr>
      </w:pPr>
      <w:r>
        <w:rPr>
          <w:rFonts w:eastAsiaTheme="minorEastAsia"/>
        </w:rPr>
        <w:tab/>
        <w:t>The sub model for growth is:</w:t>
      </w:r>
    </w:p>
    <w:p w14:paraId="581A7A07" w14:textId="6B02DA07" w:rsidR="00EB1B4C" w:rsidRDefault="00EB1B4C" w:rsidP="00EB1B4C">
      <w:pPr>
        <w:pStyle w:val="Caption"/>
        <w:keepNext/>
      </w:pPr>
      <w:r>
        <w:t xml:space="preserve">Equation </w:t>
      </w:r>
      <w:fldSimple w:instr=" SEQ Equation \* ARABIC ">
        <w:r w:rsidR="0021304E">
          <w:rPr>
            <w:noProof/>
          </w:rPr>
          <w:t>3</w:t>
        </w:r>
      </w:fldSimple>
    </w:p>
    <w:p w14:paraId="63FCE82D" w14:textId="47DEAC8D" w:rsidR="00F30DE4" w:rsidRPr="00880C94" w:rsidRDefault="00E13880"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m:t>
          </m:r>
        </m:oMath>
      </m:oMathPara>
    </w:p>
    <w:p w14:paraId="755692FA" w14:textId="26104AFC" w:rsidR="00EB1B4C" w:rsidRDefault="00EB1B4C" w:rsidP="00EB1B4C">
      <w:pPr>
        <w:pStyle w:val="Caption"/>
        <w:keepNext/>
      </w:pPr>
      <w:bookmarkStart w:id="90" w:name="_Ref93578923"/>
      <w:r>
        <w:t xml:space="preserve">Equation </w:t>
      </w:r>
      <w:fldSimple w:instr=" SEQ Equation \* ARABIC ">
        <w:r w:rsidR="0021304E">
          <w:rPr>
            <w:noProof/>
          </w:rPr>
          <w:t>4</w:t>
        </w:r>
      </w:fldSimple>
      <w:bookmarkEnd w:id="90"/>
    </w:p>
    <w:p w14:paraId="29CA2B75" w14:textId="7C04E68D" w:rsidR="00283D34" w:rsidRPr="00283D34" w:rsidRDefault="00E13880"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i,t+1</m:t>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(z)k[i]</m:t>
              </m:r>
            </m:sub>
          </m:sSub>
          <m:r>
            <w:rPr>
              <w:rFonts w:ascii="Cambria Math" w:hAnsi="Cambria Math"/>
            </w:rPr>
            <m:t xml:space="preserve"> </m:t>
          </m:r>
        </m:oMath>
      </m:oMathPara>
    </w:p>
    <w:p w14:paraId="630D9E57" w14:textId="3908572A" w:rsidR="00283D34" w:rsidRDefault="00283D34"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i,t+1</m:t>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t+1</m:t>
        </m:r>
      </m:oMath>
      <w:r w:rsidR="00880C94">
        <w:rPr>
          <w:rFonts w:eastAsiaTheme="minorEastAsia"/>
        </w:rPr>
        <w:t xml:space="preserve"> drawn from a truncated normal distribution (to prevent biologically impossible negative size)</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is a vector </w:t>
      </w:r>
      <w:commentRangeStart w:id="91"/>
      <w:r>
        <w:rPr>
          <w:rFonts w:eastAsiaTheme="minorEastAsia"/>
        </w:rPr>
        <w:t>of</w:t>
      </w:r>
      <w:commentRangeEnd w:id="91"/>
      <w:r w:rsidR="00DF0297">
        <w:rPr>
          <w:rStyle w:val="CommentReference"/>
        </w:rPr>
        <w:commentReference w:id="91"/>
      </w:r>
      <w:r>
        <w:rPr>
          <w:rFonts w:eastAsiaTheme="minorEastAsia"/>
        </w:rPr>
        <w:t xml:space="preserve"> the same fixed effects coefficients used in the survival sub model, and the other parameters </w:t>
      </w:r>
      <w:r w:rsidR="00880C94">
        <w:rPr>
          <w:rFonts w:eastAsiaTheme="minorEastAsia"/>
        </w:rPr>
        <w:t xml:space="preserve">are as 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p>
    <w:p w14:paraId="1004C56C" w14:textId="4368909D" w:rsidR="005D154F" w:rsidRDefault="005D154F" w:rsidP="00E01957">
      <w:pPr>
        <w:spacing w:line="360" w:lineRule="auto"/>
        <w:rPr>
          <w:rFonts w:eastAsiaTheme="minorEastAsia"/>
        </w:rPr>
      </w:pPr>
      <w:r>
        <w:rPr>
          <w:rFonts w:eastAsiaTheme="minorEastAsia"/>
        </w:rPr>
        <w:tab/>
        <w:t>As noted in</w:t>
      </w:r>
      <w:r w:rsidR="00B064C4">
        <w:rPr>
          <w:rFonts w:eastAsiaTheme="minorEastAsia"/>
        </w:rPr>
        <w:t xml:space="preserve"> </w:t>
      </w:r>
      <w:commentRangeStart w:id="92"/>
      <w:r w:rsidR="00B064C4">
        <w:rPr>
          <w:rFonts w:eastAsiaTheme="minorEastAsia"/>
        </w:rPr>
        <w:fldChar w:fldCharType="begin" w:fldLock="1"/>
      </w:r>
      <w:r w:rsidR="002C19B3">
        <w:rPr>
          <w:rFonts w:eastAsiaTheme="minorEastAsia"/>
        </w:rPr>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B064C4">
        <w:rPr>
          <w:rFonts w:eastAsiaTheme="minorEastAsia"/>
        </w:rPr>
        <w:fldChar w:fldCharType="separate"/>
      </w:r>
      <w:r w:rsidR="00EB4A84" w:rsidRPr="00EB4A84">
        <w:rPr>
          <w:rFonts w:eastAsiaTheme="minorEastAsia"/>
          <w:noProof/>
        </w:rPr>
        <w:t xml:space="preserve">(Shriver </w:t>
      </w:r>
      <w:r w:rsidR="00EB4A84" w:rsidRPr="00EB4A84">
        <w:rPr>
          <w:rFonts w:eastAsiaTheme="minorEastAsia"/>
          <w:i/>
          <w:noProof/>
        </w:rPr>
        <w:t>et al.</w:t>
      </w:r>
      <w:r w:rsidR="00EB4A84" w:rsidRPr="00EB4A84">
        <w:rPr>
          <w:rFonts w:eastAsiaTheme="minorEastAsia"/>
          <w:noProof/>
        </w:rPr>
        <w:t>, 2021)</w:t>
      </w:r>
      <w:r w:rsidR="00B064C4">
        <w:rPr>
          <w:rFonts w:eastAsiaTheme="minorEastAsia"/>
        </w:rPr>
        <w:fldChar w:fldCharType="end"/>
      </w:r>
      <w:r>
        <w:rPr>
          <w:rFonts w:eastAsiaTheme="minorEastAsia"/>
        </w:rPr>
        <w:t xml:space="preserve">, </w:t>
      </w:r>
      <w:commentRangeEnd w:id="92"/>
      <w:r w:rsidR="007108F6">
        <w:rPr>
          <w:rStyle w:val="CommentReference"/>
        </w:rPr>
        <w:commentReference w:id="92"/>
      </w:r>
      <w:r>
        <w:rPr>
          <w:rFonts w:eastAsiaTheme="minorEastAsia"/>
        </w:rPr>
        <w:t xml:space="preserve">analysis of recruitment is complicated by the fact that seedlings (stems whose </w:t>
      </w:r>
      <w:r>
        <w:t>height &gt;= 0.15 m and DBH &lt; 2.54 cm) are not individually surveyed</w:t>
      </w:r>
      <w:r w:rsidR="009F5DED">
        <w:t xml:space="preserve"> and tagged</w:t>
      </w:r>
      <w:r>
        <w:t xml:space="preserve">, but instead tallied by species. Thus, there is uncertainty as to which of the seedlings present at time </w:t>
      </w:r>
      <m:oMath>
        <m:r>
          <w:rPr>
            <w:rFonts w:ascii="Cambria Math" w:hAnsi="Cambria Math"/>
          </w:rPr>
          <m:t>t+1</m:t>
        </m:r>
      </m:oMath>
      <w:r>
        <w:rPr>
          <w:rFonts w:eastAsiaTheme="minorEastAsia"/>
        </w:rPr>
        <w:t xml:space="preserve"> are true new recruits (vs. individuals which were already present at time </w:t>
      </w:r>
      <m:oMath>
        <m:r>
          <w:rPr>
            <w:rFonts w:ascii="Cambria Math" w:eastAsiaTheme="minorEastAsia" w:hAnsi="Cambria Math"/>
          </w:rPr>
          <m:t>t</m:t>
        </m:r>
      </m:oMath>
      <w:r>
        <w:rPr>
          <w:rFonts w:eastAsiaTheme="minorEastAsia"/>
        </w:rPr>
        <w:t xml:space="preserve">). I followed </w:t>
      </w:r>
      <w:commentRangeStart w:id="93"/>
      <w:r>
        <w:rPr>
          <w:rFonts w:eastAsiaTheme="minorEastAsia"/>
        </w:rPr>
        <w:t xml:space="preserve">Shriver et al.’s </w:t>
      </w:r>
      <w:commentRangeEnd w:id="93"/>
      <w:r w:rsidR="007108F6">
        <w:rPr>
          <w:rStyle w:val="CommentReference"/>
        </w:rPr>
        <w:commentReference w:id="93"/>
      </w:r>
      <w:r>
        <w:rPr>
          <w:rFonts w:eastAsiaTheme="minorEastAsia"/>
        </w:rPr>
        <w:t xml:space="preserve">approach to address this issue by building a recruitment model which is itself an integral projection </w:t>
      </w:r>
      <w:r>
        <w:rPr>
          <w:rFonts w:eastAsiaTheme="minorEastAsia"/>
        </w:rPr>
        <w:lastRenderedPageBreak/>
        <w:t>model estimating the survival</w:t>
      </w:r>
      <w:r w:rsidR="00481D04">
        <w:rPr>
          <w:rFonts w:eastAsiaTheme="minorEastAsia"/>
        </w:rPr>
        <w:t>, growth, and recruitment of seedlings and saplings (all stems &lt; 2</w:t>
      </w:r>
      <w:ins w:id="94" w:author="j battles" w:date="2022-02-14T05:49:00Z">
        <w:r w:rsidR="00DF0297">
          <w:rPr>
            <w:rFonts w:eastAsiaTheme="minorEastAsia"/>
          </w:rPr>
          <w:t>.</w:t>
        </w:r>
        <w:commentRangeStart w:id="95"/>
        <w:r w:rsidR="00DF0297">
          <w:rPr>
            <w:rFonts w:eastAsiaTheme="minorEastAsia"/>
          </w:rPr>
          <w:t>54</w:t>
        </w:r>
      </w:ins>
      <w:del w:id="96" w:author="j battles" w:date="2022-02-14T05:49:00Z">
        <w:r w:rsidR="00481D04" w:rsidDel="00DF0297">
          <w:rPr>
            <w:rFonts w:eastAsiaTheme="minorEastAsia"/>
          </w:rPr>
          <w:delText>5</w:delText>
        </w:r>
      </w:del>
      <w:commentRangeEnd w:id="95"/>
      <w:r w:rsidR="00843673">
        <w:rPr>
          <w:rStyle w:val="CommentReference"/>
        </w:rPr>
        <w:commentReference w:id="95"/>
      </w:r>
      <w:del w:id="97" w:author="j battles" w:date="2022-02-14T05:49:00Z">
        <w:r w:rsidR="00481D04" w:rsidDel="00DF0297">
          <w:rPr>
            <w:rFonts w:eastAsiaTheme="minorEastAsia"/>
          </w:rPr>
          <w:delText>.4</w:delText>
        </w:r>
      </w:del>
      <w:r w:rsidR="00481D04">
        <w:rPr>
          <w:rFonts w:eastAsiaTheme="minorEastAsia"/>
        </w:rPr>
        <w:t xml:space="preserve"> cm DBH). In this way, the (uncertain) number of new recruits on a subplot can be estimated based on a count of the</w:t>
      </w:r>
      <w:r w:rsidR="008F0ED0">
        <w:rPr>
          <w:rFonts w:eastAsiaTheme="minorEastAsia"/>
        </w:rPr>
        <w:t xml:space="preserve"> untagged</w:t>
      </w:r>
      <w:r w:rsidR="00481D04">
        <w:rPr>
          <w:rFonts w:eastAsiaTheme="minorEastAsia"/>
        </w:rPr>
        <w:t xml:space="preserve"> seedlings and saplings and estimated (from the survival and growth sub models) rates of growth and survival among pre-existing seedlings and saplings. The recruitment sub model is described briefly below,</w:t>
      </w:r>
      <w:r w:rsidR="005F02B2">
        <w:rPr>
          <w:rFonts w:eastAsiaTheme="minorEastAsia"/>
        </w:rPr>
        <w:t xml:space="preserve"> </w:t>
      </w:r>
      <w:commentRangeStart w:id="98"/>
      <w:commentRangeStart w:id="99"/>
      <w:r w:rsidR="005F02B2">
        <w:rPr>
          <w:rFonts w:eastAsiaTheme="minorEastAsia"/>
        </w:rPr>
        <w:t xml:space="preserve">paraphrasing </w:t>
      </w:r>
      <w:r w:rsidR="005D180E">
        <w:rPr>
          <w:rFonts w:eastAsiaTheme="minorEastAsia"/>
        </w:rPr>
        <w:fldChar w:fldCharType="begin" w:fldLock="1"/>
      </w:r>
      <w:r w:rsidR="002C19B3">
        <w:rPr>
          <w:rFonts w:eastAsiaTheme="minorEastAsia"/>
        </w:rPr>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5D180E">
        <w:rPr>
          <w:rFonts w:eastAsiaTheme="minorEastAsia"/>
        </w:rPr>
        <w:fldChar w:fldCharType="separate"/>
      </w:r>
      <w:r w:rsidR="00EB4A84" w:rsidRPr="00EB4A84">
        <w:rPr>
          <w:rFonts w:eastAsiaTheme="minorEastAsia"/>
          <w:noProof/>
        </w:rPr>
        <w:t xml:space="preserve">(Shriver </w:t>
      </w:r>
      <w:r w:rsidR="00EB4A84" w:rsidRPr="00EB4A84">
        <w:rPr>
          <w:rFonts w:eastAsiaTheme="minorEastAsia"/>
          <w:i/>
          <w:noProof/>
        </w:rPr>
        <w:t>et al.</w:t>
      </w:r>
      <w:r w:rsidR="00EB4A84" w:rsidRPr="00EB4A84">
        <w:rPr>
          <w:rFonts w:eastAsiaTheme="minorEastAsia"/>
          <w:noProof/>
        </w:rPr>
        <w:t>, 2021)</w:t>
      </w:r>
      <w:r w:rsidR="005D180E">
        <w:rPr>
          <w:rFonts w:eastAsiaTheme="minorEastAsia"/>
        </w:rPr>
        <w:fldChar w:fldCharType="end"/>
      </w:r>
      <w:commentRangeEnd w:id="98"/>
      <w:r w:rsidR="00DF0297">
        <w:rPr>
          <w:rStyle w:val="CommentReference"/>
        </w:rPr>
        <w:commentReference w:id="98"/>
      </w:r>
      <w:r w:rsidR="005F02B2">
        <w:rPr>
          <w:rFonts w:eastAsiaTheme="minorEastAsia"/>
        </w:rPr>
        <w:t>,</w:t>
      </w:r>
      <w:r w:rsidR="00481D04">
        <w:rPr>
          <w:rFonts w:eastAsiaTheme="minorEastAsia"/>
        </w:rPr>
        <w:t xml:space="preserve"> </w:t>
      </w:r>
      <w:commentRangeEnd w:id="99"/>
      <w:r w:rsidR="007108F6">
        <w:rPr>
          <w:rStyle w:val="CommentReference"/>
        </w:rPr>
        <w:commentReference w:id="99"/>
      </w:r>
      <w:r w:rsidR="00481D04">
        <w:rPr>
          <w:rFonts w:eastAsiaTheme="minorEastAsia"/>
        </w:rPr>
        <w:t>and readers are directed to</w:t>
      </w:r>
      <w:r w:rsidR="005D180E">
        <w:rPr>
          <w:rFonts w:eastAsiaTheme="minorEastAsia"/>
        </w:rPr>
        <w:t xml:space="preserve"> that text f</w:t>
      </w:r>
      <w:r w:rsidR="00481D04">
        <w:rPr>
          <w:rFonts w:eastAsiaTheme="minorEastAsia"/>
        </w:rPr>
        <w:t xml:space="preserve">or more details. </w:t>
      </w:r>
    </w:p>
    <w:p w14:paraId="50C9C237" w14:textId="78DB7DB8" w:rsidR="00481D04" w:rsidRDefault="00481D04" w:rsidP="00E01957">
      <w:pPr>
        <w:spacing w:line="360" w:lineRule="auto"/>
        <w:rPr>
          <w:rFonts w:eastAsiaTheme="minorEastAsia"/>
        </w:rPr>
      </w:pPr>
      <w:r>
        <w:rPr>
          <w:rFonts w:eastAsiaTheme="minorEastAsia"/>
        </w:rPr>
        <w:tab/>
        <w:t>The response distribution for the recruitment sub model is:</w:t>
      </w:r>
    </w:p>
    <w:p w14:paraId="685C303F" w14:textId="19500925" w:rsidR="00EB1B4C" w:rsidRDefault="00EB1B4C" w:rsidP="00EB1B4C">
      <w:pPr>
        <w:pStyle w:val="Caption"/>
        <w:keepNext/>
      </w:pPr>
      <w:r>
        <w:t xml:space="preserve">Equation </w:t>
      </w:r>
      <w:fldSimple w:instr=" SEQ Equation \* ARABIC ">
        <w:r w:rsidR="0021304E">
          <w:rPr>
            <w:noProof/>
          </w:rPr>
          <w:t>5</w:t>
        </w:r>
      </w:fldSimple>
    </w:p>
    <w:p w14:paraId="17730052" w14:textId="411CC77D" w:rsidR="00481D04" w:rsidRPr="004A6BFC" w:rsidRDefault="00E13880"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b/>
                  <w:bCs/>
                </w:rPr>
                <m:t>c</m:t>
              </m:r>
              <m:r>
                <w:rPr>
                  <w:rFonts w:ascii="Cambria Math" w:hAnsi="Cambria Math"/>
                </w:rPr>
                <m:t>'</m:t>
              </m:r>
            </m:e>
            <m:sub>
              <m:r>
                <w:rPr>
                  <w:rFonts w:ascii="Cambria Math" w:hAnsi="Cambria Math"/>
                </w:rPr>
                <m:t>l,t+1</m:t>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l,t+1</m:t>
              </m:r>
            </m:sub>
          </m:sSub>
          <m:r>
            <w:rPr>
              <w:rFonts w:ascii="Cambria Math" w:hAnsi="Cambria Math"/>
            </w:rPr>
            <m:t>∙a,κ</m:t>
          </m:r>
          <m:r>
            <w:rPr>
              <w:rFonts w:ascii="Cambria Math" w:eastAsiaTheme="minorEastAsia" w:hAnsi="Cambria Math"/>
            </w:rPr>
            <m:t>)</m:t>
          </m:r>
        </m:oMath>
      </m:oMathPara>
    </w:p>
    <w:p w14:paraId="4B036C5F" w14:textId="0D747792" w:rsidR="00C56685" w:rsidRDefault="004A6BFC"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m:rPr>
                <m:nor/>
              </m:rPr>
              <w:rPr>
                <w:rFonts w:ascii="Cambria Math" w:eastAsiaTheme="minorEastAsia" w:hAnsi="Cambria Math"/>
                <w:b/>
                <w:bCs/>
              </w:rPr>
              <m:t>c</m:t>
            </m:r>
            <m:r>
              <w:rPr>
                <w:rFonts w:ascii="Cambria Math" w:eastAsiaTheme="minorEastAsia" w:hAnsi="Cambria Math"/>
              </w:rPr>
              <m:t>'</m:t>
            </m:r>
          </m:e>
          <m:sub>
            <m:r>
              <w:rPr>
                <w:rFonts w:ascii="Cambria Math" w:eastAsiaTheme="minorEastAsia" w:hAnsi="Cambria Math"/>
              </w:rPr>
              <m:t>l,t+1</m:t>
            </m:r>
          </m:sub>
        </m:sSub>
      </m:oMath>
      <w:r>
        <w:rPr>
          <w:rFonts w:eastAsiaTheme="minorEastAsia"/>
        </w:rPr>
        <w:t xml:space="preserve"> is a </w:t>
      </w:r>
      <m:oMath>
        <m:r>
          <w:rPr>
            <w:rFonts w:ascii="Cambria Math" w:eastAsiaTheme="minorEastAsia" w:hAnsi="Cambria Math"/>
          </w:rPr>
          <m:t>2×1</m:t>
        </m:r>
      </m:oMath>
      <w:r>
        <w:rPr>
          <w:rFonts w:eastAsiaTheme="minorEastAsia"/>
        </w:rPr>
        <w:t xml:space="preserve"> vector giving the observed count</w:t>
      </w:r>
      <w:r w:rsidR="009F5DED">
        <w:rPr>
          <w:rFonts w:eastAsiaTheme="minorEastAsia"/>
        </w:rPr>
        <w:t>s</w:t>
      </w:r>
      <w:r>
        <w:rPr>
          <w:rFonts w:eastAsiaTheme="minorEastAsia"/>
        </w:rPr>
        <w:t xml:space="preserve"> of</w:t>
      </w:r>
      <w:r w:rsidR="009F5DED">
        <w:rPr>
          <w:rFonts w:eastAsiaTheme="minorEastAsia"/>
        </w:rPr>
        <w:t xml:space="preserve"> untagged</w:t>
      </w:r>
      <w:r>
        <w:rPr>
          <w:rFonts w:eastAsiaTheme="minorEastAsia"/>
        </w:rPr>
        <w:t xml:space="preserve"> individuals in the smallest two size classes (0-12.7 cm DBH and 12.7-25.4 cm DBH), which </w:t>
      </w:r>
      <w:r w:rsidR="009F5DED">
        <w:rPr>
          <w:rFonts w:eastAsiaTheme="minorEastAsia"/>
        </w:rPr>
        <w:t>are</w:t>
      </w:r>
      <w:r>
        <w:rPr>
          <w:rFonts w:eastAsiaTheme="minorEastAsia"/>
        </w:rPr>
        <w:t xml:space="preserve"> composed of both new recruits and </w:t>
      </w:r>
      <w:r w:rsidR="009F5DED">
        <w:rPr>
          <w:rFonts w:eastAsiaTheme="minorEastAsia"/>
        </w:rPr>
        <w:t>individuals which were present but untagged due to their small size at the initial measurement</w:t>
      </w:r>
      <w:r>
        <w:rPr>
          <w:rFonts w:eastAsiaTheme="minorEastAsia"/>
        </w:rPr>
        <w:t xml:space="preserve">, on subplot </w:t>
      </w:r>
      <m:oMath>
        <m:r>
          <w:rPr>
            <w:rFonts w:ascii="Cambria Math" w:eastAsiaTheme="minorEastAsia" w:hAnsi="Cambria Math"/>
          </w:rPr>
          <m:t>l</m:t>
        </m:r>
      </m:oMath>
      <w:r>
        <w:rPr>
          <w:rFonts w:eastAsiaTheme="minorEastAsia"/>
        </w:rPr>
        <w:t xml:space="preserve"> at time </w:t>
      </w:r>
      <m:oMath>
        <m:r>
          <w:rPr>
            <w:rFonts w:ascii="Cambria Math" w:eastAsiaTheme="minorEastAsia" w:hAnsi="Cambria Math"/>
          </w:rPr>
          <m:t>t+1</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l,t+1</m:t>
            </m:r>
          </m:sub>
        </m:sSub>
      </m:oMath>
      <w:r>
        <w:rPr>
          <w:rFonts w:eastAsiaTheme="minorEastAsia"/>
        </w:rPr>
        <w:t xml:space="preserve"> is a </w:t>
      </w:r>
      <m:oMath>
        <m:r>
          <w:rPr>
            <w:rFonts w:ascii="Cambria Math" w:eastAsiaTheme="minorEastAsia" w:hAnsi="Cambria Math"/>
          </w:rPr>
          <m:t>2×1</m:t>
        </m:r>
      </m:oMath>
      <w:r>
        <w:rPr>
          <w:rFonts w:eastAsiaTheme="minorEastAsia"/>
        </w:rPr>
        <w:t xml:space="preserve"> vector of area-standardized occurrence rates</w:t>
      </w:r>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is a </w:t>
      </w:r>
      <m:oMath>
        <m:r>
          <w:rPr>
            <w:rFonts w:ascii="Cambria Math" w:eastAsiaTheme="minorEastAsia" w:hAnsi="Cambria Math"/>
          </w:rPr>
          <m:t>2×1</m:t>
        </m:r>
      </m:oMath>
      <w:r w:rsidR="005F02B2">
        <w:rPr>
          <w:rFonts w:eastAsiaTheme="minorEastAsia"/>
        </w:rPr>
        <w:t xml:space="preserve"> vector giving the total subplot area surveyed for each size class, and </w:t>
      </w:r>
      <m:oMath>
        <m:r>
          <w:rPr>
            <w:rFonts w:ascii="Cambria Math" w:eastAsiaTheme="minorEastAsia" w:hAnsi="Cambria Math"/>
          </w:rPr>
          <m:t>κ</m:t>
        </m:r>
      </m:oMath>
      <w:r w:rsidR="005F02B2">
        <w:rPr>
          <w:rFonts w:eastAsiaTheme="minorEastAsia"/>
        </w:rPr>
        <w:t xml:space="preserve"> is the dispersion parameter for the negative binomial </w:t>
      </w:r>
      <w:proofErr w:type="gramStart"/>
      <w:r w:rsidR="005F02B2">
        <w:rPr>
          <w:rFonts w:eastAsiaTheme="minorEastAsia"/>
        </w:rPr>
        <w:t>distribution.</w:t>
      </w:r>
      <w:proofErr w:type="gramEnd"/>
      <w:r w:rsidR="005F02B2">
        <w:rPr>
          <w:rFonts w:eastAsiaTheme="minorEastAsia"/>
        </w:rPr>
        <w:t xml:space="preserve"> </w:t>
      </w:r>
      <w:r w:rsidR="007A371B">
        <w:rPr>
          <w:rFonts w:eastAsiaTheme="minorEastAsia"/>
        </w:rPr>
        <w:t xml:space="preserve">Only the smallest two size classes were included in the responses for the recruitment model because new individuals larger than </w:t>
      </w:r>
      <w:commentRangeStart w:id="100"/>
      <w:r w:rsidR="007A371B">
        <w:rPr>
          <w:rFonts w:eastAsiaTheme="minorEastAsia"/>
        </w:rPr>
        <w:t>2</w:t>
      </w:r>
      <w:ins w:id="101" w:author="j battles" w:date="2022-02-14T05:59:00Z">
        <w:r w:rsidR="00342BA1">
          <w:rPr>
            <w:rFonts w:eastAsiaTheme="minorEastAsia"/>
          </w:rPr>
          <w:t>.</w:t>
        </w:r>
      </w:ins>
      <w:r w:rsidR="007A371B">
        <w:rPr>
          <w:rFonts w:eastAsiaTheme="minorEastAsia"/>
        </w:rPr>
        <w:t>5</w:t>
      </w:r>
      <w:del w:id="102" w:author="j battles" w:date="2022-02-14T05:59:00Z">
        <w:r w:rsidR="007A371B" w:rsidDel="00342BA1">
          <w:rPr>
            <w:rFonts w:eastAsiaTheme="minorEastAsia"/>
          </w:rPr>
          <w:delText>.</w:delText>
        </w:r>
      </w:del>
      <w:r w:rsidR="007A371B">
        <w:rPr>
          <w:rFonts w:eastAsiaTheme="minorEastAsia"/>
        </w:rPr>
        <w:t xml:space="preserve">4 cm </w:t>
      </w:r>
      <w:commentRangeEnd w:id="100"/>
      <w:r w:rsidR="00D06053">
        <w:rPr>
          <w:rStyle w:val="CommentReference"/>
        </w:rPr>
        <w:commentReference w:id="100"/>
      </w:r>
      <w:r w:rsidR="007A371B">
        <w:rPr>
          <w:rFonts w:eastAsiaTheme="minorEastAsia"/>
        </w:rPr>
        <w:t>DBH are much more likely to be individuals which were simply missed due to observer error in the first survey.</w:t>
      </w:r>
      <w:r w:rsidR="000B4F67">
        <w:rPr>
          <w:rFonts w:eastAsiaTheme="minorEastAsia"/>
        </w:rPr>
        <w:t xml:space="preserve"> </w:t>
      </w:r>
    </w:p>
    <w:p w14:paraId="43E8C03F" w14:textId="49730BAB" w:rsidR="00EB1B4C" w:rsidRDefault="00EB1B4C" w:rsidP="00EB1B4C">
      <w:pPr>
        <w:pStyle w:val="Caption"/>
        <w:keepNext/>
      </w:pPr>
      <w:r>
        <w:t xml:space="preserve">Equation </w:t>
      </w:r>
      <w:fldSimple w:instr=" SEQ Equation \* ARABIC ">
        <w:r w:rsidR="0021304E">
          <w:rPr>
            <w:noProof/>
          </w:rPr>
          <w:t>6</w:t>
        </w:r>
      </w:fldSimple>
    </w:p>
    <w:p w14:paraId="79BE3FAF" w14:textId="5893410F" w:rsidR="000B4F67" w:rsidRPr="000B4F67" w:rsidRDefault="00E13880" w:rsidP="00E01957">
      <w:pPr>
        <w:spacing w:line="360" w:lineRule="auto"/>
        <w:rPr>
          <w:rFonts w:eastAsiaTheme="minorEastAsia"/>
          <w:b/>
          <w:bCs/>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l,t+1</m:t>
              </m:r>
            </m:sub>
          </m:sSub>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A</m:t>
              </m:r>
            </m:e>
            <m:sub>
              <m:r>
                <w:rPr>
                  <w:rFonts w:ascii="Cambria Math" w:eastAsiaTheme="minorEastAsia" w:hAnsi="Cambria Math"/>
                </w:rPr>
                <m:t>l,t</m:t>
              </m:r>
            </m:sub>
          </m:sSub>
          <m:sSub>
            <m:sSubPr>
              <m:ctrlPr>
                <w:rPr>
                  <w:rFonts w:ascii="Cambria Math" w:eastAsiaTheme="minorEastAsia" w:hAnsi="Cambria Math"/>
                  <w:b/>
                  <w:bCs/>
                  <w:i/>
                </w:rPr>
              </m:ctrlPr>
            </m:sSubPr>
            <m:e>
              <m:r>
                <m:rPr>
                  <m:nor/>
                </m:rPr>
                <w:rPr>
                  <w:rFonts w:ascii="Cambria Math" w:eastAsiaTheme="minorEastAsia" w:hAnsi="Cambria Math"/>
                  <w:b/>
                  <w:bCs/>
                </w:rPr>
                <m:t>n</m:t>
              </m:r>
            </m:e>
            <m:sub>
              <m:r>
                <m:rPr>
                  <m:sty m:val="p"/>
                </m:rPr>
                <w:rPr>
                  <w:rFonts w:ascii="Cambria Math" w:eastAsiaTheme="minorEastAsia" w:hAnsi="Cambria Math"/>
                </w:rPr>
                <m:t>l,t</m:t>
              </m:r>
            </m:sub>
          </m:sSub>
        </m:oMath>
      </m:oMathPara>
    </w:p>
    <w:p w14:paraId="1AD7E99F" w14:textId="0A791DB6" w:rsidR="000B4F67" w:rsidRDefault="000B4F67" w:rsidP="00E01957">
      <w:pPr>
        <w:spacing w:line="360" w:lineRule="auto"/>
        <w:rPr>
          <w:rFonts w:eastAsiaTheme="minorEastAsia"/>
        </w:rPr>
      </w:pPr>
      <w:r>
        <w:rPr>
          <w:rFonts w:eastAsiaTheme="minorEastAsia"/>
          <w:b/>
          <w:bCs/>
        </w:rPr>
        <w:tab/>
      </w:r>
      <w:commentRangeStart w:id="103"/>
      <w:r>
        <w:rPr>
          <w:rFonts w:eastAsiaTheme="minorEastAsia"/>
        </w:rPr>
        <w:t>Where</w:t>
      </w:r>
      <w:r w:rsidR="006152D3">
        <w:rPr>
          <w:rFonts w:eastAsiaTheme="minorEastAsia"/>
        </w:rPr>
        <w:t xml:space="preserve"> each</w:t>
      </w:r>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Pr>
          <w:rFonts w:eastAsiaTheme="minorEastAsia"/>
        </w:rPr>
        <w:t xml:space="preserve"> is a </w:t>
      </w:r>
      <m:oMath>
        <m:r>
          <w:rPr>
            <w:rFonts w:ascii="Cambria Math" w:eastAsiaTheme="minorEastAsia" w:hAnsi="Cambria Math"/>
          </w:rPr>
          <m:t>2×20</m:t>
        </m:r>
      </m:oMath>
      <w:r>
        <w:rPr>
          <w:rFonts w:eastAsiaTheme="minorEastAsia"/>
        </w:rPr>
        <w:t xml:space="preserve"> </w:t>
      </w:r>
      <w:r w:rsidR="004900A0">
        <w:rPr>
          <w:rFonts w:eastAsiaTheme="minorEastAsia"/>
        </w:rPr>
        <w:t xml:space="preserve">discretized integral projection model kernel describing the rates of transition from each of the </w:t>
      </w:r>
      <m:oMath>
        <m:r>
          <w:rPr>
            <w:rFonts w:ascii="Cambria Math" w:eastAsiaTheme="minorEastAsia" w:hAnsi="Cambria Math"/>
          </w:rPr>
          <m:t>v=1,2,…,20</m:t>
        </m:r>
      </m:oMath>
      <w:r w:rsidR="004900A0">
        <w:rPr>
          <w:rFonts w:eastAsiaTheme="minorEastAsia"/>
        </w:rPr>
        <w:t xml:space="preserve"> size classes to each of the </w:t>
      </w:r>
      <w:commentRangeEnd w:id="103"/>
      <w:r w:rsidR="00342BA1">
        <w:rPr>
          <w:rStyle w:val="CommentReference"/>
        </w:rPr>
        <w:commentReference w:id="103"/>
      </w:r>
      <m:oMath>
        <m:r>
          <w:rPr>
            <w:rFonts w:ascii="Cambria Math" w:eastAsiaTheme="minorEastAsia" w:hAnsi="Cambria Math"/>
          </w:rPr>
          <m:t>u=1,2</m:t>
        </m:r>
      </m:oMath>
      <w:r w:rsidR="008415CA">
        <w:rPr>
          <w:rFonts w:eastAsiaTheme="minorEastAsia"/>
        </w:rPr>
        <w:t xml:space="preserve"> smallest size classes, which includes fecundity as well as growth and survival.</w:t>
      </w:r>
      <w:r w:rsidR="006152D3">
        <w:rPr>
          <w:rFonts w:eastAsiaTheme="minorEastAsia"/>
        </w:rPr>
        <w:t xml:space="preserve"> A separate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sidR="006152D3">
        <w:rPr>
          <w:rFonts w:eastAsiaTheme="minorEastAsia"/>
        </w:rPr>
        <w:t xml:space="preserve"> exists for each subplot </w:t>
      </w:r>
      <m:oMath>
        <m:r>
          <w:rPr>
            <w:rFonts w:ascii="Cambria Math" w:eastAsiaTheme="minorEastAsia" w:hAnsi="Cambria Math"/>
          </w:rPr>
          <m:t>l</m:t>
        </m:r>
      </m:oMath>
      <w:r w:rsidR="006152D3">
        <w:rPr>
          <w:rFonts w:eastAsiaTheme="minorEastAsia"/>
        </w:rPr>
        <w:t>.</w:t>
      </w:r>
      <w:r w:rsidR="008415CA">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l,t</m:t>
            </m:r>
          </m:sub>
        </m:sSub>
      </m:oMath>
      <w:r w:rsidR="008415CA">
        <w:rPr>
          <w:rFonts w:eastAsiaTheme="minorEastAsia"/>
        </w:rPr>
        <w:t xml:space="preserve"> is the </w:t>
      </w:r>
      <m:oMath>
        <m:r>
          <w:rPr>
            <w:rFonts w:ascii="Cambria Math" w:eastAsiaTheme="minorEastAsia" w:hAnsi="Cambria Math"/>
          </w:rPr>
          <m:t>30×1</m:t>
        </m:r>
      </m:oMath>
      <w:r w:rsidR="008415CA">
        <w:rPr>
          <w:rFonts w:eastAsiaTheme="minorEastAsia"/>
        </w:rPr>
        <w:t xml:space="preserve"> vector giving the area-standardized occurrence rates of individuals in each of the 20 size classes at time </w:t>
      </w:r>
      <m:oMath>
        <m:r>
          <w:rPr>
            <w:rFonts w:ascii="Cambria Math" w:eastAsiaTheme="minorEastAsia" w:hAnsi="Cambria Math"/>
          </w:rPr>
          <m:t>t</m:t>
        </m:r>
      </m:oMath>
      <w:r w:rsidR="008415CA">
        <w:rPr>
          <w:rFonts w:eastAsiaTheme="minorEastAsia"/>
        </w:rPr>
        <w:t xml:space="preserve"> on subplot </w:t>
      </w:r>
      <m:oMath>
        <m:r>
          <w:rPr>
            <w:rFonts w:ascii="Cambria Math" w:eastAsiaTheme="minorEastAsia" w:hAnsi="Cambria Math"/>
          </w:rPr>
          <m:t>l</m:t>
        </m:r>
      </m:oMath>
      <w:r w:rsidR="008415CA">
        <w:rPr>
          <w:rFonts w:eastAsiaTheme="minorEastAsia"/>
        </w:rPr>
        <w:t xml:space="preserve">. The elements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sidR="008415CA">
        <w:rPr>
          <w:rFonts w:eastAsiaTheme="minorEastAsia"/>
        </w:rPr>
        <w:t xml:space="preserve"> for each subplot </w:t>
      </w:r>
      <m:oMath>
        <m:r>
          <w:rPr>
            <w:rFonts w:ascii="Cambria Math" w:eastAsiaTheme="minorEastAsia" w:hAnsi="Cambria Math"/>
          </w:rPr>
          <m:t>l</m:t>
        </m:r>
      </m:oMath>
      <w:r w:rsidR="008415CA">
        <w:rPr>
          <w:rFonts w:eastAsiaTheme="minorEastAsia"/>
        </w:rPr>
        <w:t xml:space="preserve"> in time </w:t>
      </w:r>
      <m:oMath>
        <m:r>
          <w:rPr>
            <w:rFonts w:ascii="Cambria Math" w:eastAsiaTheme="minorEastAsia" w:hAnsi="Cambria Math"/>
          </w:rPr>
          <m:t>t</m:t>
        </m:r>
      </m:oMath>
      <w:r w:rsidR="008415CA">
        <w:rPr>
          <w:rFonts w:eastAsiaTheme="minorEastAsia"/>
        </w:rPr>
        <w:t xml:space="preserve"> are given by:</w:t>
      </w:r>
    </w:p>
    <w:p w14:paraId="0D02CBA6" w14:textId="7D76BE10" w:rsidR="00EB1B4C" w:rsidRDefault="00EB1B4C" w:rsidP="00EB1B4C">
      <w:pPr>
        <w:pStyle w:val="Caption"/>
        <w:keepNext/>
      </w:pPr>
      <w:r>
        <w:t xml:space="preserve">Equation </w:t>
      </w:r>
      <w:fldSimple w:instr=" SEQ Equation \* ARABIC ">
        <w:r w:rsidR="0021304E">
          <w:rPr>
            <w:noProof/>
          </w:rPr>
          <w:t>7</w:t>
        </w:r>
      </w:fldSimple>
    </w:p>
    <w:p w14:paraId="452449EA" w14:textId="43D16C07" w:rsidR="008415CA" w:rsidRPr="007B3DC9" w:rsidRDefault="00E13880"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m:oMathPara>
    </w:p>
    <w:p w14:paraId="4A4F36DE" w14:textId="7669098D" w:rsidR="007B3DC9" w:rsidRDefault="007B3DC9" w:rsidP="00E01957">
      <w:pPr>
        <w:spacing w:line="360" w:lineRule="auto"/>
        <w:rPr>
          <w:rFonts w:eastAsiaTheme="minorEastAsia"/>
        </w:rPr>
      </w:pPr>
      <w:r>
        <w:rPr>
          <w:rFonts w:eastAsiaTheme="minorEastAsia"/>
        </w:rPr>
        <w:tab/>
      </w:r>
      <w:commentRangeStart w:id="104"/>
      <w:r>
        <w:rPr>
          <w:rFonts w:eastAsiaTheme="minorEastAsia"/>
        </w:rPr>
        <w:t>Where</w:t>
      </w:r>
      <w:commentRangeEnd w:id="104"/>
      <w:r w:rsidR="00DA5840">
        <w:rPr>
          <w:rStyle w:val="CommentReference"/>
        </w:rPr>
        <w:commentReference w:id="104"/>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oMath>
      <w:r>
        <w:rPr>
          <w:rFonts w:eastAsiaTheme="minorEastAsia"/>
        </w:rPr>
        <w:t xml:space="preserve"> describes the growth of preexisting individuals from the smallest size class into the smallest two size classes,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0A5484">
        <w:rPr>
          <w:rFonts w:eastAsiaTheme="minorEastAsia"/>
        </w:rPr>
        <w:t xml:space="preserve"> is the probability that an individual in the smallest size class will survive from time </w:t>
      </w:r>
      <m:oMath>
        <m:r>
          <w:rPr>
            <w:rFonts w:ascii="Cambria Math" w:eastAsiaTheme="minorEastAsia" w:hAnsi="Cambria Math"/>
          </w:rPr>
          <m:t>t</m:t>
        </m:r>
      </m:oMath>
      <w:r w:rsidR="000A5484">
        <w:rPr>
          <w:rFonts w:eastAsiaTheme="minorEastAsia"/>
        </w:rPr>
        <w:t xml:space="preserve"> to time </w:t>
      </w:r>
      <m:oMath>
        <m:r>
          <w:rPr>
            <w:rFonts w:ascii="Cambria Math" w:eastAsiaTheme="minorEastAsia" w:hAnsi="Cambria Math"/>
          </w:rPr>
          <m:t>t+1</m:t>
        </m:r>
      </m:oMath>
      <w:r w:rsidR="000A548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0A5484">
        <w:rPr>
          <w:rFonts w:eastAsiaTheme="minorEastAsia"/>
        </w:rPr>
        <w:t xml:space="preserve"> is the probability that a new recruit will transition into size class </w:t>
      </w:r>
      <m:oMath>
        <m:r>
          <w:rPr>
            <w:rFonts w:ascii="Cambria Math" w:eastAsiaTheme="minorEastAsia" w:hAnsi="Cambria Math"/>
          </w:rPr>
          <m:t>u</m:t>
        </m:r>
      </m:oMath>
      <w:r w:rsidR="000A5484">
        <w:rPr>
          <w:rFonts w:eastAsiaTheme="minorEastAsia"/>
        </w:rPr>
        <w:t xml:space="preserve"> by time </w:t>
      </w:r>
      <m:oMath>
        <m:r>
          <w:rPr>
            <w:rFonts w:ascii="Cambria Math" w:eastAsiaTheme="minorEastAsia" w:hAnsi="Cambria Math"/>
          </w:rPr>
          <w:lastRenderedPageBreak/>
          <m:t>t+1</m:t>
        </m:r>
      </m:oMath>
      <w:r w:rsidR="000A548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0A5484">
        <w:rPr>
          <w:rFonts w:eastAsiaTheme="minorEastAsia"/>
        </w:rPr>
        <w:t xml:space="preserve"> is the number of new recruits generated per existing </w:t>
      </w:r>
      <w:commentRangeStart w:id="105"/>
      <w:r w:rsidR="000A5484">
        <w:rPr>
          <w:rFonts w:eastAsiaTheme="minorEastAsia"/>
        </w:rPr>
        <w:t xml:space="preserve">individual in size class </w:t>
      </w:r>
      <w:commentRangeEnd w:id="105"/>
      <w:r w:rsidR="00FE1095">
        <w:rPr>
          <w:rStyle w:val="CommentReference"/>
        </w:rPr>
        <w:commentReference w:id="105"/>
      </w:r>
      <m:oMath>
        <m:r>
          <w:rPr>
            <w:rFonts w:ascii="Cambria Math" w:eastAsiaTheme="minorEastAsia" w:hAnsi="Cambria Math"/>
          </w:rPr>
          <m:t>v</m:t>
        </m:r>
      </m:oMath>
      <w:r w:rsidR="000A5484">
        <w:rPr>
          <w:rFonts w:eastAsiaTheme="minorEastAsia"/>
        </w:rPr>
        <w:t xml:space="preserve"> (the fecundity). </w:t>
      </w:r>
      <w:r w:rsidR="00790CD7">
        <w:rPr>
          <w:rFonts w:eastAsiaTheme="minorEastAsia"/>
        </w:rPr>
        <w:t xml:space="preserve">Recall that each element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790CD7">
        <w:rPr>
          <w:rFonts w:eastAsiaTheme="minorEastAsia"/>
        </w:rPr>
        <w:t xml:space="preserve"> is also indexed by subplot </w:t>
      </w:r>
      <m:oMath>
        <m:r>
          <w:rPr>
            <w:rFonts w:ascii="Cambria Math" w:eastAsiaTheme="minorEastAsia" w:hAnsi="Cambria Math"/>
          </w:rPr>
          <m:t>l</m:t>
        </m:r>
      </m:oMath>
      <w:r w:rsidR="00790CD7">
        <w:rPr>
          <w:rFonts w:eastAsiaTheme="minorEastAsia"/>
        </w:rPr>
        <w:t xml:space="preserve"> and census interval </w:t>
      </w:r>
      <m:oMath>
        <m:r>
          <w:rPr>
            <w:rFonts w:ascii="Cambria Math" w:eastAsiaTheme="minorEastAsia" w:hAnsi="Cambria Math"/>
          </w:rPr>
          <m:t>t</m:t>
        </m:r>
      </m:oMath>
      <w:r w:rsidR="00790CD7">
        <w:rPr>
          <w:rFonts w:eastAsiaTheme="minorEastAsia"/>
        </w:rPr>
        <w:t>, but that these indices have been omitted for clarity.</w:t>
      </w:r>
      <w:r w:rsidR="0027112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oMath>
      <w:r w:rsidR="0027112C">
        <w:rPr>
          <w:rFonts w:eastAsiaTheme="minorEastAsia"/>
        </w:rPr>
        <w:t xml:space="preserve"> is given by:</w:t>
      </w:r>
    </w:p>
    <w:p w14:paraId="16D438D1" w14:textId="27856331" w:rsidR="00EB1B4C" w:rsidRDefault="00EB1B4C" w:rsidP="00EB1B4C">
      <w:pPr>
        <w:pStyle w:val="Caption"/>
        <w:keepNext/>
      </w:pPr>
      <w:bookmarkStart w:id="106" w:name="_Ref93582027"/>
      <w:commentRangeStart w:id="107"/>
      <w:r>
        <w:t>Equation</w:t>
      </w:r>
      <w:commentRangeEnd w:id="107"/>
      <w:r w:rsidR="00FE1095">
        <w:rPr>
          <w:rStyle w:val="CommentReference"/>
          <w:i w:val="0"/>
          <w:iCs w:val="0"/>
          <w:color w:val="auto"/>
        </w:rPr>
        <w:commentReference w:id="107"/>
      </w:r>
      <w:r>
        <w:t xml:space="preserve"> </w:t>
      </w:r>
      <w:fldSimple w:instr=" SEQ Equation \* ARABIC ">
        <w:r w:rsidR="0021304E">
          <w:rPr>
            <w:noProof/>
          </w:rPr>
          <w:t>8</w:t>
        </w:r>
      </w:fldSimple>
      <w:bookmarkEnd w:id="106"/>
    </w:p>
    <w:p w14:paraId="36A0526C" w14:textId="7C40DF96" w:rsidR="0027112C" w:rsidRPr="00860357" w:rsidRDefault="00E13880" w:rsidP="00E01957">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u,1,l</m:t>
              </m:r>
            </m:sub>
          </m:sSub>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oMath>
      </m:oMathPara>
    </w:p>
    <w:p w14:paraId="5584BB72" w14:textId="79F8DCB5" w:rsidR="00860357" w:rsidRDefault="00860357" w:rsidP="00E01957">
      <w:pPr>
        <w:spacing w:line="360" w:lineRule="auto"/>
        <w:rPr>
          <w:rFonts w:eastAsiaTheme="minorEastAsia"/>
        </w:rPr>
      </w:pPr>
      <w:r>
        <w:rPr>
          <w:rFonts w:eastAsiaTheme="minorEastAsia"/>
        </w:rPr>
        <w:tab/>
      </w:r>
      <w:commentRangeStart w:id="108"/>
      <w:r>
        <w:rPr>
          <w:rFonts w:eastAsiaTheme="minorEastAsia"/>
        </w:rPr>
        <w:t>Where</w:t>
      </w:r>
      <w:commentRangeEnd w:id="108"/>
      <w:r w:rsidR="00DA5840">
        <w:rPr>
          <w:rStyle w:val="CommentReference"/>
        </w:rPr>
        <w:commentReference w:id="108"/>
      </w:r>
      <w:r>
        <w:rPr>
          <w:rFonts w:eastAsiaTheme="minorEastAsia"/>
        </w:rPr>
        <w:t xml:space="preserve"> </w:t>
      </w:r>
      <m:oMath>
        <m:r>
          <m:rPr>
            <m:sty m:val="p"/>
          </m:rPr>
          <w:rPr>
            <w:rFonts w:ascii="Cambria Math" w:eastAsiaTheme="minorEastAsia" w:hAnsi="Cambria Math"/>
          </w:rPr>
          <m:t>Φ</m:t>
        </m:r>
      </m:oMath>
      <w:r>
        <w:rPr>
          <w:rFonts w:eastAsiaTheme="minorEastAsia"/>
        </w:rPr>
        <w:t xml:space="preserve"> is the cumulative probability density </w:t>
      </w:r>
      <w:r w:rsidR="008F0ED0">
        <w:rPr>
          <w:rFonts w:eastAsiaTheme="minorEastAsia"/>
        </w:rPr>
        <w:t xml:space="preserve">function </w:t>
      </w:r>
      <w:r>
        <w:rPr>
          <w:rFonts w:eastAsiaTheme="minorEastAsia"/>
        </w:rPr>
        <w:t xml:space="preserve">of a normal distribution with mean </w:t>
      </w:r>
      <m:oMath>
        <m:r>
          <w:rPr>
            <w:rFonts w:ascii="Cambria Math" w:eastAsiaTheme="minorEastAsia" w:hAnsi="Cambria Math"/>
          </w:rPr>
          <m:t>μ</m:t>
        </m:r>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sidR="00483267">
        <w:rPr>
          <w:rFonts w:eastAsiaTheme="minorEastAsia"/>
        </w:rPr>
        <w:t xml:space="preserve"> evaluated at the upper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sidR="00483267">
        <w:rPr>
          <w:rFonts w:eastAsiaTheme="minorEastAsia"/>
        </w:rPr>
        <w:t xml:space="preserve">), the lower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sidR="00483267">
        <w:rPr>
          <w:rFonts w:eastAsiaTheme="minorEastAsia"/>
        </w:rPr>
        <w:t xml:space="preserve">), or 0. </w:t>
      </w:r>
      <m:oMath>
        <m:r>
          <w:rPr>
            <w:rFonts w:ascii="Cambria Math" w:eastAsiaTheme="minorEastAsia" w:hAnsi="Cambria Math"/>
          </w:rPr>
          <m:t>μ</m:t>
        </m:r>
      </m:oMath>
      <w:r w:rsidR="00483267">
        <w:rPr>
          <w:rFonts w:eastAsiaTheme="minorEastAsia"/>
        </w:rPr>
        <w:t xml:space="preserve"> is c</w:t>
      </w:r>
      <w:r w:rsidR="00EB1B4C">
        <w:rPr>
          <w:rFonts w:eastAsiaTheme="minorEastAsia"/>
        </w:rPr>
        <w:t>alculated</w:t>
      </w:r>
      <w:r w:rsidR="00400795">
        <w:rPr>
          <w:rFonts w:eastAsiaTheme="minorEastAsia"/>
        </w:rPr>
        <w:t xml:space="preserve"> for each subplot </w:t>
      </w:r>
      <m:oMath>
        <m:r>
          <w:rPr>
            <w:rFonts w:ascii="Cambria Math" w:eastAsiaTheme="minorEastAsia" w:hAnsi="Cambria Math"/>
          </w:rPr>
          <m:t>l</m:t>
        </m:r>
      </m:oMath>
      <w:r w:rsidR="00EB1B4C">
        <w:rPr>
          <w:rFonts w:eastAsiaTheme="minorEastAsia"/>
        </w:rPr>
        <w:t xml:space="preserve"> from </w:t>
      </w:r>
      <w:r w:rsidR="00005093">
        <w:rPr>
          <w:rFonts w:eastAsiaTheme="minorEastAsia"/>
        </w:rPr>
        <w:fldChar w:fldCharType="begin"/>
      </w:r>
      <w:r w:rsidR="00005093">
        <w:rPr>
          <w:rFonts w:eastAsiaTheme="minorEastAsia"/>
        </w:rPr>
        <w:instrText xml:space="preserve"> REF _Ref93578923 \h </w:instrText>
      </w:r>
      <w:r w:rsidR="00005093">
        <w:rPr>
          <w:rFonts w:eastAsiaTheme="minorEastAsia"/>
        </w:rPr>
      </w:r>
      <w:r w:rsidR="00005093">
        <w:rPr>
          <w:rFonts w:eastAsiaTheme="minorEastAsia"/>
        </w:rPr>
        <w:fldChar w:fldCharType="separate"/>
      </w:r>
      <w:r w:rsidR="00005093">
        <w:t xml:space="preserve">Equation </w:t>
      </w:r>
      <w:r w:rsidR="00005093">
        <w:rPr>
          <w:noProof/>
        </w:rPr>
        <w:t>4</w:t>
      </w:r>
      <w:r w:rsidR="00005093">
        <w:rPr>
          <w:rFonts w:eastAsiaTheme="minorEastAsia"/>
        </w:rPr>
        <w:fldChar w:fldCharType="end"/>
      </w:r>
      <w:r w:rsidR="00005093">
        <w:rPr>
          <w:rFonts w:eastAsiaTheme="minorEastAsia"/>
        </w:rPr>
        <w:t xml:space="preserve"> using the mean DBH of all trees (of all species) in size class 1 (0.0103 m) as an </w:t>
      </w:r>
      <w:r w:rsidR="00400795">
        <w:rPr>
          <w:rFonts w:eastAsiaTheme="minorEastAsia"/>
        </w:rPr>
        <w:t xml:space="preserve">approximation for the size of an individual in the smallest size bin. Likewise,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400795">
        <w:rPr>
          <w:rFonts w:eastAsiaTheme="minorEastAsia"/>
        </w:rPr>
        <w:t xml:space="preserve"> is calculated using </w:t>
      </w:r>
      <w:r w:rsidR="00400795">
        <w:rPr>
          <w:rFonts w:eastAsiaTheme="minorEastAsia"/>
        </w:rPr>
        <w:fldChar w:fldCharType="begin"/>
      </w:r>
      <w:r w:rsidR="00400795">
        <w:rPr>
          <w:rFonts w:eastAsiaTheme="minorEastAsia"/>
        </w:rPr>
        <w:instrText xml:space="preserve"> REF _Ref93579342 \h </w:instrText>
      </w:r>
      <w:r w:rsidR="00400795">
        <w:rPr>
          <w:rFonts w:eastAsiaTheme="minorEastAsia"/>
        </w:rPr>
      </w:r>
      <w:r w:rsidR="00400795">
        <w:rPr>
          <w:rFonts w:eastAsiaTheme="minorEastAsia"/>
        </w:rPr>
        <w:fldChar w:fldCharType="separate"/>
      </w:r>
      <w:r w:rsidR="00400795">
        <w:t xml:space="preserve">Equation </w:t>
      </w:r>
      <w:r w:rsidR="00400795">
        <w:rPr>
          <w:noProof/>
        </w:rPr>
        <w:t>2</w:t>
      </w:r>
      <w:r w:rsidR="00400795">
        <w:rPr>
          <w:rFonts w:eastAsiaTheme="minorEastAsia"/>
        </w:rPr>
        <w:fldChar w:fldCharType="end"/>
      </w:r>
      <w:r w:rsidR="00400795">
        <w:rPr>
          <w:rFonts w:eastAsiaTheme="minorEastAsia"/>
        </w:rPr>
        <w:t xml:space="preserve"> to predict the survival of an individual with </w:t>
      </w:r>
      <m:oMath>
        <m:r>
          <w:rPr>
            <w:rFonts w:ascii="Cambria Math" w:eastAsiaTheme="minorEastAsia" w:hAnsi="Cambria Math"/>
          </w:rPr>
          <m:t>DBH=0.0103</m:t>
        </m:r>
      </m:oMath>
      <w:r w:rsidR="00400795">
        <w:rPr>
          <w:rFonts w:eastAsiaTheme="minorEastAsia"/>
        </w:rPr>
        <w:t xml:space="preserve"> m on subplot </w:t>
      </w:r>
      <m:oMath>
        <m:r>
          <w:rPr>
            <w:rFonts w:ascii="Cambria Math" w:eastAsiaTheme="minorEastAsia" w:hAnsi="Cambria Math"/>
          </w:rPr>
          <m:t>l</m:t>
        </m:r>
      </m:oMath>
      <w:r w:rsidR="00400795">
        <w:rPr>
          <w:rFonts w:eastAsiaTheme="minorEastAsia"/>
        </w:rPr>
        <w:t xml:space="preserve">. </w:t>
      </w:r>
      <w:commentRangeStart w:id="109"/>
      <w:r w:rsidR="00B21325">
        <w:rPr>
          <w:rFonts w:eastAsiaTheme="minorEastAsia"/>
        </w:rPr>
        <w:t>Shriver et al</w:t>
      </w:r>
      <w:commentRangeEnd w:id="109"/>
      <w:r w:rsidR="007108F6">
        <w:rPr>
          <w:rStyle w:val="CommentReference"/>
        </w:rPr>
        <w:commentReference w:id="109"/>
      </w:r>
      <w:r w:rsidR="00B21325">
        <w:rPr>
          <w:rFonts w:eastAsiaTheme="minorEastAsia"/>
        </w:rPr>
        <w:t xml:space="preserve">. estimated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B21325">
        <w:rPr>
          <w:rFonts w:eastAsiaTheme="minorEastAsia"/>
        </w:rPr>
        <w:t xml:space="preserve"> using a normalized gaussian </w:t>
      </w:r>
      <w:r w:rsidR="005D180E">
        <w:rPr>
          <w:rFonts w:eastAsiaTheme="minorEastAsia"/>
        </w:rPr>
        <w:t>kernel but</w:t>
      </w:r>
      <w:r w:rsidR="00B21325">
        <w:rPr>
          <w:rFonts w:eastAsiaTheme="minorEastAsia"/>
        </w:rPr>
        <w:t xml:space="preserve"> had difficulty estimating the mean and variance of this recruit size kernel. </w:t>
      </w:r>
      <w:r w:rsidR="008E09B2">
        <w:rPr>
          <w:rFonts w:eastAsiaTheme="minorEastAsia"/>
        </w:rPr>
        <w:t>Model testing for this study revealed</w:t>
      </w:r>
      <w:r w:rsidR="00B21325">
        <w:rPr>
          <w:rFonts w:eastAsiaTheme="minorEastAsia"/>
        </w:rPr>
        <w:t xml:space="preserve"> that the parameters for this kernel were </w:t>
      </w:r>
      <w:commentRangeStart w:id="110"/>
      <w:r w:rsidR="00B21325">
        <w:rPr>
          <w:rFonts w:eastAsiaTheme="minorEastAsia"/>
        </w:rPr>
        <w:t xml:space="preserve">not identifiable </w:t>
      </w:r>
      <w:commentRangeEnd w:id="110"/>
      <w:r w:rsidR="00DA5840">
        <w:rPr>
          <w:rStyle w:val="CommentReference"/>
        </w:rPr>
        <w:commentReference w:id="110"/>
      </w:r>
      <w:r w:rsidR="00B21325">
        <w:rPr>
          <w:rFonts w:eastAsiaTheme="minorEastAsia"/>
        </w:rPr>
        <w:t xml:space="preserve">and attempting to estimate them resulted in </w:t>
      </w:r>
      <w:commentRangeStart w:id="111"/>
      <w:r w:rsidR="00B21325">
        <w:rPr>
          <w:rFonts w:eastAsiaTheme="minorEastAsia"/>
        </w:rPr>
        <w:t>divergent transitions in the Hamiltonian Monte Carlo algorithm described below</w:t>
      </w:r>
      <w:commentRangeEnd w:id="111"/>
      <w:r w:rsidR="00DA5840">
        <w:rPr>
          <w:rStyle w:val="CommentReference"/>
        </w:rPr>
        <w:commentReference w:id="111"/>
      </w:r>
      <w:r w:rsidR="00B21325">
        <w:rPr>
          <w:rFonts w:eastAsiaTheme="minorEastAsia"/>
        </w:rPr>
        <w:t xml:space="preserve">. Rather than attempt to estimate the mean and variance of a gaussian recruitment size kernel, </w:t>
      </w:r>
      <w:r w:rsidR="005D180E">
        <w:rPr>
          <w:rFonts w:eastAsiaTheme="minorEastAsia"/>
        </w:rPr>
        <w:t>we</w:t>
      </w:r>
      <w:r w:rsidR="00B21325">
        <w:rPr>
          <w:rFonts w:eastAsiaTheme="minorEastAsia"/>
        </w:rPr>
        <w:t xml:space="preserve"> approximated the recruitment size kernel (the probability that </w:t>
      </w:r>
      <w:proofErr w:type="gramStart"/>
      <w:r w:rsidR="00B21325">
        <w:rPr>
          <w:rFonts w:eastAsiaTheme="minorEastAsia"/>
        </w:rPr>
        <w:t>a new recruit</w:t>
      </w:r>
      <w:proofErr w:type="gramEnd"/>
      <w:r w:rsidR="00B21325">
        <w:rPr>
          <w:rFonts w:eastAsiaTheme="minorEastAsia"/>
        </w:rPr>
        <w:t xml:space="preserve"> will grow into size class </w:t>
      </w:r>
      <m:oMath>
        <m:r>
          <w:rPr>
            <w:rFonts w:ascii="Cambria Math" w:eastAsiaTheme="minorEastAsia" w:hAnsi="Cambria Math"/>
          </w:rPr>
          <m:t>u</m:t>
        </m:r>
      </m:oMath>
      <w:r w:rsidR="00B21325">
        <w:rPr>
          <w:rFonts w:eastAsiaTheme="minorEastAsia"/>
        </w:rPr>
        <w:t xml:space="preserve">) as the proportion of untagged individuals found within </w:t>
      </w:r>
      <w:r w:rsidR="008E09B2">
        <w:rPr>
          <w:rFonts w:eastAsiaTheme="minorEastAsia"/>
        </w:rPr>
        <w:t xml:space="preserve">that size class, giving </w:t>
      </w:r>
      <m:oMath>
        <m:r>
          <w:rPr>
            <w:rFonts w:ascii="Cambria Math" w:eastAsiaTheme="minorEastAsia" w:hAnsi="Cambria Math"/>
          </w:rPr>
          <m:t>r≅[0.85, 0.15]</m:t>
        </m:r>
      </m:oMath>
      <w:r w:rsidR="008E09B2">
        <w:rPr>
          <w:rFonts w:eastAsiaTheme="minorEastAsia"/>
        </w:rPr>
        <w:t xml:space="preserve">. </w:t>
      </w:r>
      <w:commentRangeStart w:id="112"/>
      <w:r w:rsidR="008E09B2">
        <w:rPr>
          <w:rFonts w:eastAsiaTheme="minorEastAsia"/>
        </w:rPr>
        <w:t xml:space="preserve">Finally, the parameter of primary interest </w:t>
      </w:r>
      <w:commentRangeEnd w:id="112"/>
      <w:r w:rsidR="00DA5840">
        <w:rPr>
          <w:rStyle w:val="CommentReference"/>
        </w:rPr>
        <w:commentReference w:id="112"/>
      </w:r>
      <w:r w:rsidR="008E09B2">
        <w:rPr>
          <w:rFonts w:eastAsiaTheme="minorEastAsia"/>
        </w:rPr>
        <w:t xml:space="preserve">in the recruitment sub model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8E09B2">
        <w:rPr>
          <w:rFonts w:eastAsiaTheme="minorEastAsia"/>
        </w:rPr>
        <w:t xml:space="preserve">, the fecundity of individuals in size class </w:t>
      </w:r>
      <m:oMath>
        <m:r>
          <w:rPr>
            <w:rFonts w:ascii="Cambria Math" w:eastAsiaTheme="minorEastAsia" w:hAnsi="Cambria Math"/>
          </w:rPr>
          <m:t>v</m:t>
        </m:r>
      </m:oMath>
      <w:r w:rsidR="008E09B2">
        <w:rPr>
          <w:rFonts w:eastAsiaTheme="minorEastAsia"/>
        </w:rPr>
        <w:t>:</w:t>
      </w:r>
    </w:p>
    <w:p w14:paraId="12A8D38E" w14:textId="723E6D45" w:rsidR="0021304E" w:rsidRDefault="0021304E" w:rsidP="0021304E">
      <w:pPr>
        <w:pStyle w:val="Caption"/>
        <w:keepNext/>
      </w:pPr>
      <w:bookmarkStart w:id="113" w:name="_Ref93583271"/>
      <w:r>
        <w:t xml:space="preserve">Equation </w:t>
      </w:r>
      <w:fldSimple w:instr=" SEQ Equation \* ARABIC ">
        <w:r>
          <w:rPr>
            <w:noProof/>
          </w:rPr>
          <w:t>9</w:t>
        </w:r>
      </w:fldSimple>
      <w:bookmarkEnd w:id="113"/>
    </w:p>
    <w:p w14:paraId="57B8E5BE" w14:textId="0FFA1F2B" w:rsidR="008E09B2" w:rsidRDefault="00E13880" w:rsidP="00E0195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e>
          </m:func>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v,l</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j[l]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(f)k[l]</m:t>
              </m:r>
            </m:sub>
          </m:sSub>
        </m:oMath>
      </m:oMathPara>
    </w:p>
    <w:p w14:paraId="4B051F17" w14:textId="7EC241F8" w:rsidR="00EB1B4C" w:rsidRDefault="008E09B2" w:rsidP="00EB1B4C">
      <w:pPr>
        <w:spacing w:line="360" w:lineRule="auto"/>
        <w:rPr>
          <w:rFonts w:eastAsiaTheme="minorEastAsia"/>
        </w:rPr>
      </w:pPr>
      <w:r>
        <w:rPr>
          <w:rFonts w:eastAsiaTheme="minorEastAsia"/>
        </w:rPr>
        <w:tab/>
      </w:r>
      <w:r w:rsidR="00EA2ACC">
        <w:rPr>
          <w:rFonts w:eastAsiaTheme="minorEastAsia"/>
        </w:rPr>
        <w:t xml:space="preserve">Where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v,l</m:t>
            </m:r>
          </m:sub>
        </m:sSub>
      </m:oMath>
      <w:r w:rsidR="00EA2ACC">
        <w:rPr>
          <w:rFonts w:eastAsiaTheme="minorEastAsia"/>
        </w:rPr>
        <w:t xml:space="preserve"> is a vector of fixed effects coefficients for size class </w:t>
      </w:r>
      <m:oMath>
        <m:r>
          <w:rPr>
            <w:rFonts w:ascii="Cambria Math" w:eastAsiaTheme="minorEastAsia" w:hAnsi="Cambria Math"/>
          </w:rPr>
          <m:t>v</m:t>
        </m:r>
      </m:oMath>
      <w:r w:rsidR="00EA2ACC">
        <w:rPr>
          <w:rFonts w:eastAsiaTheme="minorEastAsia"/>
        </w:rPr>
        <w:t xml:space="preserve"> on subplot </w:t>
      </w:r>
      <m:oMath>
        <m:r>
          <w:rPr>
            <w:rFonts w:ascii="Cambria Math" w:eastAsiaTheme="minorEastAsia" w:hAnsi="Cambria Math"/>
          </w:rPr>
          <m:t>l</m:t>
        </m:r>
      </m:oMath>
      <w:r w:rsidR="00EA2ACC">
        <w:rPr>
          <w:rFonts w:eastAsiaTheme="minorEastAsia"/>
        </w:rPr>
        <w:t xml:space="preserve">, again using the mean DBH of all stems in size class </w:t>
      </w:r>
      <m:oMath>
        <m:r>
          <w:rPr>
            <w:rFonts w:ascii="Cambria Math" w:eastAsiaTheme="minorEastAsia" w:hAnsi="Cambria Math"/>
          </w:rPr>
          <m:t>v</m:t>
        </m:r>
      </m:oMath>
      <w:r w:rsidR="00EA2ACC">
        <w:rPr>
          <w:rFonts w:eastAsiaTheme="minorEastAsia"/>
        </w:rPr>
        <w:t xml:space="preserve"> to approximate the size of an individual in class </w:t>
      </w:r>
      <m:oMath>
        <m:r>
          <w:rPr>
            <w:rFonts w:ascii="Cambria Math" w:eastAsiaTheme="minorEastAsia" w:hAnsi="Cambria Math"/>
          </w:rPr>
          <m:t>v</m:t>
        </m:r>
      </m:oMath>
      <w:r w:rsidR="00EA2ACC">
        <w:rPr>
          <w:rFonts w:eastAsiaTheme="minorEastAsia"/>
        </w:rPr>
        <w:t xml:space="preserve">. The covariates and parameters are as described for the growth and survival sub models, though here indexed by </w:t>
      </w:r>
      <m:oMath>
        <m:r>
          <w:rPr>
            <w:rFonts w:ascii="Cambria Math" w:eastAsiaTheme="minorEastAsia" w:hAnsi="Cambria Math"/>
          </w:rPr>
          <m:t>f</m:t>
        </m:r>
      </m:oMath>
      <w:r w:rsidR="00EA2ACC">
        <w:rPr>
          <w:rFonts w:eastAsiaTheme="minorEastAsia"/>
        </w:rPr>
        <w:t xml:space="preserve"> to indicate that they are the parameters for the fecundity sub model.</w:t>
      </w:r>
    </w:p>
    <w:p w14:paraId="5AAB6769" w14:textId="4C676C25" w:rsidR="003E5D44" w:rsidRPr="00EA2ACC" w:rsidRDefault="005D180E" w:rsidP="003E5D44">
      <w:pPr>
        <w:spacing w:line="360" w:lineRule="auto"/>
        <w:ind w:firstLine="720"/>
      </w:pPr>
      <w:commentRangeStart w:id="114"/>
      <w:r>
        <w:rPr>
          <w:rFonts w:eastAsiaTheme="minorEastAsia"/>
        </w:rPr>
        <w:t>We</w:t>
      </w:r>
      <w:commentRangeEnd w:id="114"/>
      <w:r w:rsidR="00D54D68">
        <w:rPr>
          <w:rStyle w:val="CommentReference"/>
        </w:rPr>
        <w:commentReference w:id="114"/>
      </w:r>
      <w:r w:rsidR="003E5D44">
        <w:rPr>
          <w:rFonts w:eastAsiaTheme="minorEastAsia"/>
        </w:rPr>
        <w:t xml:space="preserve"> chose to use 12.7 cm wide bins for size classes to balance computational requirements against resolution needs in describing the size distribution of sugar pines, which ranges from 0 cm to 246 cm in DBH in this dataset. The 12.7 cm wide bins align with the changes in sampling area associated with different size classes in the FIA protocol and avoid </w:t>
      </w:r>
      <w:commentRangeStart w:id="115"/>
      <w:r w:rsidR="003E5D44">
        <w:rPr>
          <w:rFonts w:eastAsiaTheme="minorEastAsia"/>
        </w:rPr>
        <w:t xml:space="preserve">the computational costs </w:t>
      </w:r>
      <w:commentRangeEnd w:id="115"/>
      <w:r w:rsidR="00907D59">
        <w:rPr>
          <w:rStyle w:val="CommentReference"/>
        </w:rPr>
        <w:commentReference w:id="115"/>
      </w:r>
      <w:r w:rsidR="003E5D44">
        <w:rPr>
          <w:rFonts w:eastAsiaTheme="minorEastAsia"/>
        </w:rPr>
        <w:t>which would be associated with using 2.54 cm bins (as did</w:t>
      </w:r>
      <w:commentRangeStart w:id="116"/>
      <w:r w:rsidR="003E5D44">
        <w:rPr>
          <w:rFonts w:eastAsiaTheme="minorEastAsia"/>
        </w:rPr>
        <w:t xml:space="preserve"> Shriver et al.) </w:t>
      </w:r>
      <w:commentRangeEnd w:id="116"/>
      <w:r w:rsidR="007108F6">
        <w:rPr>
          <w:rStyle w:val="CommentReference"/>
        </w:rPr>
        <w:commentReference w:id="116"/>
      </w:r>
      <w:r w:rsidR="003E5D44">
        <w:rPr>
          <w:rFonts w:eastAsiaTheme="minorEastAsia"/>
        </w:rPr>
        <w:t xml:space="preserve">for a tree species which can grow to more than 200 cm DBH. </w:t>
      </w:r>
      <w:commentRangeStart w:id="117"/>
      <w:r w:rsidR="003E5D44">
        <w:rPr>
          <w:rFonts w:eastAsiaTheme="minorEastAsia"/>
        </w:rPr>
        <w:t xml:space="preserve">The relative coarseness of the 12.7 cm size bins is mitigated here by the use of the mean size rule </w:t>
      </w:r>
      <w:r w:rsidR="003E5D44">
        <w:rPr>
          <w:rFonts w:eastAsiaTheme="minorEastAsia"/>
        </w:rPr>
        <w:lastRenderedPageBreak/>
        <w:t xml:space="preserve">(rather than the midpoint size rule) </w:t>
      </w:r>
      <w:commentRangeEnd w:id="117"/>
      <w:r w:rsidR="00907D59">
        <w:rPr>
          <w:rStyle w:val="CommentReference"/>
        </w:rPr>
        <w:commentReference w:id="117"/>
      </w:r>
      <w:r w:rsidR="003E5D44">
        <w:rPr>
          <w:rFonts w:eastAsiaTheme="minorEastAsia"/>
        </w:rPr>
        <w:t>to assign specific sizes to each bin for the purposes of estimating survival, growth, and fecundity of each size class, following suggestions from</w:t>
      </w:r>
      <w:r>
        <w:rPr>
          <w:rFonts w:eastAsiaTheme="minorEastAsia"/>
        </w:rPr>
        <w:t xml:space="preserve"> </w:t>
      </w:r>
      <w:commentRangeStart w:id="118"/>
      <w:r>
        <w:rPr>
          <w:rFonts w:eastAsiaTheme="minorEastAsia"/>
        </w:rPr>
        <w:fldChar w:fldCharType="begin" w:fldLock="1"/>
      </w:r>
      <w:r w:rsidR="002C19B3">
        <w:rPr>
          <w:rFonts w:eastAsiaTheme="minorEastAsia"/>
        </w:rPr>
        <w:instrText>ADDIN CSL_CITATION {"citationItems":[{"id":"ITEM-1","itemData":{"DOI":"10.1002/ecm.1447","ISSN":"15577015","abstract":"Structured demographic models are among the most common and useful tools in population biology. However, the introduction of integral projection models (IPMs) has caused a profound shift in the way many demographic models are conceptualized. Some researchers have argued that IPMs, by explicitly representing demographic processes as continuous functions of state variables such as size, are more statistically efficient, biologically realistic, and accurate than classic matrix projection models, calling into question the usefulness of the many studies based on matrix models. Here, we evaluate how IPMs and matrix models differ, as well as the extent to which these differences matter for estimation of key model outputs, including population growth rates, sensitivity patterns, and life spans. First, we detail the steps in constructing and using each type of model. Second, we present a review of published demographic models, concentrating on size-based studies, which shows significant overlap in the way IPMs and matrix models are constructed and analyzed. Third, to assess the impact of various modeling decisions on demographic predictions, we ran a series of simulations based on size-based demographic data sets for five biologically diverse species. We found little evidence that discrete vital rate estimation is less accurate than continuous functions across a wide range of sample sizes or size classes (equivalently bin numbers or mesh points). Most model outputs quickly converged with modest class numbers (≥10), regardless of most other modeling decisions. Another surprising result was that the most commonly used method to discretize growth rates for IPM analyses can introduce substantial error into model outputs. Finally, we show that empirical sample sizes generally matter more than modeling approach for the accuracy of demographic outputs. Based on these results, we provide specific recommendations to those constructing and evaluating structured population models. Both our literature review and simulations question the treatment of IPMs as a clearly distinct modeling approach or one that is inherently more accurate than classic matrix models. Importantly, this suggests that matrix models, representing the vast majority of past demographic analyses available for comparative and conservation work, continue to be useful and important sources of demographic information.","author":[{"dropping-particle":"","family":"Doak","given":"Daniel F.","non-dropping-particle":"","parse-names":false,"suffix":""},{"dropping-particle":"","family":"Waddle","given":"Ellen","non-dropping-particle":"","parse-names":false,"suffix":""},{"dropping-particle":"","family":"Langendorf","given":"Ryan E.","non-dropping-particle":"","parse-names":false,"suffix":""},{"dropping-particle":"","family":"Louthan","given":"Allison M.","non-dropping-particle":"","parse-names":false,"suffix":""},{"dropping-particle":"","family":"Isabelle Chardon","given":"Nathalie","non-dropping-particle":"","parse-names":false,"suffix":""},{"dropping-particle":"","family":"Dibner","given":"Reilly R.","non-dropping-particle":"","parse-names":false,"suffix":""},{"dropping-particle":"","family":"Keinath","given":"Douglas A.","non-dropping-particle":"","parse-names":false,"suffix":""},{"dropping-particle":"","family":"Lombardi","given":"Elizabeth","non-dropping-particle":"","parse-names":false,"suffix":""},{"dropping-particle":"","family":"Steenbock","given":"Christopher","non-dropping-particle":"","parse-names":false,"suffix":""},{"dropping-particle":"","family":"Shriver","given":"Robert K.","non-dropping-particle":"","parse-names":false,"suffix":""},{"dropping-particle":"","family":"Linares","given":"Cristina","non-dropping-particle":"","parse-names":false,"suffix":""},{"dropping-particle":"","family":"Begoña Garcia","given":"Maria","non-dropping-particle":"","parse-names":false,"suffix":""},{"dropping-particle":"","family":"Funk","given":"W. Chris","non-dropping-particle":"","parse-names":false,"suffix":""},{"dropping-particle":"","family":"Fitzpatrick","given":"Sarah W.","non-dropping-particle":"","parse-names":false,"suffix":""},{"dropping-particle":"","family":"Morris","given":"William F.","non-dropping-particle":"","parse-names":false,"suffix":""},{"dropping-particle":"","family":"Peterson","given":"Megan L.","non-dropping-particle":"","parse-names":false,"suffix":""}],"container-title":"Ecological Monographs","id":"ITEM-1","issue":"2","issued":{"date-parts":[["2021"]]},"note":"The core distinction is between continuous vital rate functions or discrete vital rate functions,... and even that I think is a little arbitrary. You can imagine a vital rate function with both discrete and continuous explanatory variables; MPM is just the special case where all explanatory variables are categorical, the growth/transition outcomes are all categorical, and everything is parameterized as group means (??? little fuzzy on that last bit)","title":"A critical comparison of integral projection and matrix projection models for demographic analysis","type":"article-journal","volume":"91"},"uris":["http://www.mendeley.com/documents/?uuid=6c9d4f2a-1675-4e9a-b58d-cedfa5f8c503"]}],"mendeley":{"formattedCitation":"(Doak &lt;i&gt;et al.&lt;/i&gt;, 2021)","plainTextFormattedCitation":"(Doak et al., 2021)","previouslyFormattedCitation":"(Doak &lt;i&gt;et al.&lt;/i&gt;, 2021)"},"properties":{"noteIndex":0},"schema":"https://github.com/citation-style-language/schema/raw/master/csl-citation.json"}</w:instrText>
      </w:r>
      <w:r>
        <w:rPr>
          <w:rFonts w:eastAsiaTheme="minorEastAsia"/>
        </w:rPr>
        <w:fldChar w:fldCharType="separate"/>
      </w:r>
      <w:r w:rsidR="00EB4A84" w:rsidRPr="00EB4A84">
        <w:rPr>
          <w:rFonts w:eastAsiaTheme="minorEastAsia"/>
          <w:noProof/>
        </w:rPr>
        <w:t xml:space="preserve">(Doak </w:t>
      </w:r>
      <w:r w:rsidR="00EB4A84" w:rsidRPr="00EB4A84">
        <w:rPr>
          <w:rFonts w:eastAsiaTheme="minorEastAsia"/>
          <w:i/>
          <w:noProof/>
        </w:rPr>
        <w:t>et al.</w:t>
      </w:r>
      <w:r w:rsidR="00EB4A84" w:rsidRPr="00EB4A84">
        <w:rPr>
          <w:rFonts w:eastAsiaTheme="minorEastAsia"/>
          <w:noProof/>
        </w:rPr>
        <w:t>, 2021)</w:t>
      </w:r>
      <w:r>
        <w:rPr>
          <w:rFonts w:eastAsiaTheme="minorEastAsia"/>
        </w:rPr>
        <w:fldChar w:fldCharType="end"/>
      </w:r>
      <w:r w:rsidR="003E5D44">
        <w:rPr>
          <w:rFonts w:eastAsiaTheme="minorEastAsia"/>
        </w:rPr>
        <w:t xml:space="preserve">. </w:t>
      </w:r>
      <w:commentRangeEnd w:id="118"/>
      <w:r w:rsidR="007108F6">
        <w:rPr>
          <w:rStyle w:val="CommentReference"/>
        </w:rPr>
        <w:commentReference w:id="118"/>
      </w:r>
    </w:p>
    <w:p w14:paraId="7D69B0AA" w14:textId="5CCCA48D" w:rsidR="003E5D44" w:rsidRPr="000B4F67" w:rsidRDefault="003E5D44" w:rsidP="00EB1B4C">
      <w:pPr>
        <w:spacing w:line="360" w:lineRule="auto"/>
        <w:rPr>
          <w:rFonts w:eastAsiaTheme="minorEastAsia"/>
        </w:rPr>
      </w:pPr>
      <w:r>
        <w:rPr>
          <w:rFonts w:eastAsiaTheme="minorEastAsia"/>
        </w:rPr>
        <w:tab/>
      </w:r>
      <w:commentRangeStart w:id="119"/>
      <w:r w:rsidR="00D71062">
        <w:rPr>
          <w:rFonts w:eastAsiaTheme="minorEastAsia"/>
        </w:rPr>
        <w:t>The three sub models were analyzed as a single model, so that the findings of the survival and growth sub models could inform the recruitment model</w:t>
      </w:r>
      <w:commentRangeEnd w:id="119"/>
      <w:r w:rsidR="00907D59">
        <w:rPr>
          <w:rStyle w:val="CommentReference"/>
        </w:rPr>
        <w:commentReference w:id="119"/>
      </w:r>
      <w:r w:rsidR="00D71062">
        <w:rPr>
          <w:rFonts w:eastAsiaTheme="minorEastAsia"/>
        </w:rPr>
        <w:t xml:space="preserve">. </w:t>
      </w:r>
      <w:r>
        <w:rPr>
          <w:rFonts w:eastAsiaTheme="minorEastAsia"/>
        </w:rPr>
        <w:t xml:space="preserve">Model data was prepared using the </w:t>
      </w:r>
      <w:proofErr w:type="spellStart"/>
      <w:r>
        <w:rPr>
          <w:rFonts w:eastAsiaTheme="minorEastAsia"/>
        </w:rPr>
        <w:t>tidyverse</w:t>
      </w:r>
      <w:proofErr w:type="spellEnd"/>
      <w:r>
        <w:rPr>
          <w:rFonts w:eastAsiaTheme="minorEastAsia"/>
        </w:rPr>
        <w:t xml:space="preserve"> package in R Version 4.1.1, and Bayesian parameter estimation was performed using </w:t>
      </w:r>
      <w:proofErr w:type="spellStart"/>
      <w:r>
        <w:rPr>
          <w:rFonts w:eastAsiaTheme="minorEastAsia"/>
        </w:rPr>
        <w:t>Hamiltonion</w:t>
      </w:r>
      <w:proofErr w:type="spellEnd"/>
      <w:r>
        <w:rPr>
          <w:rFonts w:eastAsiaTheme="minorEastAsia"/>
        </w:rPr>
        <w:t xml:space="preserve"> Monte Carlo as implemented in stan version 2.28.2 and the </w:t>
      </w:r>
      <w:proofErr w:type="spellStart"/>
      <w:r>
        <w:rPr>
          <w:rFonts w:eastAsiaTheme="minorEastAsia"/>
        </w:rPr>
        <w:t>cmdstanr</w:t>
      </w:r>
      <w:proofErr w:type="spellEnd"/>
      <w:r>
        <w:rPr>
          <w:rFonts w:eastAsiaTheme="minorEastAsia"/>
        </w:rPr>
        <w:t xml:space="preserve"> </w:t>
      </w:r>
      <w:commentRangeStart w:id="120"/>
      <w:r>
        <w:rPr>
          <w:rFonts w:eastAsiaTheme="minorEastAsia"/>
        </w:rPr>
        <w:t>package</w:t>
      </w:r>
      <w:commentRangeEnd w:id="120"/>
      <w:r w:rsidR="005A03F5">
        <w:rPr>
          <w:rStyle w:val="CommentReference"/>
        </w:rPr>
        <w:commentReference w:id="120"/>
      </w:r>
      <w:r>
        <w:rPr>
          <w:rFonts w:eastAsiaTheme="minorEastAsia"/>
        </w:rPr>
        <w:t xml:space="preserv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w:proofErr w:type="gramStart"/>
      <m:oMath>
        <m:r>
          <m:rPr>
            <m:nor/>
          </m:rPr>
          <w:rPr>
            <w:rFonts w:ascii="Cambria Math" w:eastAsiaTheme="minorEastAsia" w:hAnsi="Cambria Math"/>
          </w:rPr>
          <m:t>Normal(</m:t>
        </m:r>
        <w:proofErr w:type="gramEnd"/>
        <m:r>
          <m:rPr>
            <m:nor/>
          </m:rPr>
          <w:rPr>
            <w:rFonts w:ascii="Cambria Math" w:eastAsiaTheme="minorEastAsia" w:hAnsi="Cambria Math"/>
          </w:rPr>
          <m:t>0,5)</m:t>
        </m:r>
      </m:oMath>
      <w:r w:rsidR="007934A7">
        <w:rPr>
          <w:rFonts w:eastAsiaTheme="minorEastAsia"/>
        </w:rPr>
        <w:t xml:space="preserve"> (with variance terms restricted to positive values) except for the negative binomial 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commentRangeStart w:id="121"/>
      <w:r w:rsidR="00BF1B42">
        <w:rPr>
          <w:rFonts w:eastAsiaTheme="minorEastAsia"/>
        </w:rPr>
        <w:t>Fewer size bins in the recruitment sub model, the use of normal distributions instead of spatial gaussian predictive processes for random effects, and more efficient stan code allowed me to substantially reduce the wall time required for parameter estimation from the week reported by Shriver et al. to approximately one hour</w:t>
      </w:r>
      <w:commentRangeEnd w:id="121"/>
      <w:r w:rsidR="005A03F5">
        <w:rPr>
          <w:rStyle w:val="CommentReference"/>
        </w:rPr>
        <w:commentReference w:id="121"/>
      </w:r>
      <w:commentRangeStart w:id="122"/>
      <w:r w:rsidR="00BF1B42">
        <w:rPr>
          <w:rFonts w:eastAsiaTheme="minorEastAsia"/>
        </w:rPr>
        <w:t xml:space="preserve">. </w:t>
      </w:r>
      <w:r w:rsidR="00752208">
        <w:rPr>
          <w:rFonts w:eastAsiaTheme="minorEastAsia"/>
        </w:rPr>
        <w:t xml:space="preserve">Other R </w:t>
      </w:r>
      <w:commentRangeEnd w:id="122"/>
      <w:r w:rsidR="00907D59">
        <w:rPr>
          <w:rStyle w:val="CommentReference"/>
        </w:rPr>
        <w:commentReference w:id="122"/>
      </w:r>
      <w:r w:rsidR="00752208">
        <w:rPr>
          <w:rFonts w:eastAsiaTheme="minorEastAsia"/>
        </w:rPr>
        <w:t xml:space="preserve">packages used for data acquisition, data management, and plotting </w:t>
      </w:r>
      <w:proofErr w:type="gramStart"/>
      <w:r w:rsidR="00752208">
        <w:rPr>
          <w:rFonts w:eastAsiaTheme="minorEastAsia"/>
        </w:rPr>
        <w:t>include</w:t>
      </w:r>
      <w:r w:rsidR="005D180E">
        <w:rPr>
          <w:rFonts w:eastAsiaTheme="minorEastAsia"/>
        </w:rPr>
        <w:t>:</w:t>
      </w:r>
      <w:proofErr w:type="gramEnd"/>
      <w:r w:rsidR="00752208">
        <w:rPr>
          <w:rFonts w:eastAsiaTheme="minorEastAsia"/>
        </w:rPr>
        <w:t xml:space="preserve"> here, sf, </w:t>
      </w:r>
      <w:proofErr w:type="spellStart"/>
      <w:r w:rsidR="00752208">
        <w:rPr>
          <w:rFonts w:eastAsiaTheme="minorEastAsia"/>
        </w:rPr>
        <w:t>spdata</w:t>
      </w:r>
      <w:proofErr w:type="spellEnd"/>
      <w:r w:rsidR="00752208">
        <w:rPr>
          <w:rFonts w:eastAsiaTheme="minorEastAsia"/>
        </w:rPr>
        <w:t xml:space="preserve">, </w:t>
      </w:r>
      <w:proofErr w:type="spellStart"/>
      <w:r w:rsidR="00752208">
        <w:rPr>
          <w:rFonts w:eastAsiaTheme="minorEastAsia"/>
        </w:rPr>
        <w:t>bayesplot</w:t>
      </w:r>
      <w:proofErr w:type="spellEnd"/>
      <w:r w:rsidR="00752208">
        <w:rPr>
          <w:rFonts w:eastAsiaTheme="minorEastAsia"/>
        </w:rPr>
        <w:t xml:space="preserve">, posterior, units, raster, ggplot2, </w:t>
      </w:r>
      <w:proofErr w:type="spellStart"/>
      <w:r w:rsidR="00B65A24">
        <w:rPr>
          <w:rFonts w:eastAsiaTheme="minorEastAsia"/>
        </w:rPr>
        <w:t>USAboundaries</w:t>
      </w:r>
      <w:proofErr w:type="spellEnd"/>
      <w:r w:rsidR="00B65A24">
        <w:rPr>
          <w:rFonts w:eastAsiaTheme="minorEastAsia"/>
        </w:rPr>
        <w:t xml:space="preserve">, </w:t>
      </w:r>
      <w:proofErr w:type="spellStart"/>
      <w:r w:rsidR="00B65A24">
        <w:rPr>
          <w:rFonts w:eastAsiaTheme="minorEastAsia"/>
        </w:rPr>
        <w:t>truncnorm</w:t>
      </w:r>
      <w:proofErr w:type="spellEnd"/>
      <w:r w:rsidR="00D71062">
        <w:rPr>
          <w:rFonts w:eastAsiaTheme="minorEastAsia"/>
        </w:rPr>
        <w:t xml:space="preserve">, </w:t>
      </w:r>
      <w:proofErr w:type="spellStart"/>
      <w:r w:rsidR="00D71062">
        <w:rPr>
          <w:rFonts w:eastAsiaTheme="minorEastAsia"/>
        </w:rPr>
        <w:t>cowplot</w:t>
      </w:r>
      <w:proofErr w:type="spellEnd"/>
      <w:r w:rsidR="00D71062">
        <w:rPr>
          <w:rFonts w:eastAsiaTheme="minorEastAsia"/>
        </w:rPr>
        <w:t xml:space="preserve">, foreach, </w:t>
      </w:r>
      <w:r w:rsidR="005D180E">
        <w:rPr>
          <w:rFonts w:eastAsiaTheme="minorEastAsia"/>
        </w:rPr>
        <w:t xml:space="preserve">and </w:t>
      </w:r>
      <w:commentRangeStart w:id="123"/>
      <w:proofErr w:type="spellStart"/>
      <w:r w:rsidR="00D71062">
        <w:rPr>
          <w:rFonts w:eastAsiaTheme="minorEastAsia"/>
        </w:rPr>
        <w:t>doParallel</w:t>
      </w:r>
      <w:commentRangeEnd w:id="123"/>
      <w:proofErr w:type="spellEnd"/>
      <w:r w:rsidR="005A03F5">
        <w:rPr>
          <w:rStyle w:val="CommentReference"/>
        </w:rPr>
        <w:commentReference w:id="123"/>
      </w:r>
      <w:r w:rsidR="00D71062">
        <w:rPr>
          <w:rFonts w:eastAsiaTheme="minorEastAsia"/>
        </w:rPr>
        <w:t xml:space="preserve">. </w:t>
      </w:r>
    </w:p>
    <w:p w14:paraId="4B767712" w14:textId="0EBFF758" w:rsidR="00EE5D6E" w:rsidRPr="00EE5D6E" w:rsidRDefault="00272B03" w:rsidP="00E01957">
      <w:pPr>
        <w:pStyle w:val="Heading2"/>
        <w:spacing w:line="360" w:lineRule="auto"/>
      </w:pPr>
      <w:r>
        <w:t xml:space="preserve">Model </w:t>
      </w:r>
      <w:commentRangeStart w:id="124"/>
      <w:r>
        <w:t>Validation</w:t>
      </w:r>
      <w:commentRangeEnd w:id="124"/>
      <w:r w:rsidR="000B15A1">
        <w:rPr>
          <w:rStyle w:val="CommentReference"/>
          <w:rFonts w:asciiTheme="minorHAnsi" w:eastAsiaTheme="minorHAnsi" w:hAnsiTheme="minorHAnsi" w:cstheme="minorBidi"/>
          <w:color w:val="auto"/>
        </w:rPr>
        <w:commentReference w:id="124"/>
      </w:r>
    </w:p>
    <w:p w14:paraId="6EDBD71F" w14:textId="68C8EF6E" w:rsidR="009B22BB" w:rsidRDefault="00980556" w:rsidP="00E358D9">
      <w:pPr>
        <w:spacing w:line="360" w:lineRule="auto"/>
        <w:ind w:firstLine="720"/>
      </w:pPr>
      <w:r>
        <w:t xml:space="preserve">The basic diagnostics provided by </w:t>
      </w:r>
      <w:proofErr w:type="spellStart"/>
      <w:r>
        <w:t>cmdrstan</w:t>
      </w:r>
      <w:proofErr w:type="spellEnd"/>
      <w:r>
        <w:t xml:space="preserve"> (R-hat values, trace plots, per-chain posterior density plots, posterior pair plots, and assessment of divergences) were inspected for evidence of convergence and between-</w:t>
      </w:r>
      <w:proofErr w:type="spellStart"/>
      <w:r>
        <w:t>c</w:t>
      </w:r>
      <w:ins w:id="125" w:author="Daniel Foster" w:date="2022-02-15T12:22:00Z">
        <w:r w:rsidR="000B15A1">
          <w:t>a</w:t>
        </w:r>
      </w:ins>
      <w:r>
        <w:t>hain</w:t>
      </w:r>
      <w:proofErr w:type="spellEnd"/>
      <w:r>
        <w:t xml:space="preserve"> consistency or signs of difficulty estimating parameters. In addition, </w:t>
      </w:r>
      <w:r w:rsidR="005D180E">
        <w:t>we</w:t>
      </w:r>
      <w:r>
        <w:t xml:space="preserve"> </w:t>
      </w:r>
      <w:commentRangeStart w:id="126"/>
      <w:r>
        <w:t xml:space="preserve">plotted </w:t>
      </w:r>
      <w:r w:rsidR="00366F92">
        <w:t xml:space="preserve">posterior retrodictions </w:t>
      </w:r>
      <w:commentRangeEnd w:id="126"/>
      <w:r w:rsidR="006B7651">
        <w:rPr>
          <w:rStyle w:val="CommentReference"/>
        </w:rPr>
        <w:commentReference w:id="126"/>
      </w:r>
      <w:r w:rsidR="00366F92">
        <w:t>(</w:t>
      </w:r>
      <w:r>
        <w:t xml:space="preserve">observations </w:t>
      </w:r>
      <w:r w:rsidR="00366F92">
        <w:t>simulated</w:t>
      </w:r>
      <w:r>
        <w:t xml:space="preserve"> from the posterior distribution of parameters </w:t>
      </w:r>
      <w:r w:rsidR="00366F92">
        <w:t xml:space="preserve">against the real data used to train the model) </w:t>
      </w:r>
      <w:ins w:id="127" w:author="j battles" w:date="2022-02-14T07:32:00Z">
        <w:r w:rsidR="00A128BA">
          <w:t>to evaluate the fit of the model</w:t>
        </w:r>
      </w:ins>
      <w:ins w:id="128" w:author="j battles" w:date="2022-02-14T07:45:00Z">
        <w:r w:rsidR="004C5044">
          <w:t xml:space="preserve"> (???)</w:t>
        </w:r>
      </w:ins>
      <w:ins w:id="129" w:author="j battles" w:date="2022-02-14T07:32:00Z">
        <w:r w:rsidR="00A128BA">
          <w:t xml:space="preserve"> </w:t>
        </w:r>
      </w:ins>
      <w:r w:rsidR="00366F92">
        <w:t>and posterior predictions (observations simulated from the posterior distribution against real data held out from model training</w:t>
      </w:r>
      <w:ins w:id="130" w:author="j battles" w:date="2022-02-14T07:33:00Z">
        <w:r w:rsidR="00A128BA">
          <w:t>)</w:t>
        </w:r>
      </w:ins>
      <w:r w:rsidR="00366F92">
        <w:t xml:space="preserve"> </w:t>
      </w:r>
      <w:del w:id="131" w:author="j battles" w:date="2022-02-14T07:33:00Z">
        <w:r w:rsidR="00366F92" w:rsidDel="00A128BA">
          <w:delText>and used solely for validation)</w:delText>
        </w:r>
      </w:del>
      <w:ins w:id="132" w:author="j battles" w:date="2022-02-14T07:33:00Z">
        <w:r w:rsidR="00A128BA">
          <w:t xml:space="preserve"> </w:t>
        </w:r>
      </w:ins>
      <w:ins w:id="133" w:author="j battles" w:date="2022-02-14T07:32:00Z">
        <w:r w:rsidR="00A128BA">
          <w:t xml:space="preserve">to </w:t>
        </w:r>
      </w:ins>
      <w:ins w:id="134" w:author="j battles" w:date="2022-02-14T07:33:00Z">
        <w:r w:rsidR="00A128BA">
          <w:t>validate the accuracy of the model</w:t>
        </w:r>
      </w:ins>
      <w:ins w:id="135" w:author="j battles" w:date="2022-02-14T07:45:00Z">
        <w:r w:rsidR="004C5044">
          <w:t>(???)</w:t>
        </w:r>
      </w:ins>
      <w:r w:rsidR="00366F92">
        <w:t xml:space="preserve">. </w:t>
      </w:r>
      <w:commentRangeStart w:id="136"/>
      <w:r w:rsidR="00366F92">
        <w:t>10</w:t>
      </w:r>
      <w:commentRangeEnd w:id="136"/>
      <w:r w:rsidR="00A128BA">
        <w:rPr>
          <w:rStyle w:val="CommentReference"/>
        </w:rPr>
        <w:commentReference w:id="136"/>
      </w:r>
      <w:r w:rsidR="00366F92">
        <w:t>% of plots were randomly held out from the training dataset and only used to assess the out-of-sample predictive performance of the model. The central tendency and spread of posterior predictions and retrodictions were compared to the true observed values of individual growth, individual survival, and subplot count of untagged individuals</w:t>
      </w:r>
      <w:r w:rsidR="00717725">
        <w:t xml:space="preserve"> to assess whether model results were consistent with real data.</w:t>
      </w:r>
      <w:r w:rsidR="00366F92">
        <w:t xml:space="preserve"> </w:t>
      </w:r>
    </w:p>
    <w:p w14:paraId="16992873" w14:textId="407F2372" w:rsidR="00272B03" w:rsidRDefault="0021304E" w:rsidP="00E01957">
      <w:pPr>
        <w:pStyle w:val="Heading2"/>
        <w:spacing w:line="360" w:lineRule="auto"/>
      </w:pPr>
      <w:r>
        <w:t>Evaluation of vital rate functions and integral projection model</w:t>
      </w:r>
    </w:p>
    <w:p w14:paraId="03FA3EB6" w14:textId="3DFF0B32" w:rsidR="0021304E" w:rsidRDefault="00276327" w:rsidP="00E358D9">
      <w:pPr>
        <w:spacing w:line="360" w:lineRule="auto"/>
        <w:ind w:firstLine="720"/>
      </w:pPr>
      <w:r>
        <w:t xml:space="preserve">Once parameters were estimated and model validity checked, </w:t>
      </w:r>
      <w:r w:rsidR="00486861">
        <w:t>the fitted model was</w:t>
      </w:r>
      <w:r w:rsidR="0052071A">
        <w:t xml:space="preserve"> used to assess the impact of the various stressors on sugar pine (fire, WPBR, stand density, drought, and site </w:t>
      </w:r>
      <w:r w:rsidR="0052071A">
        <w:lastRenderedPageBreak/>
        <w:t>dryness) on the vital rates of growth, survival, and fecundity</w:t>
      </w:r>
      <w:commentRangeStart w:id="137"/>
      <w:r w:rsidR="0052071A">
        <w:t xml:space="preserve">. </w:t>
      </w:r>
      <w:r w:rsidR="00486861">
        <w:t xml:space="preserve">Artificial </w:t>
      </w:r>
      <w:commentRangeEnd w:id="137"/>
      <w:r w:rsidR="004C5044">
        <w:rPr>
          <w:rStyle w:val="CommentReference"/>
        </w:rPr>
        <w:commentReference w:id="137"/>
      </w:r>
      <w:r w:rsidR="00486861">
        <w:t>explanatory data were constructed representing a</w:t>
      </w:r>
      <w:r w:rsidR="00522FF0">
        <w:t xml:space="preserve"> suite of environmental scenarios correspond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xml:space="preserve">) or elevated/depressed by one standard deviation (in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xml:space="preserve">), while other stressors are absent or held at their mean value (0 for scaled variables). </w:t>
      </w:r>
      <w:r w:rsidR="00486861">
        <w:rPr>
          <w:rFonts w:eastAsiaTheme="minorEastAsia"/>
        </w:rPr>
        <w:t xml:space="preserve">Given these environmental contexts, vital rates for individuals ranging in size from 0.01-1.25 m DBH were predicted using the parameters from each posterior sample, and the predicted response plotted against DBH and stressor. </w:t>
      </w:r>
      <w:del w:id="138" w:author="j battles" w:date="2022-02-14T07:48:00Z">
        <w:r w:rsidR="00486861" w:rsidDel="004C5044">
          <w:rPr>
            <w:rFonts w:eastAsiaTheme="minorEastAsia"/>
          </w:rPr>
          <w:delText>The resulting plots provide valuable insight into how each stressor interacts with individual size to shape vital rates</w:delText>
        </w:r>
        <w:r w:rsidR="00371AC7" w:rsidDel="004C5044">
          <w:rPr>
            <w:rFonts w:eastAsiaTheme="minorEastAsia"/>
          </w:rPr>
          <w:delText xml:space="preserve"> </w:delText>
        </w:r>
        <w:commentRangeStart w:id="139"/>
        <w:r w:rsidR="00371AC7" w:rsidDel="004C5044">
          <w:rPr>
            <w:rFonts w:eastAsiaTheme="minorEastAsia"/>
          </w:rPr>
          <w:delText>(</w:delText>
        </w:r>
        <w:r w:rsidR="00371AC7" w:rsidDel="004C5044">
          <w:rPr>
            <w:rFonts w:eastAsiaTheme="minorEastAsia"/>
          </w:rPr>
          <w:fldChar w:fldCharType="begin"/>
        </w:r>
        <w:r w:rsidR="00371AC7" w:rsidDel="004C5044">
          <w:rPr>
            <w:rFonts w:eastAsiaTheme="minorEastAsia"/>
          </w:rPr>
          <w:delInstrText xml:space="preserve"> REF _Ref93744929 \h </w:delInstrText>
        </w:r>
        <w:r w:rsidR="00371AC7" w:rsidDel="004C5044">
          <w:rPr>
            <w:rFonts w:eastAsiaTheme="minorEastAsia"/>
          </w:rPr>
        </w:r>
        <w:r w:rsidR="00371AC7" w:rsidDel="004C5044">
          <w:rPr>
            <w:rFonts w:eastAsiaTheme="minorEastAsia"/>
          </w:rPr>
          <w:fldChar w:fldCharType="separate"/>
        </w:r>
        <w:r w:rsidR="00371AC7" w:rsidDel="004C5044">
          <w:delText xml:space="preserve">Figure </w:delText>
        </w:r>
        <w:r w:rsidR="00371AC7" w:rsidDel="004C5044">
          <w:rPr>
            <w:noProof/>
          </w:rPr>
          <w:delText>2</w:delText>
        </w:r>
        <w:r w:rsidR="00371AC7" w:rsidDel="004C5044">
          <w:rPr>
            <w:rFonts w:eastAsiaTheme="minorEastAsia"/>
          </w:rPr>
          <w:fldChar w:fldCharType="end"/>
        </w:r>
        <w:r w:rsidR="00371AC7" w:rsidDel="004C5044">
          <w:rPr>
            <w:rFonts w:eastAsiaTheme="minorEastAsia"/>
          </w:rPr>
          <w:delText xml:space="preserve">, </w:delText>
        </w:r>
        <w:r w:rsidR="00371AC7" w:rsidDel="004C5044">
          <w:rPr>
            <w:rFonts w:eastAsiaTheme="minorEastAsia"/>
          </w:rPr>
          <w:fldChar w:fldCharType="begin"/>
        </w:r>
        <w:r w:rsidR="00371AC7" w:rsidDel="004C5044">
          <w:rPr>
            <w:rFonts w:eastAsiaTheme="minorEastAsia"/>
          </w:rPr>
          <w:delInstrText xml:space="preserve"> REF _Ref94611931 \h </w:delInstrText>
        </w:r>
        <w:r w:rsidR="00371AC7" w:rsidDel="004C5044">
          <w:rPr>
            <w:rFonts w:eastAsiaTheme="minorEastAsia"/>
          </w:rPr>
        </w:r>
        <w:r w:rsidR="00371AC7" w:rsidDel="004C5044">
          <w:rPr>
            <w:rFonts w:eastAsiaTheme="minorEastAsia"/>
          </w:rPr>
          <w:fldChar w:fldCharType="separate"/>
        </w:r>
        <w:r w:rsidR="00371AC7" w:rsidDel="004C5044">
          <w:delText xml:space="preserve">Figure </w:delText>
        </w:r>
        <w:r w:rsidR="00371AC7" w:rsidDel="004C5044">
          <w:rPr>
            <w:noProof/>
          </w:rPr>
          <w:delText>3</w:delText>
        </w:r>
        <w:r w:rsidR="00371AC7" w:rsidDel="004C5044">
          <w:rPr>
            <w:rFonts w:eastAsiaTheme="minorEastAsia"/>
          </w:rPr>
          <w:fldChar w:fldCharType="end"/>
        </w:r>
        <w:r w:rsidR="00371AC7" w:rsidDel="004C5044">
          <w:rPr>
            <w:rFonts w:eastAsiaTheme="minorEastAsia"/>
          </w:rPr>
          <w:delText xml:space="preserve">, and </w:delText>
        </w:r>
        <w:r w:rsidR="00371AC7" w:rsidDel="004C5044">
          <w:rPr>
            <w:rFonts w:eastAsiaTheme="minorEastAsia"/>
          </w:rPr>
          <w:fldChar w:fldCharType="begin"/>
        </w:r>
        <w:r w:rsidR="00371AC7" w:rsidDel="004C5044">
          <w:rPr>
            <w:rFonts w:eastAsiaTheme="minorEastAsia"/>
          </w:rPr>
          <w:delInstrText xml:space="preserve"> REF _Ref94613276 \h </w:delInstrText>
        </w:r>
        <w:r w:rsidR="00371AC7" w:rsidDel="004C5044">
          <w:rPr>
            <w:rFonts w:eastAsiaTheme="minorEastAsia"/>
          </w:rPr>
        </w:r>
        <w:r w:rsidR="00371AC7" w:rsidDel="004C5044">
          <w:rPr>
            <w:rFonts w:eastAsiaTheme="minorEastAsia"/>
          </w:rPr>
          <w:fldChar w:fldCharType="separate"/>
        </w:r>
        <w:r w:rsidR="00371AC7" w:rsidDel="004C5044">
          <w:delText xml:space="preserve">Figure </w:delText>
        </w:r>
        <w:r w:rsidR="00371AC7" w:rsidDel="004C5044">
          <w:rPr>
            <w:noProof/>
          </w:rPr>
          <w:delText>4</w:delText>
        </w:r>
        <w:r w:rsidR="00371AC7" w:rsidDel="004C5044">
          <w:rPr>
            <w:rFonts w:eastAsiaTheme="minorEastAsia"/>
          </w:rPr>
          <w:fldChar w:fldCharType="end"/>
        </w:r>
        <w:r w:rsidR="00371AC7" w:rsidDel="004C5044">
          <w:rPr>
            <w:rFonts w:eastAsiaTheme="minorEastAsia"/>
          </w:rPr>
          <w:delText>)</w:delText>
        </w:r>
        <w:r w:rsidR="00486861" w:rsidDel="004C5044">
          <w:rPr>
            <w:rFonts w:eastAsiaTheme="minorEastAsia"/>
          </w:rPr>
          <w:delText>.</w:delText>
        </w:r>
      </w:del>
      <w:commentRangeEnd w:id="139"/>
      <w:r w:rsidR="006B7651">
        <w:rPr>
          <w:rStyle w:val="CommentReference"/>
        </w:rPr>
        <w:commentReference w:id="139"/>
      </w:r>
    </w:p>
    <w:p w14:paraId="6D9261E4" w14:textId="2E9EAAFF" w:rsidR="00910F38" w:rsidRDefault="00522FF0" w:rsidP="00E358D9">
      <w:pPr>
        <w:spacing w:line="360" w:lineRule="auto"/>
        <w:ind w:firstLine="720"/>
      </w:pPr>
      <w:r>
        <w:t xml:space="preserve">Likewise, </w:t>
      </w:r>
      <w:r w:rsidR="00371AC7">
        <w:t>we</w:t>
      </w:r>
      <w:r w:rsidR="00276327">
        <w:t xml:space="preserve"> used the estimated vital rate functions generated by the posterior parameter values to generate an integral projection model and</w:t>
      </w:r>
      <w:commentRangeStart w:id="140"/>
      <w:r w:rsidR="00276327">
        <w:t xml:space="preserve"> estimate </w:t>
      </w:r>
      <w:commentRangeEnd w:id="140"/>
      <w:r w:rsidR="00B95CE0">
        <w:rPr>
          <w:rStyle w:val="CommentReference"/>
        </w:rPr>
        <w:commentReference w:id="140"/>
      </w:r>
      <w:r w:rsidR="00276327">
        <w:t xml:space="preserve">posterior asymptotic growth rates under </w:t>
      </w:r>
      <w:r>
        <w:t>the same suite of</w:t>
      </w:r>
      <w:r w:rsidR="00276327">
        <w:t xml:space="preserve"> scenarios. </w:t>
      </w:r>
      <w:commentRangeStart w:id="141"/>
      <w:r w:rsidR="00371AC7">
        <w:t>We</w:t>
      </w:r>
      <w:r w:rsidR="00FB1E1F">
        <w:t xml:space="preserve"> discretized the continuous vital rate functions for survival, growth, and fecundity using 20 size classes to describe the state of sugar pine individuals</w:t>
      </w:r>
      <w:r w:rsidR="005C0FDC">
        <w:t xml:space="preserve"> to generate a transition matrix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5C0FDC">
        <w:rPr>
          <w:rFonts w:eastAsiaTheme="minorEastAsia"/>
        </w:rPr>
        <w:t xml:space="preserve"> for each environmental context </w:t>
      </w:r>
      <m:oMath>
        <m:r>
          <w:rPr>
            <w:rFonts w:ascii="Cambria Math" w:eastAsiaTheme="minorEastAsia" w:hAnsi="Cambria Math"/>
          </w:rPr>
          <m:t>c</m:t>
        </m:r>
      </m:oMath>
      <w:r w:rsidR="00910F38">
        <w:rPr>
          <w:rFonts w:eastAsiaTheme="minorEastAsia"/>
        </w:rPr>
        <w:t xml:space="preserve"> and posterior sample </w:t>
      </w:r>
      <m:oMath>
        <m:r>
          <w:rPr>
            <w:rFonts w:ascii="Cambria Math" w:eastAsiaTheme="minorEastAsia" w:hAnsi="Cambria Math"/>
          </w:rPr>
          <m:t>d</m:t>
        </m:r>
      </m:oMath>
      <w:r w:rsidR="00910F38">
        <w:rPr>
          <w:rFonts w:eastAsiaTheme="minorEastAsia"/>
        </w:rPr>
        <w:t xml:space="preserve">. Each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910F38">
        <w:rPr>
          <w:rFonts w:eastAsiaTheme="minorEastAsia"/>
        </w:rPr>
        <w:t xml:space="preserve"> has rows </w:t>
      </w:r>
      <m:oMath>
        <m:r>
          <w:rPr>
            <w:rFonts w:ascii="Cambria Math" w:eastAsiaTheme="minorEastAsia" w:hAnsi="Cambria Math"/>
          </w:rPr>
          <m:t>u=1, 2, …20</m:t>
        </m:r>
      </m:oMath>
      <w:r w:rsidR="00910F38">
        <w:rPr>
          <w:rFonts w:eastAsiaTheme="minorEastAsia"/>
        </w:rPr>
        <w:t xml:space="preserve"> and columns </w:t>
      </w:r>
      <m:oMath>
        <m:r>
          <w:rPr>
            <w:rFonts w:ascii="Cambria Math" w:eastAsiaTheme="minorEastAsia" w:hAnsi="Cambria Math"/>
          </w:rPr>
          <m:t>v=1, 2, …, 20</m:t>
        </m:r>
      </m:oMath>
      <w:r w:rsidR="00910F38">
        <w:rPr>
          <w:rFonts w:eastAsiaTheme="minorEastAsia"/>
        </w:rPr>
        <w:t xml:space="preserve"> corresponding to 20 12.7 cm DBH size bins used to discretize the sugar pine populations. </w:t>
      </w:r>
      <w:r w:rsidR="00910F38">
        <w:t xml:space="preserve">The subscripts </w:t>
      </w:r>
      <m:oMath>
        <m:r>
          <w:rPr>
            <w:rFonts w:ascii="Cambria Math" w:hAnsi="Cambria Math"/>
          </w:rPr>
          <m:t>c</m:t>
        </m:r>
      </m:oMath>
      <w:r w:rsidR="00910F38">
        <w:rPr>
          <w:rFonts w:eastAsiaTheme="minorEastAsia"/>
        </w:rPr>
        <w:t xml:space="preserve"> and </w:t>
      </w:r>
      <m:oMath>
        <m:r>
          <w:rPr>
            <w:rFonts w:ascii="Cambria Math" w:eastAsiaTheme="minorEastAsia" w:hAnsi="Cambria Math"/>
          </w:rPr>
          <m:t>d</m:t>
        </m:r>
      </m:oMath>
      <w:r w:rsidR="00910F38">
        <w:rPr>
          <w:rFonts w:eastAsiaTheme="minorEastAsia"/>
        </w:rPr>
        <w:t xml:space="preserve"> are omitted below for clarity, and </w:t>
      </w:r>
      <w:r w:rsidR="00371AC7">
        <w:rPr>
          <w:rFonts w:eastAsiaTheme="minorEastAsia"/>
        </w:rPr>
        <w:t>we</w:t>
      </w:r>
      <w:r w:rsidR="00910F38">
        <w:rPr>
          <w:rFonts w:eastAsiaTheme="minorEastAsia"/>
        </w:rPr>
        <w:t xml:space="preserve"> discuss only a single matrix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910F38">
        <w:rPr>
          <w:rFonts w:eastAsiaTheme="minorEastAsia"/>
        </w:rPr>
        <w:t xml:space="preserve"> corresponding to expected transitions given a single environmental context and set of vital rate parameters</w:t>
      </w:r>
      <w:r w:rsidR="00F73E88">
        <w:rPr>
          <w:rFonts w:eastAsiaTheme="minorEastAsia"/>
        </w:rPr>
        <w:t xml:space="preserve">. </w:t>
      </w:r>
      <w:commentRangeEnd w:id="141"/>
      <w:r w:rsidR="00B95CE0">
        <w:rPr>
          <w:rStyle w:val="CommentReference"/>
        </w:rPr>
        <w:commentReference w:id="141"/>
      </w:r>
      <w:r w:rsidR="00F73E88">
        <w:rPr>
          <w:rFonts w:eastAsiaTheme="minorEastAsia"/>
        </w:rPr>
        <w:t xml:space="preserve">The elements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F73E88">
        <w:rPr>
          <w:rFonts w:eastAsiaTheme="minorEastAsia"/>
        </w:rPr>
        <w:t xml:space="preserve"> are calculated as:</w:t>
      </w:r>
    </w:p>
    <w:p w14:paraId="0EB01610" w14:textId="6D745F78" w:rsidR="0021304E" w:rsidRDefault="0021304E" w:rsidP="0021304E">
      <w:pPr>
        <w:pStyle w:val="Caption"/>
        <w:keepNext/>
      </w:pPr>
      <w:r>
        <w:t xml:space="preserve">Equation </w:t>
      </w:r>
      <w:fldSimple w:instr=" SEQ Equation \* ARABIC ">
        <w:r>
          <w:rPr>
            <w:noProof/>
          </w:rPr>
          <w:t>10</w:t>
        </w:r>
      </w:fldSimple>
    </w:p>
    <w:p w14:paraId="73B6514E" w14:textId="75C719A7" w:rsidR="00910F38" w:rsidRDefault="00E13880" w:rsidP="00E01957">
      <w:pPr>
        <w:spacing w:line="360" w:lineRule="auto"/>
      </w:pPr>
      <m:oMathPara>
        <m:oMath>
          <m:sSub>
            <m:sSubPr>
              <m:ctrlPr>
                <w:rPr>
                  <w:rFonts w:ascii="Cambria Math" w:hAnsi="Cambria Math"/>
                  <w:i/>
                </w:rPr>
              </m:ctrlPr>
            </m:sSubPr>
            <m:e>
              <m:r>
                <m:rPr>
                  <m:nor/>
                </m:rPr>
                <w:rPr>
                  <w:rFonts w:ascii="Cambria Math" w:hAnsi="Cambria Math"/>
                  <w:b/>
                  <w:bCs/>
                </w:rPr>
                <m:t>A</m:t>
              </m: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u,v</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oMath>
      </m:oMathPara>
    </w:p>
    <w:p w14:paraId="6C16E1EC" w14:textId="02EE09E2" w:rsidR="0021304E" w:rsidRDefault="00F73E88" w:rsidP="00E358D9">
      <w:pPr>
        <w:spacing w:line="360" w:lineRule="auto"/>
        <w:ind w:firstLine="720"/>
      </w:pPr>
      <w:commentRangeStart w:id="142"/>
      <w:r>
        <w:t xml:space="preserve">Where </w:t>
      </w:r>
      <m:oMath>
        <m:sSub>
          <m:sSubPr>
            <m:ctrlPr>
              <w:rPr>
                <w:rFonts w:ascii="Cambria Math" w:hAnsi="Cambria Math"/>
                <w:i/>
              </w:rPr>
            </m:ctrlPr>
          </m:sSubPr>
          <m:e>
            <m:r>
              <w:rPr>
                <w:rFonts w:ascii="Cambria Math" w:hAnsi="Cambria Math"/>
              </w:rPr>
              <m:t>g</m:t>
            </m:r>
          </m:e>
          <m:sub>
            <m:r>
              <w:rPr>
                <w:rFonts w:ascii="Cambria Math" w:hAnsi="Cambria Math"/>
              </w:rPr>
              <m:t>u,v</m:t>
            </m:r>
          </m:sub>
        </m:sSub>
      </m:oMath>
      <w:r>
        <w:rPr>
          <w:rFonts w:eastAsiaTheme="minorEastAsia"/>
        </w:rPr>
        <w:t xml:space="preserve"> is </w:t>
      </w:r>
      <w:commentRangeEnd w:id="142"/>
      <w:r w:rsidR="00B95CE0">
        <w:rPr>
          <w:rStyle w:val="CommentReference"/>
        </w:rPr>
        <w:commentReference w:id="142"/>
      </w:r>
      <w:r>
        <w:rPr>
          <w:rFonts w:eastAsiaTheme="minorEastAsia"/>
        </w:rPr>
        <w:t xml:space="preserve">the probability that an individual in size class </w:t>
      </w:r>
      <m:oMath>
        <m:r>
          <w:rPr>
            <w:rFonts w:ascii="Cambria Math" w:eastAsiaTheme="minorEastAsia" w:hAnsi="Cambria Math"/>
          </w:rPr>
          <m:t>v</m:t>
        </m:r>
      </m:oMath>
      <w:r>
        <w:rPr>
          <w:rFonts w:eastAsiaTheme="minorEastAsia"/>
        </w:rPr>
        <w:t xml:space="preserve"> will grow into size class </w:t>
      </w:r>
      <m:oMath>
        <m:r>
          <w:rPr>
            <w:rFonts w:ascii="Cambria Math" w:eastAsiaTheme="minorEastAsia" w:hAnsi="Cambria Math"/>
          </w:rPr>
          <m:t>u</m:t>
        </m:r>
      </m:oMath>
      <w:r>
        <w:rPr>
          <w:rFonts w:eastAsiaTheme="minorEastAsia"/>
        </w:rPr>
        <w:t xml:space="preserve"> by time </w:t>
      </w:r>
      <m:oMath>
        <m:r>
          <w:rPr>
            <w:rFonts w:ascii="Cambria Math" w:eastAsiaTheme="minorEastAsia" w:hAnsi="Cambria Math"/>
          </w:rPr>
          <m:t>t+1</m:t>
        </m:r>
      </m:oMath>
      <w:r w:rsidR="000E59FA">
        <w:rPr>
          <w:rFonts w:eastAsiaTheme="minorEastAsia"/>
        </w:rPr>
        <w:t xml:space="preserve"> (calculated using </w:t>
      </w:r>
      <w:r w:rsidR="000E59FA">
        <w:rPr>
          <w:rFonts w:eastAsiaTheme="minorEastAsia"/>
        </w:rPr>
        <w:fldChar w:fldCharType="begin"/>
      </w:r>
      <w:r w:rsidR="000E59FA">
        <w:rPr>
          <w:rFonts w:eastAsiaTheme="minorEastAsia"/>
        </w:rPr>
        <w:instrText xml:space="preserve"> REF _Ref93578923 \h </w:instrText>
      </w:r>
      <w:r w:rsidR="000E59FA">
        <w:rPr>
          <w:rFonts w:eastAsiaTheme="minorEastAsia"/>
        </w:rPr>
      </w:r>
      <w:r w:rsidR="000E59FA">
        <w:rPr>
          <w:rFonts w:eastAsiaTheme="minorEastAsia"/>
        </w:rPr>
        <w:fldChar w:fldCharType="separate"/>
      </w:r>
      <w:r w:rsidR="000E59FA">
        <w:t xml:space="preserve">Equation </w:t>
      </w:r>
      <w:r w:rsidR="000E59FA">
        <w:rPr>
          <w:noProof/>
        </w:rPr>
        <w:t>4</w:t>
      </w:r>
      <w:r w:rsidR="000E59FA">
        <w:rPr>
          <w:rFonts w:eastAsiaTheme="minorEastAsia"/>
        </w:rPr>
        <w:fldChar w:fldCharType="end"/>
      </w:r>
      <w:r w:rsidR="000E59FA">
        <w:rPr>
          <w:rFonts w:eastAsiaTheme="minorEastAsia"/>
        </w:rPr>
        <w:t xml:space="preserve"> and </w:t>
      </w:r>
      <w:r w:rsidR="000E59FA">
        <w:rPr>
          <w:rFonts w:eastAsiaTheme="minorEastAsia"/>
        </w:rPr>
        <w:fldChar w:fldCharType="begin"/>
      </w:r>
      <w:r w:rsidR="000E59FA">
        <w:rPr>
          <w:rFonts w:eastAsiaTheme="minorEastAsia"/>
        </w:rPr>
        <w:instrText xml:space="preserve"> REF _Ref93582027 \h </w:instrText>
      </w:r>
      <w:r w:rsidR="000E59FA">
        <w:rPr>
          <w:rFonts w:eastAsiaTheme="minorEastAsia"/>
        </w:rPr>
      </w:r>
      <w:r w:rsidR="000E59FA">
        <w:rPr>
          <w:rFonts w:eastAsiaTheme="minorEastAsia"/>
        </w:rPr>
        <w:fldChar w:fldCharType="separate"/>
      </w:r>
      <w:r w:rsidR="000E59FA">
        <w:t xml:space="preserve">Equation </w:t>
      </w:r>
      <w:r w:rsidR="000E59FA">
        <w:rPr>
          <w:noProof/>
        </w:rPr>
        <w:t>8</w:t>
      </w:r>
      <w:r w:rsidR="000E59FA">
        <w:rPr>
          <w:rFonts w:eastAsiaTheme="minorEastAsia"/>
        </w:rPr>
        <w:fldChar w:fldCharType="end"/>
      </w:r>
      <w:r w:rsidR="000E59FA">
        <w:rPr>
          <w:rFonts w:eastAsiaTheme="minorEastAsia"/>
        </w:rPr>
        <w:t xml:space="preserve">, the mean DBH of </w:t>
      </w:r>
      <m:oMath>
        <m:r>
          <w:rPr>
            <w:rFonts w:ascii="Cambria Math" w:eastAsiaTheme="minorEastAsia" w:hAnsi="Cambria Math"/>
          </w:rPr>
          <m:t>v</m:t>
        </m:r>
      </m:oMath>
      <w:r w:rsidR="000E59FA">
        <w:rPr>
          <w:rFonts w:eastAsiaTheme="minorEastAsia"/>
        </w:rPr>
        <w:t xml:space="preserve">, the environmental context associated with </w:t>
      </w:r>
      <m:oMath>
        <m:r>
          <w:rPr>
            <w:rFonts w:ascii="Cambria Math" w:eastAsiaTheme="minorEastAsia" w:hAnsi="Cambria Math"/>
          </w:rPr>
          <m:t>c</m:t>
        </m:r>
      </m:oMath>
      <w:r w:rsidR="000E59FA">
        <w:rPr>
          <w:rFonts w:eastAsiaTheme="minorEastAsia"/>
        </w:rPr>
        <w:t xml:space="preserve"> and the parameters from posterior sample </w:t>
      </w:r>
      <m:oMath>
        <m:r>
          <w:rPr>
            <w:rFonts w:ascii="Cambria Math" w:eastAsiaTheme="minorEastAsia" w:hAnsi="Cambria Math"/>
          </w:rPr>
          <m:t>d</m:t>
        </m:r>
      </m:oMath>
      <w:r w:rsidR="000E59FA">
        <w:rPr>
          <w:rFonts w:eastAsiaTheme="minorEastAsia"/>
        </w:rPr>
        <w:t>).</w:t>
      </w:r>
      <w:r>
        <w:rPr>
          <w:rFonts w:eastAsiaTheme="minorEastAsia"/>
        </w:rPr>
        <w:t xml:space="preserve"> </w:t>
      </w:r>
      <w:r w:rsidR="000E59FA">
        <w:rPr>
          <w:rFonts w:eastAsiaTheme="minorEastAsia"/>
        </w:rPr>
        <w:t xml:space="preserve">Similarly,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v</m:t>
            </m:r>
          </m:sub>
        </m:sSub>
      </m:oMath>
      <w:r>
        <w:rPr>
          <w:rFonts w:eastAsiaTheme="minorEastAsia"/>
        </w:rPr>
        <w:t xml:space="preserve"> is the probability that an individual in size class </w:t>
      </w:r>
      <m:oMath>
        <m:r>
          <w:rPr>
            <w:rFonts w:ascii="Cambria Math" w:eastAsiaTheme="minorEastAsia" w:hAnsi="Cambria Math"/>
          </w:rPr>
          <m:t>v</m:t>
        </m:r>
      </m:oMath>
      <w:r>
        <w:rPr>
          <w:rFonts w:eastAsiaTheme="minorEastAsia"/>
        </w:rPr>
        <w:t xml:space="preserve"> at time </w:t>
      </w:r>
      <m:oMath>
        <m:r>
          <w:rPr>
            <w:rFonts w:ascii="Cambria Math" w:eastAsiaTheme="minorEastAsia" w:hAnsi="Cambria Math"/>
          </w:rPr>
          <m:t>t</m:t>
        </m:r>
      </m:oMath>
      <w:r>
        <w:rPr>
          <w:rFonts w:eastAsiaTheme="minorEastAsia"/>
        </w:rPr>
        <w:t xml:space="preserve"> will survive to time </w:t>
      </w:r>
      <m:oMath>
        <m:r>
          <w:rPr>
            <w:rFonts w:ascii="Cambria Math" w:eastAsiaTheme="minorEastAsia" w:hAnsi="Cambria Math"/>
          </w:rPr>
          <m:t>t+1</m:t>
        </m:r>
      </m:oMath>
      <w:r w:rsidR="000E59FA">
        <w:rPr>
          <w:rFonts w:eastAsiaTheme="minorEastAsia"/>
        </w:rPr>
        <w:t xml:space="preserve"> (calculated using </w:t>
      </w:r>
      <w:r w:rsidR="000E59FA">
        <w:rPr>
          <w:rFonts w:eastAsiaTheme="minorEastAsia"/>
        </w:rPr>
        <w:fldChar w:fldCharType="begin"/>
      </w:r>
      <w:r w:rsidR="000E59FA">
        <w:rPr>
          <w:rFonts w:eastAsiaTheme="minorEastAsia"/>
        </w:rPr>
        <w:instrText xml:space="preserve"> REF _Ref93579342 \h </w:instrText>
      </w:r>
      <w:r w:rsidR="000E59FA">
        <w:rPr>
          <w:rFonts w:eastAsiaTheme="minorEastAsia"/>
        </w:rPr>
      </w:r>
      <w:r w:rsidR="000E59FA">
        <w:rPr>
          <w:rFonts w:eastAsiaTheme="minorEastAsia"/>
        </w:rPr>
        <w:fldChar w:fldCharType="separate"/>
      </w:r>
      <w:r w:rsidR="000E59FA">
        <w:t xml:space="preserve">Equation </w:t>
      </w:r>
      <w:r w:rsidR="000E59FA">
        <w:rPr>
          <w:noProof/>
        </w:rPr>
        <w:t>2</w:t>
      </w:r>
      <w:r w:rsidR="000E59FA">
        <w:rPr>
          <w:rFonts w:eastAsiaTheme="minorEastAsia"/>
        </w:rPr>
        <w:fldChar w:fldCharType="end"/>
      </w:r>
      <w:r w:rsidR="000E59FA">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≅[0.85, 0.15, 0, …,0]</m:t>
        </m:r>
      </m:oMath>
      <w:r w:rsidR="000E59FA">
        <w:rPr>
          <w:rFonts w:eastAsiaTheme="minorEastAsia"/>
        </w:rPr>
        <w:t xml:space="preserve"> is the probability that </w:t>
      </w:r>
      <w:proofErr w:type="gramStart"/>
      <w:r w:rsidR="000E59FA">
        <w:rPr>
          <w:rFonts w:eastAsiaTheme="minorEastAsia"/>
        </w:rPr>
        <w:t>a new recruit</w:t>
      </w:r>
      <w:proofErr w:type="gramEnd"/>
      <w:r w:rsidR="000E59FA">
        <w:rPr>
          <w:rFonts w:eastAsiaTheme="minorEastAsia"/>
        </w:rPr>
        <w:t xml:space="preserve"> will grow into size class </w:t>
      </w:r>
      <m:oMath>
        <m:r>
          <w:rPr>
            <w:rFonts w:ascii="Cambria Math" w:eastAsiaTheme="minorEastAsia" w:hAnsi="Cambria Math"/>
          </w:rPr>
          <m:t>u</m:t>
        </m:r>
      </m:oMath>
      <w:r w:rsidR="000E59FA">
        <w:rPr>
          <w:rFonts w:eastAsiaTheme="minorEastAsia"/>
        </w:rPr>
        <w:t xml:space="preserve"> by the second census at time </w:t>
      </w:r>
      <m:oMath>
        <m:r>
          <w:rPr>
            <w:rFonts w:ascii="Cambria Math" w:eastAsiaTheme="minorEastAsia" w:hAnsi="Cambria Math"/>
          </w:rPr>
          <m:t>t</m:t>
        </m:r>
        <m:r>
          <m:rPr>
            <m:lit/>
          </m:rPr>
          <w:rPr>
            <w:rFonts w:ascii="Cambria Math" w:eastAsiaTheme="minorEastAsia" w:hAnsi="Cambria Math"/>
          </w:rPr>
          <m:t>+</m:t>
        </m:r>
        <m:r>
          <w:rPr>
            <w:rFonts w:ascii="Cambria Math" w:eastAsiaTheme="minorEastAsia" w:hAnsi="Cambria Math"/>
          </w:rPr>
          <m:t>1</m:t>
        </m:r>
      </m:oMath>
      <w:r w:rsidR="0021304E">
        <w:rPr>
          <w:rFonts w:eastAsiaTheme="minorEastAsia"/>
        </w:rPr>
        <w:t xml:space="preserve">. </w:t>
      </w:r>
      <w:r w:rsidR="000E59F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0E59FA">
        <w:rPr>
          <w:rFonts w:eastAsiaTheme="minorEastAsia"/>
        </w:rPr>
        <w:t xml:space="preserve"> </w:t>
      </w:r>
      <w:r w:rsidR="0021304E">
        <w:rPr>
          <w:rFonts w:eastAsiaTheme="minorEastAsia"/>
        </w:rPr>
        <w:t xml:space="preserve">is the expected number of new recruits per individual in size class </w:t>
      </w:r>
      <m:oMath>
        <m:r>
          <w:rPr>
            <w:rFonts w:ascii="Cambria Math" w:eastAsiaTheme="minorEastAsia" w:hAnsi="Cambria Math"/>
          </w:rPr>
          <m:t>v</m:t>
        </m:r>
      </m:oMath>
      <w:r w:rsidR="0021304E">
        <w:rPr>
          <w:rFonts w:eastAsiaTheme="minorEastAsia"/>
        </w:rPr>
        <w:t xml:space="preserve">, calculated using </w:t>
      </w:r>
      <w:r w:rsidR="0021304E">
        <w:rPr>
          <w:rFonts w:eastAsiaTheme="minorEastAsia"/>
        </w:rPr>
        <w:fldChar w:fldCharType="begin"/>
      </w:r>
      <w:r w:rsidR="0021304E">
        <w:rPr>
          <w:rFonts w:eastAsiaTheme="minorEastAsia"/>
        </w:rPr>
        <w:instrText xml:space="preserve"> REF _Ref93583271 \h </w:instrText>
      </w:r>
      <w:r w:rsidR="0021304E">
        <w:rPr>
          <w:rFonts w:eastAsiaTheme="minorEastAsia"/>
        </w:rPr>
      </w:r>
      <w:r w:rsidR="0021304E">
        <w:rPr>
          <w:rFonts w:eastAsiaTheme="minorEastAsia"/>
        </w:rPr>
        <w:fldChar w:fldCharType="separate"/>
      </w:r>
      <w:r w:rsidR="0021304E">
        <w:t xml:space="preserve">Equation </w:t>
      </w:r>
      <w:r w:rsidR="0021304E">
        <w:rPr>
          <w:noProof/>
        </w:rPr>
        <w:t>9</w:t>
      </w:r>
      <w:r w:rsidR="0021304E">
        <w:rPr>
          <w:rFonts w:eastAsiaTheme="minorEastAsia"/>
        </w:rPr>
        <w:fldChar w:fldCharType="end"/>
      </w:r>
      <w:r w:rsidR="0021304E">
        <w:rPr>
          <w:rFonts w:eastAsiaTheme="minorEastAsia"/>
        </w:rPr>
        <w:t>.</w:t>
      </w:r>
      <w:r w:rsidR="0021304E">
        <w:t xml:space="preserve"> </w:t>
      </w:r>
    </w:p>
    <w:p w14:paraId="13D8E58A" w14:textId="22394E4B" w:rsidR="00272B03" w:rsidRPr="0021304E" w:rsidRDefault="0021304E" w:rsidP="0021304E">
      <w:pPr>
        <w:spacing w:line="360" w:lineRule="auto"/>
        <w:ind w:firstLine="720"/>
      </w:pPr>
      <w:r>
        <w:t>Following the recommendations of</w:t>
      </w:r>
      <w:commentRangeStart w:id="143"/>
      <w:r>
        <w:t xml:space="preserve"> </w:t>
      </w:r>
      <w:r w:rsidR="00371AC7">
        <w:fldChar w:fldCharType="begin" w:fldLock="1"/>
      </w:r>
      <w:r w:rsidR="002C19B3">
        <w:instrText>ADDIN CSL_CITATION {"citationItems":[{"id":"ITEM-1","itemData":{"DOI":"10.1002/ecm.1447","ISSN":"15577015","abstract":"Structured demographic models are among the most common and useful tools in population biology. However, the introduction of integral projection models (IPMs) has caused a profound shift in the way many demographic models are conceptualized. Some researchers have argued that IPMs, by explicitly representing demographic processes as continuous functions of state variables such as size, are more statistically efficient, biologically realistic, and accurate than classic matrix projection models, calling into question the usefulness of the many studies based on matrix models. Here, we evaluate how IPMs and matrix models differ, as well as the extent to which these differences matter for estimation of key model outputs, including population growth rates, sensitivity patterns, and life spans. First, we detail the steps in constructing and using each type of model. Second, we present a review of published demographic models, concentrating on size-based studies, which shows significant overlap in the way IPMs and matrix models are constructed and analyzed. Third, to assess the impact of various modeling decisions on demographic predictions, we ran a series of simulations based on size-based demographic data sets for five biologically diverse species. We found little evidence that discrete vital rate estimation is less accurate than continuous functions across a wide range of sample sizes or size classes (equivalently bin numbers or mesh points). Most model outputs quickly converged with modest class numbers (≥10), regardless of most other modeling decisions. Another surprising result was that the most commonly used method to discretize growth rates for IPM analyses can introduce substantial error into model outputs. Finally, we show that empirical sample sizes generally matter more than modeling approach for the accuracy of demographic outputs. Based on these results, we provide specific recommendations to those constructing and evaluating structured population models. Both our literature review and simulations question the treatment of IPMs as a clearly distinct modeling approach or one that is inherently more accurate than classic matrix models. Importantly, this suggests that matrix models, representing the vast majority of past demographic analyses available for comparative and conservation work, continue to be useful and important sources of demographic information.","author":[{"dropping-particle":"","family":"Doak","given":"Daniel F.","non-dropping-particle":"","parse-names":false,"suffix":""},{"dropping-particle":"","family":"Waddle","given":"Ellen","non-dropping-particle":"","parse-names":false,"suffix":""},{"dropping-particle":"","family":"Langendorf","given":"Ryan E.","non-dropping-particle":"","parse-names":false,"suffix":""},{"dropping-particle":"","family":"Louthan","given":"Allison M.","non-dropping-particle":"","parse-names":false,"suffix":""},{"dropping-particle":"","family":"Isabelle Chardon","given":"Nathalie","non-dropping-particle":"","parse-names":false,"suffix":""},{"dropping-particle":"","family":"Dibner","given":"Reilly R.","non-dropping-particle":"","parse-names":false,"suffix":""},{"dropping-particle":"","family":"Keinath","given":"Douglas A.","non-dropping-particle":"","parse-names":false,"suffix":""},{"dropping-particle":"","family":"Lombardi","given":"Elizabeth","non-dropping-particle":"","parse-names":false,"suffix":""},{"dropping-particle":"","family":"Steenbock","given":"Christopher","non-dropping-particle":"","parse-names":false,"suffix":""},{"dropping-particle":"","family":"Shriver","given":"Robert K.","non-dropping-particle":"","parse-names":false,"suffix":""},{"dropping-particle":"","family":"Linares","given":"Cristina","non-dropping-particle":"","parse-names":false,"suffix":""},{"dropping-particle":"","family":"Begoña Garcia","given":"Maria","non-dropping-particle":"","parse-names":false,"suffix":""},{"dropping-particle":"","family":"Funk","given":"W. Chris","non-dropping-particle":"","parse-names":false,"suffix":""},{"dropping-particle":"","family":"Fitzpatrick","given":"Sarah W.","non-dropping-particle":"","parse-names":false,"suffix":""},{"dropping-particle":"","family":"Morris","given":"William F.","non-dropping-particle":"","parse-names":false,"suffix":""},{"dropping-particle":"","family":"Peterson","given":"Megan L.","non-dropping-particle":"","parse-names":false,"suffix":""}],"container-title":"Ecological Monographs","id":"ITEM-1","issue":"2","issued":{"date-parts":[["2021"]]},"note":"The core distinction is between continuous vital rate functions or discrete vital rate functions,... and even that I think is a little arbitrary. You can imagine a vital rate function with both discrete and continuous explanatory variables; MPM is just the special case where all explanatory variables are categorical, the growth/transition outcomes are all categorical, and everything is parameterized as group means (??? little fuzzy on that last bit)","title":"A critical comparison of integral projection and matrix projection models for demographic analysis","type":"article-journal","volume":"91"},"uris":["http://www.mendeley.com/documents/?uuid=6c9d4f2a-1675-4e9a-b58d-cedfa5f8c503"]}],"mendeley":{"formattedCitation":"(Doak &lt;i&gt;et al.&lt;/i&gt;, 2021)","plainTextFormattedCitation":"(Doak et al., 2021)","previouslyFormattedCitation":"(Doak &lt;i&gt;et al.&lt;/i&gt;, 2021)"},"properties":{"noteIndex":0},"schema":"https://github.com/citation-style-language/schema/raw/master/csl-citation.json"}</w:instrText>
      </w:r>
      <w:r w:rsidR="00371AC7">
        <w:fldChar w:fldCharType="separate"/>
      </w:r>
      <w:r w:rsidR="00EB4A84" w:rsidRPr="00EB4A84">
        <w:rPr>
          <w:noProof/>
        </w:rPr>
        <w:t xml:space="preserve">(Doak </w:t>
      </w:r>
      <w:r w:rsidR="00EB4A84" w:rsidRPr="00EB4A84">
        <w:rPr>
          <w:i/>
          <w:noProof/>
        </w:rPr>
        <w:t>et al.</w:t>
      </w:r>
      <w:r w:rsidR="00EB4A84" w:rsidRPr="00EB4A84">
        <w:rPr>
          <w:noProof/>
        </w:rPr>
        <w:t>, 2021)</w:t>
      </w:r>
      <w:r w:rsidR="00371AC7">
        <w:fldChar w:fldCharType="end"/>
      </w:r>
      <w:commentRangeEnd w:id="143"/>
      <w:r w:rsidR="007108F6">
        <w:rPr>
          <w:rStyle w:val="CommentReference"/>
        </w:rPr>
        <w:commentReference w:id="143"/>
      </w:r>
      <w:r>
        <w:t>, i</w:t>
      </w:r>
      <w:r w:rsidR="005C0FDC">
        <w:t xml:space="preserve">ndividuals in each size class were approximated using the mean DBH of all trees in each size class, rather than the bin midpoint. The growth transition probabilities were evaluated using the cumulative density function of a normal </w:t>
      </w:r>
      <w:r w:rsidR="005C0FDC">
        <w:lastRenderedPageBreak/>
        <w:t xml:space="preserve">distribution (as in </w:t>
      </w:r>
      <w:r w:rsidR="005C0FDC">
        <w:fldChar w:fldCharType="begin"/>
      </w:r>
      <w:r w:rsidR="005C0FDC">
        <w:instrText xml:space="preserve"> REF _Ref93582027 \h </w:instrText>
      </w:r>
      <w:r w:rsidR="005C0FDC">
        <w:fldChar w:fldCharType="separate"/>
      </w:r>
      <w:r w:rsidR="005C0FDC">
        <w:t xml:space="preserve">Equation </w:t>
      </w:r>
      <w:r w:rsidR="005C0FDC">
        <w:rPr>
          <w:noProof/>
        </w:rPr>
        <w:t>8</w:t>
      </w:r>
      <w:r w:rsidR="005C0FDC">
        <w:fldChar w:fldCharType="end"/>
      </w:r>
      <w:r w:rsidR="005C0FDC">
        <w:t xml:space="preserve">, but evaluating growth between each size class and every other size class). </w:t>
      </w:r>
      <w:r w:rsidR="00445077">
        <w:t xml:space="preserve">The largest real eigenvalue of each full </w:t>
      </w:r>
      <w:commentRangeStart w:id="144"/>
      <w:r w:rsidR="00445077">
        <w:t xml:space="preserve">transition matrix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445077">
        <w:rPr>
          <w:rFonts w:eastAsiaTheme="minorEastAsia"/>
        </w:rPr>
        <w:t xml:space="preserve"> </w:t>
      </w:r>
      <w:commentRangeEnd w:id="144"/>
      <w:r w:rsidR="00B95CE0">
        <w:rPr>
          <w:rStyle w:val="CommentReference"/>
        </w:rPr>
        <w:commentReference w:id="144"/>
      </w:r>
      <w:r w:rsidR="00445077">
        <w:rPr>
          <w:rFonts w:eastAsiaTheme="minorEastAsia"/>
        </w:rPr>
        <w:t xml:space="preserve">corresponds to </w:t>
      </w:r>
      <w:commentRangeStart w:id="145"/>
      <w:r w:rsidR="00445077">
        <w:rPr>
          <w:rFonts w:eastAsiaTheme="minorEastAsia"/>
        </w:rPr>
        <w:t>the</w:t>
      </w:r>
      <w:commentRangeEnd w:id="145"/>
      <w:r w:rsidR="00B95CE0">
        <w:rPr>
          <w:rStyle w:val="CommentReference"/>
        </w:rPr>
        <w:commentReference w:id="145"/>
      </w:r>
      <w:commentRangeStart w:id="146"/>
      <w:r w:rsidR="00445077">
        <w:rPr>
          <w:rFonts w:eastAsiaTheme="minorEastAsia"/>
        </w:rPr>
        <w:t xml:space="preserve"> asymptotical </w:t>
      </w:r>
      <w:commentRangeEnd w:id="146"/>
      <w:r w:rsidR="00B95CE0">
        <w:rPr>
          <w:rStyle w:val="CommentReference"/>
        </w:rPr>
        <w:commentReference w:id="146"/>
      </w:r>
      <w:r w:rsidR="00445077">
        <w:rPr>
          <w:rFonts w:eastAsiaTheme="minorEastAsia"/>
        </w:rPr>
        <w:t xml:space="preserve">population growth rate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c,d</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environmental context </w:t>
      </w:r>
      <m:oMath>
        <m:r>
          <w:rPr>
            <w:rFonts w:ascii="Cambria Math" w:eastAsiaTheme="minorEastAsia" w:hAnsi="Cambria Math"/>
          </w:rPr>
          <m:t>c</m:t>
        </m:r>
      </m:oMath>
      <w:r w:rsidR="00445077">
        <w:rPr>
          <w:rFonts w:eastAsiaTheme="minorEastAsia"/>
        </w:rPr>
        <w:t xml:space="preserve">. The distribution of </w:t>
      </w:r>
      <m:oMath>
        <m:r>
          <w:rPr>
            <w:rFonts w:ascii="Cambria Math" w:eastAsiaTheme="minorEastAsia" w:hAnsi="Cambria Math"/>
          </w:rPr>
          <m:t>λ</m:t>
        </m:r>
      </m:oMath>
      <w:r w:rsidR="00445077">
        <w:rPr>
          <w:rFonts w:eastAsiaTheme="minorEastAsia"/>
        </w:rPr>
        <w:t xml:space="preserve"> for each environmental context </w:t>
      </w:r>
      <m:oMath>
        <m:r>
          <w:rPr>
            <w:rFonts w:ascii="Cambria Math" w:eastAsiaTheme="minorEastAsia" w:hAnsi="Cambria Math"/>
          </w:rPr>
          <m:t>c</m:t>
        </m:r>
      </m:oMath>
      <w:r w:rsidR="00445077">
        <w:rPr>
          <w:rFonts w:eastAsiaTheme="minorEastAsia"/>
        </w:rPr>
        <w:t xml:space="preserve"> was plotted to understand how the presence or absence of different stressors is expected to shape the asymptotic population growth rate of sugar pine. </w:t>
      </w:r>
    </w:p>
    <w:p w14:paraId="4F4B5330" w14:textId="70FCB057" w:rsidR="009B22BB" w:rsidRDefault="009B22BB" w:rsidP="00293491">
      <w:pPr>
        <w:pStyle w:val="Heading1"/>
        <w:spacing w:line="360" w:lineRule="auto"/>
      </w:pPr>
      <w:commentRangeStart w:id="147"/>
      <w:commentRangeStart w:id="148"/>
      <w:r>
        <w:t>Results</w:t>
      </w:r>
      <w:commentRangeEnd w:id="147"/>
      <w:r w:rsidR="000B15A1">
        <w:rPr>
          <w:rStyle w:val="CommentReference"/>
          <w:rFonts w:asciiTheme="minorHAnsi" w:eastAsiaTheme="minorHAnsi" w:hAnsiTheme="minorHAnsi" w:cstheme="minorBidi"/>
          <w:color w:val="auto"/>
        </w:rPr>
        <w:commentReference w:id="147"/>
      </w:r>
      <w:commentRangeEnd w:id="148"/>
      <w:r w:rsidR="000B15A1">
        <w:rPr>
          <w:rStyle w:val="CommentReference"/>
          <w:rFonts w:asciiTheme="minorHAnsi" w:eastAsiaTheme="minorHAnsi" w:hAnsiTheme="minorHAnsi" w:cstheme="minorBidi"/>
          <w:color w:val="auto"/>
        </w:rPr>
        <w:commentReference w:id="148"/>
      </w:r>
    </w:p>
    <w:p w14:paraId="2905F085" w14:textId="4F498E00" w:rsidR="009B22BB" w:rsidRDefault="00874307" w:rsidP="00293491">
      <w:pPr>
        <w:pStyle w:val="Heading2"/>
        <w:spacing w:line="360" w:lineRule="auto"/>
      </w:pPr>
      <w:r>
        <w:t>Model Validation</w:t>
      </w:r>
    </w:p>
    <w:p w14:paraId="53D9844B" w14:textId="56832201" w:rsidR="00874307" w:rsidRDefault="00844EFD" w:rsidP="00293491">
      <w:pPr>
        <w:spacing w:line="360" w:lineRule="auto"/>
        <w:ind w:firstLine="720"/>
      </w:pPr>
      <w:r>
        <w:t xml:space="preserve">Diagnostics for </w:t>
      </w:r>
      <w:r w:rsidR="006144D6">
        <w:t xml:space="preserve">mixing, </w:t>
      </w:r>
      <w:r>
        <w:t xml:space="preserve">convergence, </w:t>
      </w:r>
      <w:r w:rsidR="00222543">
        <w:t>R-</w:t>
      </w:r>
      <w:r>
        <w:t xml:space="preserve">hat, and transitions all indicated that the </w:t>
      </w:r>
      <w:r w:rsidR="007934A7">
        <w:t xml:space="preserve">model fitting algorithm performed well. Comparisons of posterior distributions with prior distributions showed that </w:t>
      </w:r>
      <w:r w:rsidR="00FC5A10">
        <w:t>the posterior was strongly informed by the data, 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226C3F">
        <w:t>Supplementary Materials</w:t>
      </w:r>
      <w:r w:rsidR="00226C3F">
        <w:fldChar w:fldCharType="end"/>
      </w:r>
      <w:r w:rsidR="00C45A1A">
        <w:t>)</w:t>
      </w:r>
      <w:r w:rsidR="00FC5A10">
        <w:t xml:space="preserve">. The exception, where the posterior was only weakly informed by the data, were the estimates </w:t>
      </w:r>
      <m:oMath>
        <m:sSub>
          <m:sSubPr>
            <m:ctrlPr>
              <w:rPr>
                <w:rFonts w:ascii="Cambria Math" w:eastAsiaTheme="minorEastAsia" w:hAnsi="Cambria Math"/>
                <w:i/>
              </w:rPr>
            </m:ctrlPr>
          </m:sSubPr>
          <m:e>
            <m:r>
              <w:rPr>
                <w:rFonts w:ascii="Cambria Math" w:eastAsiaTheme="minorEastAsia" w:hAnsi="Cambria Math"/>
              </w:rPr>
              <m:t>β</m:t>
            </m:r>
          </m:e>
          <m: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WPBR×DBH</m:t>
            </m:r>
          </m:sub>
        </m:sSub>
      </m:oMath>
      <w:r w:rsidR="00FC5A10">
        <w:rPr>
          <w:rFonts w:eastAsiaTheme="minorEastAsia"/>
        </w:rPr>
        <w:t>, the interaction of WPBR with size affecting fecundity. This uncertainty regarding the effect of WPBR on fecundity was likely due</w:t>
      </w:r>
      <w:r w:rsidR="00222543">
        <w:rPr>
          <w:rFonts w:eastAsiaTheme="minorEastAsia"/>
        </w:rPr>
        <w:t xml:space="preserve"> to the relatively low frequency of WPBR presence</w:t>
      </w:r>
      <w:r w:rsidR="003E04A3">
        <w:rPr>
          <w:rFonts w:eastAsiaTheme="minorEastAsia"/>
        </w:rPr>
        <w:t>,</w:t>
      </w:r>
      <w:r w:rsidR="00FC5A10">
        <w:rPr>
          <w:rFonts w:eastAsiaTheme="minorEastAsia"/>
        </w:rPr>
        <w:t xml:space="preserve"> </w:t>
      </w:r>
      <w:r w:rsidR="00222543">
        <w:rPr>
          <w:rFonts w:eastAsiaTheme="minorEastAsia"/>
        </w:rPr>
        <w:t xml:space="preserve">combined with the fact that </w:t>
      </w:r>
      <w:r w:rsidR="00FC5A10">
        <w:rPr>
          <w:rFonts w:eastAsiaTheme="minorEastAsia"/>
        </w:rPr>
        <w:t>fecundity was not directly observed.</w:t>
      </w:r>
      <w:r w:rsidR="00BE0F16">
        <w:rPr>
          <w:rFonts w:eastAsiaTheme="minorEastAsia"/>
        </w:rPr>
        <w:t xml:space="preserve"> </w:t>
      </w:r>
      <w:commentRangeStart w:id="149"/>
      <w:r w:rsidR="00BE0F16">
        <w:rPr>
          <w:rFonts w:eastAsiaTheme="minorEastAsia"/>
        </w:rPr>
        <w:t xml:space="preserve">Retrodictive simulations </w:t>
      </w:r>
      <w:commentRangeEnd w:id="149"/>
      <w:r w:rsidR="00B95CE0">
        <w:rPr>
          <w:rStyle w:val="CommentReference"/>
        </w:rPr>
        <w:commentReference w:id="149"/>
      </w:r>
      <w:r w:rsidR="00BE0F16">
        <w:rPr>
          <w:rFonts w:eastAsiaTheme="minorEastAsia"/>
        </w:rPr>
        <w:t>generated using the posterior parameter samples and the training data as explanatory variables were consistent with the true values observed in the training data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BE0F16">
        <w:t>Supplementary Materials</w:t>
      </w:r>
      <w:r w:rsidR="00BE0F16">
        <w:rPr>
          <w:rFonts w:eastAsiaTheme="minorEastAsia"/>
        </w:rPr>
        <w:fldChar w:fldCharType="end"/>
      </w:r>
      <w:r w:rsidR="00BE0F16">
        <w:rPr>
          <w:rFonts w:eastAsiaTheme="minorEastAsia"/>
        </w:rPr>
        <w:t>). Likewise, predictive simulations using the posterior parameter samples and the held-out validation data</w:t>
      </w:r>
      <w:r w:rsidR="00C07C6D">
        <w:rPr>
          <w:rFonts w:eastAsiaTheme="minorEastAsia"/>
        </w:rPr>
        <w:t xml:space="preserve"> as explanatory variables were consistent with the true values observed in the validation data (</w:t>
      </w:r>
      <w:commentRangeStart w:id="150"/>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3E04A3">
        <w:t>Supplementary Materials</w:t>
      </w:r>
      <w:r w:rsidR="003E04A3">
        <w:rPr>
          <w:rFonts w:eastAsiaTheme="minorEastAsia"/>
        </w:rPr>
        <w:fldChar w:fldCharType="end"/>
      </w:r>
      <w:commentRangeEnd w:id="150"/>
      <w:r w:rsidR="004C5044">
        <w:rPr>
          <w:rStyle w:val="CommentReference"/>
        </w:rPr>
        <w:commentReference w:id="150"/>
      </w:r>
      <w:r w:rsidR="00C07C6D">
        <w:rPr>
          <w:rFonts w:eastAsiaTheme="minorEastAsia"/>
        </w:rPr>
        <w:t>).</w:t>
      </w:r>
      <w:r w:rsidR="00222543">
        <w:rPr>
          <w:rFonts w:eastAsiaTheme="minorEastAsia"/>
        </w:rPr>
        <w:t xml:space="preserve"> </w:t>
      </w:r>
    </w:p>
    <w:p w14:paraId="7256D00B" w14:textId="76F9BA11" w:rsidR="00874307" w:rsidRDefault="00874307" w:rsidP="00293491">
      <w:pPr>
        <w:pStyle w:val="Heading2"/>
        <w:spacing w:line="360" w:lineRule="auto"/>
      </w:pPr>
      <w:r>
        <w:t>Survival</w:t>
      </w:r>
    </w:p>
    <w:p w14:paraId="03196E06" w14:textId="1A1F2B85" w:rsidR="00A9076E" w:rsidRDefault="008A7C78" w:rsidP="00C942ED">
      <w:pPr>
        <w:spacing w:line="360" w:lineRule="auto"/>
      </w:pPr>
      <w:r>
        <w:tab/>
      </w:r>
      <w:r w:rsidR="00A9076E">
        <w:t xml:space="preserve"> </w:t>
      </w:r>
      <w:commentRangeStart w:id="151"/>
      <w:r w:rsidR="00C942ED">
        <w:t>The</w:t>
      </w:r>
      <w:r w:rsidR="0058771A">
        <w:t xml:space="preserve"> posterior median estimate of the intercept for the survival model</w:t>
      </w:r>
      <w:r w:rsidR="0052326E">
        <w:rPr>
          <w:rFonts w:eastAsiaTheme="minorEastAsia"/>
        </w:rPr>
        <w:t xml:space="preserve"> </w:t>
      </w:r>
      <w:r w:rsidR="0058771A">
        <w:t xml:space="preserve">was </w:t>
      </w:r>
      <w:commentRangeStart w:id="152"/>
      <w:r w:rsidR="0058771A">
        <w:t>2</w:t>
      </w:r>
      <w:commentRangeEnd w:id="152"/>
      <w:r w:rsidR="00B95CE0">
        <w:rPr>
          <w:rStyle w:val="CommentReference"/>
        </w:rPr>
        <w:commentReference w:id="152"/>
      </w:r>
      <w:r w:rsidR="0058771A">
        <w:t xml:space="preserve">.08, with a </w:t>
      </w:r>
      <w:commentRangeStart w:id="153"/>
      <w:r w:rsidR="0058771A">
        <w:t>90</w:t>
      </w:r>
      <w:commentRangeEnd w:id="153"/>
      <w:r w:rsidR="00A22F02">
        <w:rPr>
          <w:rStyle w:val="CommentReference"/>
        </w:rPr>
        <w:commentReference w:id="153"/>
      </w:r>
      <w:r w:rsidR="0058771A">
        <w:t>% credible interval spanning the range 1.72</w:t>
      </w:r>
      <w:r w:rsidR="0052326E">
        <w:t xml:space="preserve"> to </w:t>
      </w:r>
      <w:r w:rsidR="0058771A">
        <w:t>2.44 (</w:t>
      </w:r>
      <w:r w:rsidR="0058771A">
        <w:fldChar w:fldCharType="begin"/>
      </w:r>
      <w:r w:rsidR="0058771A">
        <w:instrText xml:space="preserve"> REF _Ref94607451 \h </w:instrText>
      </w:r>
      <w:r w:rsidR="0058771A">
        <w:fldChar w:fldCharType="separate"/>
      </w:r>
      <w:r w:rsidR="0058771A">
        <w:t xml:space="preserve">Supplementary Table </w:t>
      </w:r>
      <w:r w:rsidR="0058771A">
        <w:rPr>
          <w:noProof/>
        </w:rPr>
        <w:t>1</w:t>
      </w:r>
      <w:r w:rsidR="0058771A">
        <w:fldChar w:fldCharType="end"/>
      </w:r>
      <w:r w:rsidR="0058771A">
        <w:t xml:space="preserve">). </w:t>
      </w:r>
      <w:commentRangeEnd w:id="151"/>
      <w:r w:rsidR="004C5044">
        <w:rPr>
          <w:rStyle w:val="CommentReference"/>
        </w:rPr>
        <w:commentReference w:id="151"/>
      </w:r>
      <w:r w:rsidR="0058771A">
        <w:t>Survival generally increased with size (</w:t>
      </w:r>
      <w:r w:rsidR="0052326E">
        <w:fldChar w:fldCharType="begin"/>
      </w:r>
      <w:r w:rsidR="0052326E">
        <w:instrText xml:space="preserve"> REF _Ref93744929 \h </w:instrText>
      </w:r>
      <w:r w:rsidR="0052326E">
        <w:fldChar w:fldCharType="separate"/>
      </w:r>
      <w:r w:rsidR="0052326E">
        <w:t xml:space="preserve">Figure </w:t>
      </w:r>
      <w:r w:rsidR="0052326E">
        <w:rPr>
          <w:noProof/>
        </w:rPr>
        <w:t>2</w:t>
      </w:r>
      <w:r w:rsidR="0052326E">
        <w:fldChar w:fldCharType="end"/>
      </w:r>
      <w:r w:rsidR="0052326E">
        <w:t xml:space="preserve">; </w:t>
      </w:r>
      <w:r w:rsidR="0058771A">
        <w:t>median 1.19, CI 0.71</w:t>
      </w:r>
      <w:r w:rsidR="0052326E">
        <w:t xml:space="preserve"> to </w:t>
      </w:r>
      <w:r w:rsidR="0058771A">
        <w:t xml:space="preserve">1.68). Fire had a strong negative </w:t>
      </w:r>
      <w:r w:rsidR="0052326E">
        <w:t xml:space="preserve">main effect on survival (median -3.31, CI -4.03 to -2.63) and a positive interaction with size (median 1.11, CI 0.30 to 1.89) indicating that larger trees were more likely to survive a </w:t>
      </w:r>
      <w:r w:rsidR="00311911">
        <w:t>wildfire</w:t>
      </w:r>
      <w:r w:rsidR="0052326E">
        <w:t xml:space="preserve"> (</w:t>
      </w:r>
      <w:r w:rsidR="0052326E">
        <w:fldChar w:fldCharType="begin"/>
      </w:r>
      <w:r w:rsidR="0052326E">
        <w:instrText xml:space="preserve"> REF _Ref93744929 \h </w:instrText>
      </w:r>
      <w:r w:rsidR="0052326E">
        <w:fldChar w:fldCharType="separate"/>
      </w:r>
      <w:r w:rsidR="0052326E">
        <w:t xml:space="preserve">Figure </w:t>
      </w:r>
      <w:r w:rsidR="0052326E">
        <w:rPr>
          <w:noProof/>
        </w:rPr>
        <w:t>2</w:t>
      </w:r>
      <w:r w:rsidR="0052326E">
        <w:fldChar w:fldCharType="end"/>
      </w:r>
      <w:r w:rsidR="0052326E">
        <w:t xml:space="preserve">). </w:t>
      </w:r>
      <w:r w:rsidR="00311911">
        <w:t xml:space="preserve">The presence of WPBR on a subplot also had a negative main effect (median -1.31, CI -2.08 to -0.53), indicating reduced survival for the smallest trees, </w:t>
      </w:r>
      <w:commentRangeStart w:id="154"/>
      <w:r w:rsidR="00311911">
        <w:t xml:space="preserve">and an ambiguous interaction with size (median 1.07, CI -0.28 to 2.48). </w:t>
      </w:r>
      <w:commentRangeEnd w:id="154"/>
      <w:r w:rsidR="004C5044">
        <w:rPr>
          <w:rStyle w:val="CommentReference"/>
        </w:rPr>
        <w:commentReference w:id="154"/>
      </w:r>
      <w:r w:rsidR="00311911">
        <w:t>This indicates that the presence of WPBR was associated with reduced survival of the smallest trees</w:t>
      </w:r>
      <w:r w:rsidR="00717725">
        <w:t>,</w:t>
      </w:r>
      <w:r w:rsidR="00311911">
        <w:t xml:space="preserve"> but the negative effect may have been reduced for larger trees (</w:t>
      </w:r>
      <w:r w:rsidR="00311911">
        <w:fldChar w:fldCharType="begin"/>
      </w:r>
      <w:r w:rsidR="00311911">
        <w:instrText xml:space="preserve"> REF _Ref93744929 \h </w:instrText>
      </w:r>
      <w:r w:rsidR="00311911">
        <w:fldChar w:fldCharType="separate"/>
      </w:r>
      <w:r w:rsidR="00311911">
        <w:t xml:space="preserve">Figure </w:t>
      </w:r>
      <w:r w:rsidR="00311911">
        <w:rPr>
          <w:noProof/>
        </w:rPr>
        <w:t>2</w:t>
      </w:r>
      <w:r w:rsidR="00311911">
        <w:fldChar w:fldCharType="end"/>
      </w:r>
      <w:r w:rsidR="00311911">
        <w:t xml:space="preserve">). </w:t>
      </w:r>
      <w:r w:rsidR="00717725">
        <w:t>Basal area had a positive main effect on survival (median 0.28, CI 0.03 to 0.53) and a negative interaction with size (median -0.5, CI -0.82 to -</w:t>
      </w:r>
      <w:r w:rsidR="00717725">
        <w:lastRenderedPageBreak/>
        <w:t>0.18). Subplots with higher basal area had increased survivorship of smaller trees and reduced survivorship of larger trees (</w:t>
      </w:r>
      <w:r w:rsidR="00717725">
        <w:fldChar w:fldCharType="begin"/>
      </w:r>
      <w:r w:rsidR="00717725">
        <w:instrText xml:space="preserve"> REF _Ref93744929 \h </w:instrText>
      </w:r>
      <w:r w:rsidR="00717725">
        <w:fldChar w:fldCharType="separate"/>
      </w:r>
      <w:r w:rsidR="00717725">
        <w:t xml:space="preserve">Figure </w:t>
      </w:r>
      <w:r w:rsidR="00717725">
        <w:rPr>
          <w:noProof/>
        </w:rPr>
        <w:t>2</w:t>
      </w:r>
      <w:r w:rsidR="00717725">
        <w:fldChar w:fldCharType="end"/>
      </w:r>
      <w:r w:rsidR="00717725">
        <w:t xml:space="preserve">). Drought had </w:t>
      </w:r>
      <w:commentRangeStart w:id="155"/>
      <w:r w:rsidR="00717725">
        <w:t xml:space="preserve">a less severe </w:t>
      </w:r>
      <w:r w:rsidR="0082493A">
        <w:t xml:space="preserve">negative </w:t>
      </w:r>
      <w:r w:rsidR="00717725">
        <w:t xml:space="preserve">impact on survival </w:t>
      </w:r>
      <w:commentRangeEnd w:id="155"/>
      <w:r w:rsidR="001C02F2">
        <w:rPr>
          <w:rStyle w:val="CommentReference"/>
        </w:rPr>
        <w:commentReference w:id="155"/>
      </w:r>
      <w:r w:rsidR="00717725">
        <w:t>(median -0.27, CI -0.55 to 0.00)</w:t>
      </w:r>
      <w:r w:rsidR="0082493A">
        <w:t xml:space="preserve"> and a weak or nonexistent interaction with size (median 0.19, CI -0.15 to 0.56). The effects of site dryness and its interaction with size were weak or nonexistent (medians -0.24 and 0.02, CIs -0.57 to 0.1 and -0.38 to 0.39, respectively). The standard deviation of the plot effect (median 1.94, CI 1.70 to 2.23) was larger than the standard deviation of the ecoregion effect (median 0.27, CI 0.03 to 0.61). </w:t>
      </w:r>
      <w:commentRangeStart w:id="156"/>
      <w:r w:rsidR="00C15C9A">
        <w:t xml:space="preserve">Several ecoregions </w:t>
      </w:r>
      <w:commentRangeEnd w:id="156"/>
      <w:r w:rsidR="001C02F2">
        <w:rPr>
          <w:rStyle w:val="CommentReference"/>
        </w:rPr>
        <w:commentReference w:id="156"/>
      </w:r>
      <w:r w:rsidR="00C15C9A">
        <w:t>in the southern Sierra Nevada</w:t>
      </w:r>
      <w:del w:id="157" w:author="Daniel Foster" w:date="2022-02-15T12:08:00Z">
        <w:r w:rsidR="00C15C9A" w:rsidDel="007108F6">
          <w:delText xml:space="preserve"> mountains</w:delText>
        </w:r>
      </w:del>
      <w:r w:rsidR="00837AAE">
        <w:t>, and one in the southern Cascades,</w:t>
      </w:r>
      <w:r w:rsidR="00C15C9A">
        <w:t xml:space="preserve"> exhibited negative effects on survival </w:t>
      </w:r>
      <w:r w:rsidR="00837AAE">
        <w:t>(</w:t>
      </w:r>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r w:rsidR="00837AAE">
        <w:t>).</w:t>
      </w:r>
    </w:p>
    <w:p w14:paraId="030B7D88" w14:textId="5AFC03E7" w:rsidR="00874307" w:rsidRDefault="00874307" w:rsidP="00293491">
      <w:pPr>
        <w:pStyle w:val="Heading2"/>
        <w:spacing w:line="360" w:lineRule="auto"/>
      </w:pPr>
      <w:r>
        <w:t xml:space="preserve">Individual </w:t>
      </w:r>
      <w:r w:rsidR="00935912">
        <w:t>Size (growth)</w:t>
      </w:r>
    </w:p>
    <w:p w14:paraId="10967EEF" w14:textId="5B228ABC" w:rsidR="00874307" w:rsidRDefault="00935912" w:rsidP="00293491">
      <w:pPr>
        <w:spacing w:line="360" w:lineRule="auto"/>
      </w:pPr>
      <w:r>
        <w:tab/>
      </w:r>
      <w:commentRangeStart w:id="158"/>
      <w:r>
        <w:t>The posterior median for the intercept of the model for size at the second census was 0.04</w:t>
      </w:r>
      <w:r w:rsidR="00954945">
        <w:t>0</w:t>
      </w:r>
      <w:r>
        <w:t>, with a 90% credible interval from 0.0</w:t>
      </w:r>
      <w:r w:rsidR="00954945">
        <w:t>35</w:t>
      </w:r>
      <w:r>
        <w:t xml:space="preserve"> to 0.04</w:t>
      </w:r>
      <w:r w:rsidR="00954945">
        <w:t>4</w:t>
      </w:r>
      <w:r>
        <w:t xml:space="preserve"> (</w:t>
      </w:r>
      <w:r>
        <w:fldChar w:fldCharType="begin"/>
      </w:r>
      <w:r>
        <w:instrText xml:space="preserve"> REF _Ref94609644 \h </w:instrText>
      </w:r>
      <w:r>
        <w:fldChar w:fldCharType="separate"/>
      </w:r>
      <w:r>
        <w:t xml:space="preserve">Supplementary Table </w:t>
      </w:r>
      <w:r>
        <w:rPr>
          <w:noProof/>
        </w:rPr>
        <w:t>2</w:t>
      </w:r>
      <w:r>
        <w:fldChar w:fldCharType="end"/>
      </w:r>
      <w:r>
        <w:t>). The effect of initial size was, as expected, very close to 1 (median 1.00</w:t>
      </w:r>
      <w:r w:rsidR="00954945">
        <w:t>0, CI 0.996</w:t>
      </w:r>
      <w:r>
        <w:t xml:space="preserve"> to 1.00</w:t>
      </w:r>
      <w:r w:rsidR="00954945">
        <w:t>3</w:t>
      </w:r>
      <w:r>
        <w:t>). Together, these results indicate that surviving trees grew an average of 0.04 meters (4 cm) in the 10 years between initial and follow-up census</w:t>
      </w:r>
      <w:r w:rsidR="00954945">
        <w:t>, regardless of size (</w:t>
      </w:r>
      <w:r w:rsidR="00954945">
        <w:fldChar w:fldCharType="begin"/>
      </w:r>
      <w:r w:rsidR="00954945">
        <w:instrText xml:space="preserve"> REF _Ref94611931 \h </w:instrText>
      </w:r>
      <w:r w:rsidR="00954945">
        <w:fldChar w:fldCharType="separate"/>
      </w:r>
      <w:r w:rsidR="00954945">
        <w:t xml:space="preserve">Figure </w:t>
      </w:r>
      <w:r w:rsidR="00954945">
        <w:rPr>
          <w:noProof/>
        </w:rPr>
        <w:t>3</w:t>
      </w:r>
      <w:r w:rsidR="00954945">
        <w:fldChar w:fldCharType="end"/>
      </w:r>
      <w:r w:rsidR="00954945">
        <w:t>)</w:t>
      </w:r>
      <w:r>
        <w:t xml:space="preserve">. </w:t>
      </w:r>
      <w:commentRangeEnd w:id="158"/>
      <w:r w:rsidR="001C02F2">
        <w:rPr>
          <w:rStyle w:val="CommentReference"/>
        </w:rPr>
        <w:commentReference w:id="158"/>
      </w:r>
      <w:commentRangeStart w:id="159"/>
      <w:commentRangeStart w:id="160"/>
      <w:r w:rsidR="00954945">
        <w:t xml:space="preserve">Fire had an </w:t>
      </w:r>
      <w:commentRangeStart w:id="161"/>
      <w:r w:rsidR="00954945">
        <w:t>ambiguous</w:t>
      </w:r>
      <w:commentRangeEnd w:id="161"/>
      <w:r w:rsidR="007108F6">
        <w:rPr>
          <w:rStyle w:val="CommentReference"/>
        </w:rPr>
        <w:commentReference w:id="161"/>
      </w:r>
      <w:r w:rsidR="00954945">
        <w:t xml:space="preserve"> main effect on size at follow-up (median -0.003, CI -0.012 to 0.005) and a negative interaction with initial size (median -0.012, CI -0.021 to -0.003); </w:t>
      </w:r>
      <w:commentRangeEnd w:id="159"/>
      <w:r w:rsidR="00A22F02">
        <w:rPr>
          <w:rStyle w:val="CommentReference"/>
        </w:rPr>
        <w:commentReference w:id="159"/>
      </w:r>
      <w:commentRangeEnd w:id="160"/>
      <w:r w:rsidR="007108F6">
        <w:rPr>
          <w:rStyle w:val="CommentReference"/>
        </w:rPr>
        <w:commentReference w:id="160"/>
      </w:r>
      <w:r w:rsidR="00954945">
        <w:t>the growth of larger trees was more negatively impacted by fire than the growth of smaller trees (</w:t>
      </w:r>
      <w:r w:rsidR="00954945">
        <w:fldChar w:fldCharType="begin"/>
      </w:r>
      <w:r w:rsidR="00954945">
        <w:instrText xml:space="preserve"> REF _Ref94611931 \h </w:instrText>
      </w:r>
      <w:r w:rsidR="00954945">
        <w:fldChar w:fldCharType="separate"/>
      </w:r>
      <w:r w:rsidR="00954945">
        <w:t xml:space="preserve">Figure </w:t>
      </w:r>
      <w:r w:rsidR="00954945">
        <w:rPr>
          <w:noProof/>
        </w:rPr>
        <w:t>3</w:t>
      </w:r>
      <w:r w:rsidR="00954945">
        <w:fldChar w:fldCharType="end"/>
      </w:r>
      <w:r w:rsidR="00954945">
        <w:t xml:space="preserve">). </w:t>
      </w:r>
      <w:r w:rsidR="008E6E2C">
        <w:t xml:space="preserve">Neither WPBR nor the interaction of WPBR with initial size had strong effects on size at follow-up (medians 0.002 and -0.001, CIs -0.006 to 0.009 and -0.013 to 0.011, respectively). The main effect of basal area on follow-up size was negative (median -0.005, </w:t>
      </w:r>
      <w:r w:rsidR="00BD4BA9">
        <w:t>CI -0.008 to -0.003), and the interaction between basal area and initial size was weak or nonexistent (median 0.002, CI -0.001 to 0.005). Higher neighborhood basal area reduced the growth of all trees (</w:t>
      </w:r>
      <w:r w:rsidR="00BD4BA9">
        <w:fldChar w:fldCharType="begin"/>
      </w:r>
      <w:r w:rsidR="00BD4BA9">
        <w:instrText xml:space="preserve"> REF _Ref94611931 \h </w:instrText>
      </w:r>
      <w:r w:rsidR="00BD4BA9">
        <w:fldChar w:fldCharType="separate"/>
      </w:r>
      <w:r w:rsidR="00BD4BA9">
        <w:t xml:space="preserve">Figure </w:t>
      </w:r>
      <w:r w:rsidR="00BD4BA9">
        <w:rPr>
          <w:noProof/>
        </w:rPr>
        <w:t>3</w:t>
      </w:r>
      <w:r w:rsidR="00BD4BA9">
        <w:fldChar w:fldCharType="end"/>
      </w:r>
      <w:r w:rsidR="00BD4BA9">
        <w:t xml:space="preserve">). </w:t>
      </w:r>
      <w:r w:rsidR="008E6E2C">
        <w:t>The 90% credible interval included 0 for the main effect of drought (median -0.001, CI -0.003 to 0.002)</w:t>
      </w:r>
      <w:r w:rsidR="00BD4BA9">
        <w:t xml:space="preserve"> and </w:t>
      </w:r>
      <w:r w:rsidR="008E6E2C">
        <w:t xml:space="preserve">the interaction of drought with initial size (median </w:t>
      </w:r>
      <w:r w:rsidR="00BD4BA9">
        <w:t>0.001, CI -0.002 to 0.004)</w:t>
      </w:r>
      <w:r w:rsidR="00C3625A">
        <w:t>, indicating that drought had weak or no effect on growth</w:t>
      </w:r>
      <w:r w:rsidR="00BD4BA9">
        <w:t>.  The main effect of site dryness was negative (median -0.004, CI -0.007 to 0.000), and the interaction between site dryness and initial size was positive (median 0.006, CI 0.003 to 0.009), indicating that while the growth of smaller trees was lower on dry sites, the growth of larger trees was higher on dry sites (</w:t>
      </w:r>
      <w:r w:rsidR="00BD4BA9">
        <w:fldChar w:fldCharType="begin"/>
      </w:r>
      <w:r w:rsidR="00BD4BA9">
        <w:instrText xml:space="preserve"> REF _Ref94611931 \h </w:instrText>
      </w:r>
      <w:r w:rsidR="00BD4BA9">
        <w:fldChar w:fldCharType="separate"/>
      </w:r>
      <w:r w:rsidR="00BD4BA9">
        <w:t xml:space="preserve">Figure </w:t>
      </w:r>
      <w:r w:rsidR="00BD4BA9">
        <w:rPr>
          <w:noProof/>
        </w:rPr>
        <w:t>3</w:t>
      </w:r>
      <w:r w:rsidR="00BD4BA9">
        <w:fldChar w:fldCharType="end"/>
      </w:r>
      <w:r w:rsidR="00BD4BA9">
        <w:t xml:space="preserve">). </w:t>
      </w:r>
      <w:commentRangeStart w:id="162"/>
      <w:r w:rsidR="00AB1821">
        <w:t xml:space="preserve">The standard deviation of the plot random effect on size at follow up (median 0.018, CI 0.017 to 0.019) was larger than the standard deviation of the ecoregion random effect (median 0.012, CI 0.009 to 0.016), though both were less than the residual standard deviation (median 0.022, CI 0.021 to 0.022). </w:t>
      </w:r>
      <w:commentRangeEnd w:id="162"/>
      <w:r w:rsidR="00A22F02">
        <w:rPr>
          <w:rStyle w:val="CommentReference"/>
        </w:rPr>
        <w:commentReference w:id="162"/>
      </w:r>
      <w:commentRangeStart w:id="163"/>
      <w:r w:rsidR="00837AAE">
        <w:t xml:space="preserve">There is a broad-scale pattern of ecoregions in the Klamath and </w:t>
      </w:r>
      <w:proofErr w:type="gramStart"/>
      <w:r w:rsidR="00837AAE">
        <w:t>Cascades mountain</w:t>
      </w:r>
      <w:proofErr w:type="gramEnd"/>
      <w:r w:rsidR="00837AAE">
        <w:t xml:space="preserve"> ranges exhibiting </w:t>
      </w:r>
      <w:r w:rsidR="00837AAE">
        <w:lastRenderedPageBreak/>
        <w:t xml:space="preserve">negative effects on growth, while the effects of ecoregions in the Sierra Nevada </w:t>
      </w:r>
      <w:commentRangeStart w:id="164"/>
      <w:r w:rsidR="00837AAE">
        <w:t xml:space="preserve">mountain range </w:t>
      </w:r>
      <w:commentRangeEnd w:id="164"/>
      <w:r w:rsidR="007108F6">
        <w:rPr>
          <w:rStyle w:val="CommentReference"/>
        </w:rPr>
        <w:commentReference w:id="164"/>
      </w:r>
      <w:r w:rsidR="00837AAE">
        <w:t>tend to be more positive (</w:t>
      </w:r>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r w:rsidR="00837AAE">
        <w:t>).</w:t>
      </w:r>
      <w:commentRangeEnd w:id="163"/>
      <w:r w:rsidR="00A22F02">
        <w:rPr>
          <w:rStyle w:val="CommentReference"/>
        </w:rPr>
        <w:commentReference w:id="163"/>
      </w:r>
    </w:p>
    <w:p w14:paraId="5176C98B" w14:textId="58BE168B" w:rsidR="00874307" w:rsidRDefault="00874307" w:rsidP="00293491">
      <w:pPr>
        <w:pStyle w:val="Heading2"/>
        <w:spacing w:line="360" w:lineRule="auto"/>
      </w:pPr>
      <w:r>
        <w:t>Fecundity</w:t>
      </w:r>
    </w:p>
    <w:p w14:paraId="0F73A96B" w14:textId="7AD91919" w:rsidR="00874307" w:rsidRDefault="00C3625A" w:rsidP="00293491">
      <w:pPr>
        <w:spacing w:line="360" w:lineRule="auto"/>
      </w:pPr>
      <w:r>
        <w:tab/>
        <w:t>The posterior median intercept for (log) fecundity was -1.57, with a 90% credible interval from -2.23 to -1.02 (</w:t>
      </w:r>
      <w:r>
        <w:fldChar w:fldCharType="begin"/>
      </w:r>
      <w:r>
        <w:instrText xml:space="preserve"> REF _Ref94613081 \h </w:instrText>
      </w:r>
      <w:r>
        <w:fldChar w:fldCharType="separate"/>
      </w:r>
      <w:r>
        <w:t xml:space="preserve">Supplementary Table </w:t>
      </w:r>
      <w:r>
        <w:rPr>
          <w:noProof/>
        </w:rPr>
        <w:t>3</w:t>
      </w:r>
      <w:r>
        <w:fldChar w:fldCharType="end"/>
      </w:r>
      <w:r>
        <w:t>). Individual size had a strong positive effect on expected fecundity</w:t>
      </w:r>
      <w:r w:rsidR="00AB1821">
        <w:t xml:space="preserve"> (</w:t>
      </w:r>
      <w:r w:rsidR="00AB1821">
        <w:fldChar w:fldCharType="begin"/>
      </w:r>
      <w:r w:rsidR="00AB1821">
        <w:instrText xml:space="preserve"> REF _Ref94613276 \h </w:instrText>
      </w:r>
      <w:r w:rsidR="00AB1821">
        <w:fldChar w:fldCharType="separate"/>
      </w:r>
      <w:r w:rsidR="00AB1821">
        <w:t xml:space="preserve">Figure </w:t>
      </w:r>
      <w:r w:rsidR="00AB1821">
        <w:rPr>
          <w:noProof/>
        </w:rPr>
        <w:t>4</w:t>
      </w:r>
      <w:r w:rsidR="00AB1821">
        <w:fldChar w:fldCharType="end"/>
      </w:r>
      <w:r w:rsidR="00AB1821">
        <w:t>; median 3.11, CI 2.49 to 3.73). Fire had a strongly negative main effect (median -2.26, CI -4.10 to -0.65), and there was a strong positive interaction between initial size and fire (median 2.11, CI 0.52 to 3.76)</w:t>
      </w:r>
      <w:r w:rsidR="00B01E28">
        <w:t>:</w:t>
      </w:r>
      <w:r w:rsidR="00AB1821">
        <w:t xml:space="preserve"> Fire strongly reduced the fecundity of small trees</w:t>
      </w:r>
      <w:r w:rsidR="00BC4DD2">
        <w:t xml:space="preserve"> (</w:t>
      </w:r>
      <w:r w:rsidR="00BC4DD2">
        <w:fldChar w:fldCharType="begin"/>
      </w:r>
      <w:r w:rsidR="00BC4DD2">
        <w:instrText xml:space="preserve"> REF _Ref94613276 \h </w:instrText>
      </w:r>
      <w:r w:rsidR="00BC4DD2">
        <w:fldChar w:fldCharType="separate"/>
      </w:r>
      <w:r w:rsidR="00BC4DD2">
        <w:t xml:space="preserve">Figure </w:t>
      </w:r>
      <w:r w:rsidR="00BC4DD2">
        <w:rPr>
          <w:noProof/>
        </w:rPr>
        <w:t>4</w:t>
      </w:r>
      <w:r w:rsidR="00BC4DD2">
        <w:fldChar w:fldCharType="end"/>
      </w:r>
      <w:r w:rsidR="00BC4DD2">
        <w:t>). The credible intervals for WPBR and its interaction with size (</w:t>
      </w:r>
      <w:commentRangeStart w:id="165"/>
      <w:r w:rsidR="00BC4DD2">
        <w:t xml:space="preserve">medians 0.35 and -0.18, CIs -1.43 to 1.95 and -3.14 to 2.45, respectively) </w:t>
      </w:r>
      <w:commentRangeEnd w:id="165"/>
      <w:r w:rsidR="00A22F02">
        <w:rPr>
          <w:rStyle w:val="CommentReference"/>
        </w:rPr>
        <w:commentReference w:id="165"/>
      </w:r>
      <w:r w:rsidR="00BC4DD2">
        <w:t>both included 0 but were quite wide, indicating high uncertainty as to the effects of WPBR on fecundity (</w:t>
      </w:r>
      <w:r w:rsidR="00BC4DD2">
        <w:fldChar w:fldCharType="begin"/>
      </w:r>
      <w:r w:rsidR="00BC4DD2">
        <w:instrText xml:space="preserve"> REF _Ref94613276 \h </w:instrText>
      </w:r>
      <w:r w:rsidR="00BC4DD2">
        <w:fldChar w:fldCharType="separate"/>
      </w:r>
      <w:r w:rsidR="00BC4DD2">
        <w:t xml:space="preserve">Figure </w:t>
      </w:r>
      <w:r w:rsidR="00BC4DD2">
        <w:rPr>
          <w:noProof/>
        </w:rPr>
        <w:t>4</w:t>
      </w:r>
      <w:r w:rsidR="00BC4DD2">
        <w:fldChar w:fldCharType="end"/>
      </w:r>
      <w:r w:rsidR="00BC4DD2">
        <w:t xml:space="preserve">). </w:t>
      </w:r>
      <w:r w:rsidR="000C08B9">
        <w:t>Neighborhood basal area had a negative effect on fecundity (median -1.25, CI -1.81 to -0.74), which was neither enhanced nor decreased by an interaction with individual size (</w:t>
      </w:r>
      <w:r w:rsidR="000C08B9">
        <w:fldChar w:fldCharType="begin"/>
      </w:r>
      <w:r w:rsidR="000C08B9">
        <w:instrText xml:space="preserve"> REF _Ref94613276 \h </w:instrText>
      </w:r>
      <w:r w:rsidR="000C08B9">
        <w:fldChar w:fldCharType="separate"/>
      </w:r>
      <w:r w:rsidR="000C08B9">
        <w:t xml:space="preserve">Figure </w:t>
      </w:r>
      <w:r w:rsidR="000C08B9">
        <w:rPr>
          <w:noProof/>
        </w:rPr>
        <w:t>4</w:t>
      </w:r>
      <w:r w:rsidR="000C08B9">
        <w:fldChar w:fldCharType="end"/>
      </w:r>
      <w:r w:rsidR="000C08B9">
        <w:t xml:space="preserve">; median 0.23, CI -0.36 to 0.83). </w:t>
      </w:r>
      <w:r w:rsidR="002212B2">
        <w:t>Neither drought nor its interaction with individual size had a strong effect on fecundity (medians 0.23 and 0.15, CIs -0.21 to 0.65 and -0.37 to 0.71, respectively). Likewise, neither the main effect of site dryness (median 0.15, CI -0.37 to 0.65) nor its interaction with individual size (median -0.45, CI -1.07 to 0.17) had clear effects on fecundity.</w:t>
      </w:r>
      <w:r w:rsidR="00C15C9A">
        <w:t xml:space="preserve"> The standard deviation of the plot random effect (median 1.31, CI 0.90 to 1.77) was greater than that of the ecoregion random effect (median 0.46, CI 0.05 to 0.93). The posterior median for the negative binomial dispersion parameter was 0.54, with a 90% CI from 0.41 to 0.75. </w:t>
      </w:r>
      <w:r w:rsidR="00837AAE">
        <w:t>The spatial distribution of ecoregion effects on fecundity was mixed and uneven (</w:t>
      </w:r>
      <w:commentRangeStart w:id="166"/>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commentRangeEnd w:id="166"/>
      <w:r w:rsidR="008A2F91">
        <w:rPr>
          <w:rStyle w:val="CommentReference"/>
        </w:rPr>
        <w:commentReference w:id="166"/>
      </w:r>
      <w:r w:rsidR="00837AAE">
        <w:t>).</w:t>
      </w:r>
    </w:p>
    <w:p w14:paraId="535238A9" w14:textId="6467D35F" w:rsidR="00874307" w:rsidRPr="00874307" w:rsidRDefault="00874307" w:rsidP="00293491">
      <w:pPr>
        <w:pStyle w:val="Heading2"/>
        <w:spacing w:line="360" w:lineRule="auto"/>
      </w:pPr>
      <w:commentRangeStart w:id="167"/>
      <w:r>
        <w:t>Asymptotic</w:t>
      </w:r>
      <w:commentRangeEnd w:id="167"/>
      <w:r w:rsidR="00B95CE0">
        <w:rPr>
          <w:rStyle w:val="CommentReference"/>
          <w:rFonts w:asciiTheme="minorHAnsi" w:eastAsiaTheme="minorHAnsi" w:hAnsiTheme="minorHAnsi" w:cstheme="minorBidi"/>
          <w:color w:val="auto"/>
        </w:rPr>
        <w:commentReference w:id="167"/>
      </w:r>
      <w:r>
        <w:t xml:space="preserve"> Population Growth Rates</w:t>
      </w:r>
    </w:p>
    <w:p w14:paraId="700C5BA8" w14:textId="6EF9DAC9" w:rsidR="00035CCB" w:rsidRDefault="00C15C9A" w:rsidP="00035CCB">
      <w:pPr>
        <w:spacing w:line="360" w:lineRule="auto"/>
      </w:pPr>
      <w:r>
        <w:tab/>
      </w:r>
      <w:r w:rsidR="00832565">
        <w:fldChar w:fldCharType="begin"/>
      </w:r>
      <w:r w:rsidR="00832565">
        <w:instrText xml:space="preserve"> REF _Ref94616225 \h </w:instrText>
      </w:r>
      <w:r w:rsidR="00832565">
        <w:fldChar w:fldCharType="separate"/>
      </w:r>
      <w:r w:rsidR="00832565">
        <w:t xml:space="preserve">Figure </w:t>
      </w:r>
      <w:r w:rsidR="00832565">
        <w:rPr>
          <w:noProof/>
        </w:rPr>
        <w:t>6</w:t>
      </w:r>
      <w:r w:rsidR="00832565">
        <w:fldChar w:fldCharType="end"/>
      </w:r>
      <w:r w:rsidR="00832565">
        <w:t xml:space="preserve"> shows the posterior distribution of the asymptotic population growth rate (</w:t>
      </w:r>
      <w:r w:rsidR="00F47B1D">
        <w:t>l</w:t>
      </w:r>
      <w:r w:rsidR="00832565">
        <w:t>ambda</w:t>
      </w:r>
      <w:r w:rsidR="00097D16">
        <w:t xml:space="preserve">) </w:t>
      </w:r>
      <w:r w:rsidR="00832565">
        <w:t>predicted from IPMs built on a variety of hypothetical scenarios. In each scenario, each posterior sample of the parameters is used to calculate a transition matrix for a population of sugar pines on an idealized subplot</w:t>
      </w:r>
      <w:r w:rsidR="00097D16">
        <w:t xml:space="preserve"> where the fixed </w:t>
      </w:r>
      <w:commentRangeStart w:id="168"/>
      <w:r w:rsidR="00097D16">
        <w:t>effects</w:t>
      </w:r>
      <w:commentRangeEnd w:id="168"/>
      <w:r w:rsidR="00BE5019">
        <w:rPr>
          <w:rStyle w:val="CommentReference"/>
        </w:rPr>
        <w:commentReference w:id="168"/>
      </w:r>
      <w:r w:rsidR="00097D16">
        <w:t xml:space="preserve"> (other than size) for the vital rate models are held to specific values representing each scenario</w:t>
      </w:r>
      <w:r w:rsidR="00832565">
        <w:t xml:space="preserve">. </w:t>
      </w:r>
      <w:r w:rsidR="00097D16">
        <w:t xml:space="preserve">For each of the nine scenarios, one transition matrix is constructed using the parameter values from each of the 4,000 posterior draws. The dominant eigenvalue of each matrix gives the estimate of Lambda for that scenario and draw. </w:t>
      </w:r>
    </w:p>
    <w:p w14:paraId="774C18D4" w14:textId="3FC32392" w:rsidR="009B22BB" w:rsidRDefault="00097D16" w:rsidP="00035CCB">
      <w:pPr>
        <w:spacing w:line="360" w:lineRule="auto"/>
        <w:ind w:firstLine="720"/>
      </w:pPr>
      <w:r>
        <w:t xml:space="preserve">In the undisturbed scenario, </w:t>
      </w:r>
      <w:r w:rsidR="004D47AC">
        <w:t xml:space="preserve">categorical stressors (fire and WPBR) were absent, while continuous stressors (BA, drought, and site dryness) were held at 0 (their scaled means). Under these </w:t>
      </w:r>
      <w:r w:rsidR="004D47AC">
        <w:lastRenderedPageBreak/>
        <w:t>circumstances,</w:t>
      </w:r>
      <w:r w:rsidR="00B91F66">
        <w:t xml:space="preserve"> the asymptotic growth rate is above 1, with a</w:t>
      </w:r>
      <w:r w:rsidR="005C39DA">
        <w:t xml:space="preserve"> </w:t>
      </w:r>
      <w:r w:rsidR="00B91F66">
        <w:t xml:space="preserve">median posterior value of lambda of </w:t>
      </w:r>
      <w:r w:rsidR="00B05195">
        <w:t>1.14</w:t>
      </w:r>
      <w:r w:rsidR="00B91F66">
        <w:t xml:space="preserve"> and a 90% credible interval from </w:t>
      </w:r>
      <w:r w:rsidR="00B05195">
        <w:t>1.04</w:t>
      </w:r>
      <w:r w:rsidR="00B91F66">
        <w:t xml:space="preserve"> to </w:t>
      </w:r>
      <w:r w:rsidR="00B05195">
        <w:t>1.31</w:t>
      </w:r>
      <w:r w:rsidR="00B91F66">
        <w:t xml:space="preserve"> (</w:t>
      </w:r>
      <w:r w:rsidR="009E6363">
        <w:fldChar w:fldCharType="begin"/>
      </w:r>
      <w:r w:rsidR="009E6363">
        <w:instrText xml:space="preserve"> REF _Ref94616225 \h </w:instrText>
      </w:r>
      <w:r w:rsidR="009E6363">
        <w:fldChar w:fldCharType="separate"/>
      </w:r>
      <w:r w:rsidR="009E6363">
        <w:t xml:space="preserve">Figure </w:t>
      </w:r>
      <w:r w:rsidR="009E6363">
        <w:rPr>
          <w:noProof/>
        </w:rPr>
        <w:t>6</w:t>
      </w:r>
      <w:r w:rsidR="009E6363">
        <w:fldChar w:fldCharType="end"/>
      </w:r>
      <w:r w:rsidR="009E6363">
        <w:t xml:space="preserve">, </w:t>
      </w:r>
      <w:r w:rsidR="00B05195">
        <w:fldChar w:fldCharType="begin"/>
      </w:r>
      <w:r w:rsidR="00B05195">
        <w:instrText xml:space="preserve"> REF _Ref94619410 \h </w:instrText>
      </w:r>
      <w:r w:rsidR="00B05195">
        <w:fldChar w:fldCharType="separate"/>
      </w:r>
      <w:r w:rsidR="00B05195">
        <w:t xml:space="preserve">Supplementary Table </w:t>
      </w:r>
      <w:r w:rsidR="00B05195">
        <w:rPr>
          <w:noProof/>
        </w:rPr>
        <w:t>4</w:t>
      </w:r>
      <w:r w:rsidR="00B05195">
        <w:fldChar w:fldCharType="end"/>
      </w:r>
      <w:r w:rsidR="00B91F66">
        <w:t xml:space="preserve">). Where fire is present, lambda is below 1 (median </w:t>
      </w:r>
      <w:r w:rsidR="00B05195">
        <w:t>0.98</w:t>
      </w:r>
      <w:r w:rsidR="00B91F66">
        <w:t xml:space="preserve">, CI </w:t>
      </w:r>
      <w:r w:rsidR="00B05195">
        <w:t>0.94</w:t>
      </w:r>
      <w:r w:rsidR="00B91F66">
        <w:t xml:space="preserve"> to </w:t>
      </w:r>
      <w:r w:rsidR="00B05195">
        <w:t>0.99</w:t>
      </w:r>
      <w:r w:rsidR="00B91F66">
        <w:t>). Where WPBR is present, the posterior distribution for lambda straddles 1, but is generally lower than that of the undisturbed scenario (</w:t>
      </w:r>
      <w:r w:rsidR="00561760">
        <w:t>median 1.08, CI 0.98 to 2.19</w:t>
      </w:r>
      <w:r w:rsidR="00B91F66">
        <w:t>).</w:t>
      </w:r>
      <w:r w:rsidR="009E6363">
        <w:t xml:space="preserve"> When basal area is lower than average, there posterior distribution of lambda is very wide but well above one (median </w:t>
      </w:r>
      <w:r w:rsidR="00561760">
        <w:t>1.69</w:t>
      </w:r>
      <w:r w:rsidR="009E6363">
        <w:t xml:space="preserve">, CI </w:t>
      </w:r>
      <w:r w:rsidR="00561760">
        <w:t>1.25</w:t>
      </w:r>
      <w:r w:rsidR="009E6363">
        <w:t xml:space="preserve"> to </w:t>
      </w:r>
      <w:r w:rsidR="00561760">
        <w:t>2.57</w:t>
      </w:r>
      <w:r w:rsidR="009E6363">
        <w:t xml:space="preserve">). By contrast, when basal area is higher than average the posterior distribution of lambda is narrow and straddles one (median </w:t>
      </w:r>
      <w:r w:rsidR="00561760">
        <w:t>1.00</w:t>
      </w:r>
      <w:r w:rsidR="009E6363">
        <w:t xml:space="preserve">, CI </w:t>
      </w:r>
      <w:r w:rsidR="00561760">
        <w:t>0.98</w:t>
      </w:r>
      <w:r w:rsidR="009E6363">
        <w:t xml:space="preserve"> to </w:t>
      </w:r>
      <w:r w:rsidR="00561760">
        <w:t>1.07</w:t>
      </w:r>
      <w:r w:rsidR="009E6363">
        <w:t xml:space="preserve">). </w:t>
      </w:r>
      <w:r w:rsidR="00561760">
        <w:t>In the absence of other stressors, lambda is expected to be positive (median and 90% CI is above 1) for the low drought, high drought, wet site, and dry site scenarios (</w:t>
      </w:r>
      <w:r w:rsidR="002B625B">
        <w:fldChar w:fldCharType="begin"/>
      </w:r>
      <w:r w:rsidR="002B625B">
        <w:instrText xml:space="preserve"> REF _Ref94619410 \h </w:instrText>
      </w:r>
      <w:r w:rsidR="002B625B">
        <w:fldChar w:fldCharType="separate"/>
      </w:r>
      <w:r w:rsidR="002B625B">
        <w:t xml:space="preserve">Supplementary Table </w:t>
      </w:r>
      <w:r w:rsidR="002B625B">
        <w:rPr>
          <w:noProof/>
        </w:rPr>
        <w:t>4</w:t>
      </w:r>
      <w:r w:rsidR="002B625B">
        <w:fldChar w:fldCharType="end"/>
      </w:r>
      <w:r w:rsidR="00561760">
        <w:t>).</w:t>
      </w:r>
    </w:p>
    <w:commentRangeStart w:id="169"/>
    <w:commentRangeStart w:id="170"/>
    <w:p w14:paraId="1D544046" w14:textId="3660F194" w:rsidR="00035CCB" w:rsidRDefault="00035CCB" w:rsidP="00035CCB">
      <w:pPr>
        <w:spacing w:line="360" w:lineRule="auto"/>
        <w:ind w:firstLine="720"/>
      </w:pPr>
      <w:r>
        <w:fldChar w:fldCharType="begin"/>
      </w:r>
      <w:r>
        <w:instrText xml:space="preserve"> REF _Ref94620208 \h </w:instrText>
      </w:r>
      <w:r>
        <w:fldChar w:fldCharType="separate"/>
      </w:r>
      <w:r>
        <w:t xml:space="preserve">Figure </w:t>
      </w:r>
      <w:r>
        <w:rPr>
          <w:noProof/>
        </w:rPr>
        <w:t>7</w:t>
      </w:r>
      <w:r>
        <w:fldChar w:fldCharType="end"/>
      </w:r>
      <w:r>
        <w:t xml:space="preserve"> shows</w:t>
      </w:r>
      <w:commentRangeEnd w:id="169"/>
      <w:r w:rsidR="008A2F91">
        <w:rPr>
          <w:rStyle w:val="CommentReference"/>
        </w:rPr>
        <w:commentReference w:id="169"/>
      </w:r>
      <w:r>
        <w:t xml:space="preserve"> the expected distribution of lambda, holding all vital rate model parameters </w:t>
      </w:r>
      <w:r w:rsidR="0036501F">
        <w:t xml:space="preserve">(including ecoregion- and plot-specific random effects) </w:t>
      </w:r>
      <w:r>
        <w:t xml:space="preserve">at their posterior medians, across all subplots where sugar pine was observed in the initial census. </w:t>
      </w:r>
      <w:r w:rsidR="0036501F">
        <w:t xml:space="preserve">The median value of lambda across all subplots is 1.07, with an inter-quartile range of 0.98 to 1.29. </w:t>
      </w:r>
      <w:r w:rsidR="00CB550D">
        <w:t>Lambda was predicted to be below one on 34.6% of subplots.</w:t>
      </w:r>
      <w:commentRangeEnd w:id="170"/>
      <w:r w:rsidR="00A47588">
        <w:rPr>
          <w:rStyle w:val="CommentReference"/>
        </w:rPr>
        <w:commentReference w:id="170"/>
      </w:r>
    </w:p>
    <w:p w14:paraId="01A75E00" w14:textId="56102DEE" w:rsidR="00097CE1" w:rsidRPr="009B0C1C" w:rsidRDefault="009B22BB" w:rsidP="009B0C1C">
      <w:pPr>
        <w:pStyle w:val="Heading1"/>
        <w:spacing w:line="360" w:lineRule="auto"/>
      </w:pPr>
      <w:commentRangeStart w:id="171"/>
      <w:commentRangeStart w:id="172"/>
      <w:r>
        <w:t>Discussion</w:t>
      </w:r>
      <w:commentRangeEnd w:id="171"/>
      <w:commentRangeEnd w:id="172"/>
      <w:r w:rsidR="00B95CE0">
        <w:rPr>
          <w:rStyle w:val="CommentReference"/>
          <w:rFonts w:asciiTheme="minorHAnsi" w:eastAsiaTheme="minorHAnsi" w:hAnsiTheme="minorHAnsi" w:cstheme="minorBidi"/>
          <w:color w:val="auto"/>
        </w:rPr>
        <w:commentReference w:id="171"/>
      </w:r>
      <w:r w:rsidR="008A2F91">
        <w:rPr>
          <w:rStyle w:val="CommentReference"/>
          <w:rFonts w:asciiTheme="minorHAnsi" w:eastAsiaTheme="minorHAnsi" w:hAnsiTheme="minorHAnsi" w:cstheme="minorBidi"/>
          <w:color w:val="auto"/>
        </w:rPr>
        <w:commentReference w:id="172"/>
      </w:r>
    </w:p>
    <w:p w14:paraId="74BA8674" w14:textId="4676BEB9" w:rsidR="00991CC2" w:rsidRPr="00F30BF0" w:rsidRDefault="00097CE1" w:rsidP="00097CE1">
      <w:pPr>
        <w:spacing w:line="360" w:lineRule="auto"/>
        <w:ind w:firstLine="720"/>
        <w:rPr>
          <w:rFonts w:cstheme="minorHAnsi"/>
        </w:rPr>
      </w:pPr>
      <w:r>
        <w:rPr>
          <w:rFonts w:cstheme="minorHAnsi"/>
          <w:sz w:val="20"/>
          <w:szCs w:val="20"/>
        </w:rPr>
        <w:t xml:space="preserve"> </w:t>
      </w:r>
      <w:r w:rsidR="001545DE" w:rsidRPr="00F30BF0">
        <w:rPr>
          <w:rFonts w:cstheme="minorHAnsi"/>
        </w:rPr>
        <w:t>The results of this study highlight</w:t>
      </w:r>
      <w:r w:rsidR="00E167D6" w:rsidRPr="00F30BF0">
        <w:rPr>
          <w:rFonts w:cstheme="minorHAnsi"/>
        </w:rPr>
        <w:t xml:space="preserve"> fire as a key stressor negatively impacting key demographic rates of sugar pine. Fire strongly reduced survival of individual trees</w:t>
      </w:r>
      <w:r w:rsidRPr="00F30BF0">
        <w:rPr>
          <w:rFonts w:cstheme="minorHAnsi"/>
        </w:rPr>
        <w:t>, particularly small ones</w:t>
      </w:r>
      <w:r w:rsidR="00E167D6" w:rsidRPr="00F30BF0">
        <w:rPr>
          <w:rFonts w:cstheme="minorHAnsi"/>
        </w:rPr>
        <w:t xml:space="preserve">. This finding is broadly consistent with the existing literature, which has documented many cases of negative (and size-dependent) impacts of fire on survival of sugar pine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models","type":"article-journal"},"uris":["http://www.mendeley.com/documents/?uuid=5dce8c9b-16a7-4930-9de8-231f1ca41bb7"]},{"id":"ITEM-2","itemData":{"DOI":"10.1016/j.foreco.2010.05.033","ISSN":"03781127","abstract":"Fire injury was characterized and survival monitored for 5677 trees &gt;25. cm DBH from five wildfires in California that occurred between 2000 and 2004. Logistic regression models for predicting the probability of mortality 5-years after fire were developed for incense cedar (Calocedrus decurrens (Torr.) Florin), white fir (Abies concolor (Gord &amp; Glend.) Lindl. ex Hildebr.), sugar pine (Pinus lambertiana Douglas), Jeffrey pine (P. jeffreyi Balf.), and ponderosa pine (P. ponderosa C. Lawson). Differences in crown injury variables were also compared for Jeffrey and ponderosa pine. Most mortality (70-88% depending on species) occurred within 2 years post-wildfire and had stabilized by year 3. Crown length and crown volume injury variables predicted tree mortality equally well; however, the variables were not interchangeable. Crown injury and cambium kill rating was significant in predicting mortality in all models. DBH was only a significant predictor of mortality for white fir and the combined ponderosa and Jeffrey pine models developed from the McNally Fire; these models all predicted increasing mortality with increasing tree size. Red turpentine beetle (Dendroctonus valens) was a significant predictor variable for sugar pine, ponderosa pine, and Jeffrey pine; ambrosia beetle (Trypodendron and Gnathotrichus spp.) was a significant predictor variable for white fir. The mortality models and post-fire tree survival characteristics provide improved prediction of 5-year post-wildfire tree mortality for several California conifers. The models confirm the overall importance of crown injury in predicting post-fire mortality compared to other injury variables for all species. Additional variables such as cambium kill, bark beetles, and tree size improved model accuracies, but likely not enough to justify the added expense of data collection. ?? 2010.","author":[{"dropping-particle":"","family":"Hood","given":"Sharon M.","non-dropping-particle":"","parse-names":false,"suffix":""},{"dropping-particle":"","family":"Smith","given":"Sheri L.","non-dropping-particle":"","parse-names":false,"suffix":""},{"dropping-particle":"","family":"Cluck","given":"Daniel R.","non-dropping-particle":"","parse-names":false,"suffix":""}],"container-title":"Forest Ecology and Management","id":"ITEM-2","issue":"5","issued":{"date-parts":[["2010"]]},"page":"750-762","publisher":"Elsevier B.V.","title":"Predicting mortality for five California conifers following wildfire","type":"article-journal","volume":"260"},"uris":["http://www.mendeley.com/documents/?uuid=d1d13f42-975c-4bf6-b673-57d32cdf8b55"]},{"id":"ITEM-3","itemData":{"DOI":"10.1139/cjfr-2014-0449","ISSN":"12086037","abstract":"Tree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Research","id":"ITEM-3","issue":"7","issued":{"date-parts":[["2015"]]},"page":"910-919","title":"The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Park","type":"article-journal","volume":"45"},"uris":["http://www.mendeley.com/documents/?uuid=cd8ba33c-48ac-44de-90c9-962cbecf6d95"]},{"id":"ITEM-4","itemData":{"DOI":"10.1002/ecs2.3263","author":[{"dropping-particle":"","family":"Dudney","given":"Joan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J.","non-dropping-particle":"","parse-names":false,"suffix":""}],"container-title":"Ecosphere","id":"ITEM-4","issue":"October","issued":{"date-parts":[["2020"]]},"page":"e03263","title":"Compounding effects of white pine blister rust, mountain pine beetle, and fire threaten four white pine species","type":"article-journal","volume":"11"},"uris":["http://www.mendeley.com/documents/?uuid=54eba3d7-5ed4-4e44-a51e-b1150e7c2215"]},{"id":"ITEM-5","itemData":{"DOI":"10.1890/03-5109","ISSN":"10510761","abstract":"An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Applications","id":"ITEM-5","issue":"5","issued":{"date-parts":[["2004"]]},"page":"1590-1602","title":"Effects of an introduced pathogen and fire exclusion on the demography of sugar pine","type":"article-journal","volume":"14"},"uris":["http://www.mendeley.com/documents/?uuid=4017c084-8b81-48ae-b134-e117d840d93b"]}],"mendeley":{"formattedCitation":"(Van Mantgem &lt;i&gt;et al.&lt;/i&gt;, 2004; Hood, Smith and Cluck, 2010; Nesmith &lt;i&gt;et al.&lt;/i&gt;, 2015; Furniss &lt;i&gt;et al.&lt;/i&gt;, 2018; Dudney &lt;i&gt;et al.&lt;/i&gt;, 2020)","plainTextFormattedCitation":"(Van Mantgem et al., 2004; Hood, Smith and Cluck, 2010; Nesmith et al., 2015; Furniss et al., 2018; Dudney et al., 2020)","previouslyFormattedCitation":"(Van Mantgem &lt;i&gt;et al.&lt;/i&gt;, 2004; Hood, Smith and Cluck, 2010; Nesmith &lt;i&gt;et al.&lt;/i&gt;, 2015; Furniss &lt;i&gt;et al.&lt;/i&gt;, 2018; Dudney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Hood, Smith and Cluck, 2010; Nesmith </w:t>
      </w:r>
      <w:r w:rsidR="00EB4A84" w:rsidRPr="00EB4A84">
        <w:rPr>
          <w:rFonts w:cstheme="minorHAnsi"/>
          <w:i/>
          <w:noProof/>
        </w:rPr>
        <w:t>et al.</w:t>
      </w:r>
      <w:r w:rsidR="00EB4A84" w:rsidRPr="00EB4A84">
        <w:rPr>
          <w:rFonts w:cstheme="minorHAnsi"/>
          <w:noProof/>
        </w:rPr>
        <w:t xml:space="preserve">, 2015; Furniss </w:t>
      </w:r>
      <w:r w:rsidR="00EB4A84" w:rsidRPr="00EB4A84">
        <w:rPr>
          <w:rFonts w:cstheme="minorHAnsi"/>
          <w:i/>
          <w:noProof/>
        </w:rPr>
        <w:t>et al.</w:t>
      </w:r>
      <w:r w:rsidR="00EB4A84" w:rsidRPr="00EB4A84">
        <w:rPr>
          <w:rFonts w:cstheme="minorHAnsi"/>
          <w:noProof/>
        </w:rPr>
        <w:t xml:space="preserve">, 2018; Dudney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E167D6" w:rsidRPr="00F30BF0">
        <w:rPr>
          <w:rFonts w:cstheme="minorHAnsi"/>
        </w:rPr>
        <w:t>. Fire can also inj</w:t>
      </w:r>
      <w:r w:rsidR="00D95337" w:rsidRPr="00F30BF0">
        <w:rPr>
          <w:rFonts w:cstheme="minorHAnsi"/>
        </w:rPr>
        <w:t xml:space="preserve">ure surviving trees, reducing their growth rate </w:t>
      </w:r>
      <w:r w:rsidR="00E32098" w:rsidRPr="00F30BF0">
        <w:rPr>
          <w:rFonts w:cstheme="minorHAnsi"/>
        </w:rPr>
        <w:t xml:space="preserve">as seen in this study and others </w:t>
      </w:r>
      <w:r w:rsidR="00C243DB">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D95337" w:rsidRPr="00F30BF0">
        <w:rPr>
          <w:rFonts w:cstheme="minorHAnsi"/>
        </w:rPr>
        <w:t>. Reduced growth rates may have particularly strong effects on the asymptotic population growth rate in species where large / old individuals disproportionately contribute to reproduction</w:t>
      </w:r>
      <w:r w:rsidR="002535C7" w:rsidRPr="00F30BF0">
        <w:rPr>
          <w:rFonts w:cstheme="minorHAnsi"/>
        </w:rPr>
        <w:t xml:space="preserve">; Sugar pine is one such species, </w:t>
      </w:r>
      <w:r w:rsidR="00D95337" w:rsidRPr="00F30BF0">
        <w:rPr>
          <w:rFonts w:cstheme="minorHAnsi"/>
        </w:rPr>
        <w:t>as seen in the strong effect of individual size on fecundity in this study</w:t>
      </w:r>
      <w:r w:rsidR="00EB5290" w:rsidRPr="00F30BF0">
        <w:rPr>
          <w:rFonts w:cstheme="minorHAnsi"/>
        </w:rPr>
        <w:t xml:space="preserve"> </w:t>
      </w:r>
      <w:commentRangeStart w:id="173"/>
      <w:r w:rsidR="00C243DB">
        <w:rPr>
          <w:rFonts w:cstheme="minorHAnsi"/>
        </w:rPr>
        <w:fldChar w:fldCharType="begin" w:fldLock="1"/>
      </w:r>
      <w:r w:rsidR="002C19B3">
        <w:rPr>
          <w:rFonts w:cstheme="minorHAnsi"/>
        </w:rPr>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disturbance","type":"article-journal","volume":"22"},"uris":["http://www.mendeley.com/documents/?uuid=2b5cea9f-f1cc-4605-9928-78a2aa0932f7"]}],"mendeley":{"formattedCitation":"(Shriver &lt;i&gt;et al.&lt;/i&gt;, 2019)","plainTextFormattedCitation":"(Shriver et al., 2019)","previouslyFormattedCitation":"(Shriver &lt;i&gt;et al.&lt;/i&gt;, 2019)"},"properties":{"noteIndex":0},"schema":"https://github.com/citation-style-language/schema/raw/master/csl-citation.json"}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(Shriver </w:t>
      </w:r>
      <w:r w:rsidR="00EB4A84" w:rsidRPr="00EB4A84">
        <w:rPr>
          <w:rFonts w:cstheme="minorHAnsi"/>
          <w:i/>
          <w:noProof/>
        </w:rPr>
        <w:t>et al.</w:t>
      </w:r>
      <w:r w:rsidR="00EB4A84" w:rsidRPr="00EB4A84">
        <w:rPr>
          <w:rFonts w:cstheme="minorHAnsi"/>
          <w:noProof/>
        </w:rPr>
        <w:t>, 2019)</w:t>
      </w:r>
      <w:r w:rsidR="00C243DB">
        <w:rPr>
          <w:rFonts w:cstheme="minorHAnsi"/>
        </w:rPr>
        <w:fldChar w:fldCharType="end"/>
      </w:r>
      <w:commentRangeEnd w:id="173"/>
      <w:r w:rsidR="008A2F91">
        <w:rPr>
          <w:rStyle w:val="CommentReference"/>
        </w:rPr>
        <w:commentReference w:id="173"/>
      </w:r>
      <w:r w:rsidR="00D95337" w:rsidRPr="00F30BF0">
        <w:rPr>
          <w:rFonts w:cstheme="minorHAnsi"/>
        </w:rPr>
        <w:t xml:space="preserve">. </w:t>
      </w:r>
    </w:p>
    <w:p w14:paraId="5067BE96" w14:textId="4DDFDA87" w:rsidR="001545DE" w:rsidRPr="00F30BF0" w:rsidRDefault="00D95337" w:rsidP="00991CC2">
      <w:pPr>
        <w:spacing w:line="360" w:lineRule="auto"/>
        <w:rPr>
          <w:rFonts w:cstheme="minorHAnsi"/>
        </w:rPr>
      </w:pPr>
      <w:r w:rsidRPr="00F30BF0">
        <w:rPr>
          <w:rFonts w:cstheme="minorHAnsi"/>
        </w:rPr>
        <w:tab/>
        <w:t xml:space="preserve">The effects of fire on fecundity were nuanced in this study, where fire strongly reduced </w:t>
      </w:r>
      <w:commentRangeStart w:id="174"/>
      <w:r w:rsidRPr="00F30BF0">
        <w:rPr>
          <w:rFonts w:cstheme="minorHAnsi"/>
        </w:rPr>
        <w:t>fecundity of smaller individuals</w:t>
      </w:r>
      <w:r w:rsidR="00EB5290" w:rsidRPr="00F30BF0">
        <w:rPr>
          <w:rFonts w:cstheme="minorHAnsi"/>
        </w:rPr>
        <w:t xml:space="preserve"> (which have low </w:t>
      </w:r>
      <w:r w:rsidR="002535C7" w:rsidRPr="00F30BF0">
        <w:rPr>
          <w:rFonts w:cstheme="minorHAnsi"/>
        </w:rPr>
        <w:t>fecundity to begin with</w:t>
      </w:r>
      <w:r w:rsidR="00EB5290" w:rsidRPr="00F30BF0">
        <w:rPr>
          <w:rFonts w:cstheme="minorHAnsi"/>
        </w:rPr>
        <w:t>)</w:t>
      </w:r>
      <w:r w:rsidRPr="00F30BF0">
        <w:rPr>
          <w:rFonts w:cstheme="minorHAnsi"/>
        </w:rPr>
        <w:t xml:space="preserve"> but had </w:t>
      </w:r>
      <w:commentRangeStart w:id="175"/>
      <w:r w:rsidRPr="00F30BF0">
        <w:rPr>
          <w:rFonts w:cstheme="minorHAnsi"/>
        </w:rPr>
        <w:t>ambiguous</w:t>
      </w:r>
      <w:commentRangeEnd w:id="175"/>
      <w:r w:rsidR="007108F6">
        <w:rPr>
          <w:rStyle w:val="CommentReference"/>
        </w:rPr>
        <w:commentReference w:id="175"/>
      </w:r>
      <w:r w:rsidRPr="00F30BF0">
        <w:rPr>
          <w:rFonts w:cstheme="minorHAnsi"/>
        </w:rPr>
        <w:t xml:space="preserve"> effects on large individuals greater than approximately 100 cm DBH. </w:t>
      </w:r>
      <w:r w:rsidR="00DA141A" w:rsidRPr="00F30BF0">
        <w:rPr>
          <w:rFonts w:cstheme="minorHAnsi"/>
        </w:rPr>
        <w:t>It is possible that fire actually increased the fecundity of the largest trees by removing competing individuals of other species, increasing the recruitment of sugar pine seedlings which germinated post-fire</w:t>
      </w:r>
      <w:r w:rsidR="002535C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-1","issue":"2","issued":{"date-parts":[["2012"]]},"page":"203-213","title":"A gap-based approach for regenerating pine species and reducing surface fuels in multi-aged mixed conifer stands in the Sierra Nevada, California","type":"article-journal","volume":"85"},"uris":["http://www.mendeley.com/documents/?uuid=3b6aecd3-0825-4c84-b4ec-d17056626afa"]}],"mendeley":{"formattedCitation":"(York &lt;i&gt;et al.&lt;/i&gt;, 2012)","plainTextFormattedCitation":"(York et al., 2012)","previouslyFormattedCitation":"(York &lt;i&gt;et al.&lt;/i&gt;, 2012)"},"properties":{"noteIndex":0},"schema":"https://github.com/citation-style-language/schema/raw/master/csl-citation.json"}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(York </w:t>
      </w:r>
      <w:r w:rsidR="00EB4A84" w:rsidRPr="00EB4A84">
        <w:rPr>
          <w:rFonts w:cstheme="minorHAnsi"/>
          <w:i/>
          <w:noProof/>
        </w:rPr>
        <w:t>et al.</w:t>
      </w:r>
      <w:r w:rsidR="00EB4A84" w:rsidRPr="00EB4A84">
        <w:rPr>
          <w:rFonts w:cstheme="minorHAnsi"/>
          <w:noProof/>
        </w:rPr>
        <w:t>, 2012)</w:t>
      </w:r>
      <w:r w:rsidR="00C243DB">
        <w:rPr>
          <w:rFonts w:cstheme="minorHAnsi"/>
        </w:rPr>
        <w:fldChar w:fldCharType="end"/>
      </w:r>
      <w:r w:rsidR="00DA141A" w:rsidRPr="00F30BF0">
        <w:rPr>
          <w:rFonts w:cstheme="minorHAnsi"/>
        </w:rPr>
        <w:t xml:space="preserve">. </w:t>
      </w:r>
      <w:commentRangeEnd w:id="174"/>
      <w:r w:rsidR="008A2F91">
        <w:rPr>
          <w:rStyle w:val="CommentReference"/>
        </w:rPr>
        <w:commentReference w:id="174"/>
      </w:r>
      <w:r w:rsidR="005C7999" w:rsidRPr="00F30BF0">
        <w:rPr>
          <w:rFonts w:cstheme="minorHAnsi"/>
        </w:rPr>
        <w:t xml:space="preserve">However, the literature suggests that a core way in which fire influences the population dynamics of sugar pine is by </w:t>
      </w:r>
      <w:r w:rsidR="005C7999" w:rsidRPr="00F30BF0">
        <w:rPr>
          <w:rFonts w:cstheme="minorHAnsi"/>
        </w:rPr>
        <w:lastRenderedPageBreak/>
        <w:t xml:space="preserve">killing </w:t>
      </w:r>
      <w:del w:id="176" w:author="j battles" w:date="2022-02-14T08:22:00Z">
        <w:r w:rsidR="005C7999" w:rsidRPr="00F30BF0" w:rsidDel="008A2F91">
          <w:rPr>
            <w:rFonts w:cstheme="minorHAnsi"/>
          </w:rPr>
          <w:delText xml:space="preserve">off </w:delText>
        </w:r>
      </w:del>
      <w:r w:rsidR="005C7999" w:rsidRPr="00F30BF0">
        <w:rPr>
          <w:rFonts w:cstheme="minorHAnsi"/>
        </w:rPr>
        <w:t>large high-fecundity individuals</w:t>
      </w:r>
      <w:r w:rsidR="00EB5290"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C243DB">
        <w:rPr>
          <w:rFonts w:cstheme="minorHAnsi"/>
        </w:rPr>
        <w:fldChar w:fldCharType="end"/>
      </w:r>
      <w:r w:rsidR="005C7999" w:rsidRPr="00F30BF0">
        <w:rPr>
          <w:rFonts w:cstheme="minorHAnsi"/>
        </w:rPr>
        <w:t>.</w:t>
      </w:r>
      <w:r w:rsidR="00EB5290" w:rsidRPr="00F30BF0">
        <w:rPr>
          <w:rFonts w:cstheme="minorHAnsi"/>
        </w:rPr>
        <w:t xml:space="preserve"> </w:t>
      </w:r>
      <w:r w:rsidR="00C63FF8" w:rsidRPr="00F30BF0">
        <w:rPr>
          <w:rFonts w:cstheme="minorHAnsi"/>
        </w:rPr>
        <w:t>The most extreme form of this dynamic results in so-called type conversion, where high severity fire locally extirpates sugar pine and other mixed conifer species, resulting in the loss of mixed conifer forest generally</w:t>
      </w:r>
      <w:r w:rsidR="00C243DB">
        <w:rPr>
          <w:rFonts w:cstheme="minorHAnsi"/>
        </w:rPr>
        <w:t xml:space="preserve"> </w:t>
      </w:r>
      <w:r w:rsidR="00C243DB">
        <w:rPr>
          <w:rFonts w:cstheme="minorHAnsi"/>
        </w:rPr>
        <w:fldChar w:fldCharType="begin" w:fldLock="1"/>
      </w:r>
      <w:r w:rsidR="002C19B3">
        <w:rPr>
          <w:rFonts w:cstheme="minorHAnsi"/>
        </w:rPr>
        <w:instrText>ADDIN CSL_CITATION {"citationItems":[{"id":"ITEM-1","itemData":{"DOI":"10.1002/eap.1756","ISSN":"10510761","author":[{"dropping-particle":"","family":"Shive","given":"Kristen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Applications","id":"ITEM-1","issue":"6","issued":{"date-parts":[["2018"]]},"page":"1626-1639","title":"From the stand scale to the landscape scale: predicting the spatial patterns of forest regeneration after disturbance","type":"article-journal","volume":"28"},"uris":["http://www.mendeley.com/documents/?uuid=088a8267-0133-4892-9fb1-7380b3beadc5"]},{"id":"ITEM-2","itemData":{"DOI":"10.1016/j.foreco.2018.09.007","ISBN":"9781594770913","ISSN":"03781127","abstract":"The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C.","non-dropping-particle":"","parse-names":false,"suffix":""}],"container-title":"BioScience","id":"ITEM-3","issue":"8","issued":{"date-parts":[["2020"]]},"page":"659-673","title":"Wildfire-Driven Forest Conversion in Western North American Landscapes","type":"article-journal","volume":"70"},"uris":["http://www.mendeley.com/documents/?uuid=4c19d33d-7ce8-44c4-b892-af9da5f5c49d"]}],"mendeley":{"formattedCitation":"(Shive &lt;i&gt;et al.&lt;/i&gt;, 2018; North &lt;i&gt;et al.&lt;/i&gt;, 2019; Coop &lt;i&gt;et al.&lt;/i&gt;, 2020)","plainTextFormattedCitation":"(Shive et al., 2018; North et al., 2019; Coop et al., 2020)","previouslyFormattedCitation":"(Shive &lt;i&gt;et al.&lt;/i&gt;, 2018; North &lt;i&gt;et al.&lt;/i&gt;, 2019; Coop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(Shive </w:t>
      </w:r>
      <w:r w:rsidR="00EB4A84" w:rsidRPr="00EB4A84">
        <w:rPr>
          <w:rFonts w:cstheme="minorHAnsi"/>
          <w:i/>
          <w:noProof/>
        </w:rPr>
        <w:t>et al.</w:t>
      </w:r>
      <w:r w:rsidR="00EB4A84" w:rsidRPr="00EB4A84">
        <w:rPr>
          <w:rFonts w:cstheme="minorHAnsi"/>
          <w:noProof/>
        </w:rPr>
        <w:t xml:space="preserve">, 2018; North </w:t>
      </w:r>
      <w:r w:rsidR="00EB4A84" w:rsidRPr="00EB4A84">
        <w:rPr>
          <w:rFonts w:cstheme="minorHAnsi"/>
          <w:i/>
          <w:noProof/>
        </w:rPr>
        <w:t>et al.</w:t>
      </w:r>
      <w:r w:rsidR="00EB4A84" w:rsidRPr="00EB4A84">
        <w:rPr>
          <w:rFonts w:cstheme="minorHAnsi"/>
          <w:noProof/>
        </w:rPr>
        <w:t xml:space="preserve">, 2019; Coop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C63FF8" w:rsidRPr="00F30BF0">
        <w:rPr>
          <w:rFonts w:cstheme="minorHAnsi"/>
        </w:rPr>
        <w:t>.</w:t>
      </w:r>
      <w:r w:rsidR="00F50DFD" w:rsidRPr="00F30BF0">
        <w:rPr>
          <w:rFonts w:cstheme="minorHAnsi"/>
        </w:rPr>
        <w:t xml:space="preserve"> </w:t>
      </w:r>
    </w:p>
    <w:p w14:paraId="1F87554F" w14:textId="678D65EF" w:rsidR="0038352F" w:rsidRPr="00F30BF0" w:rsidRDefault="00F50DFD" w:rsidP="008A7245">
      <w:pPr>
        <w:spacing w:line="360" w:lineRule="auto"/>
        <w:ind w:firstLine="360"/>
        <w:rPr>
          <w:rFonts w:cstheme="minorHAnsi"/>
        </w:rPr>
      </w:pPr>
      <w:r w:rsidRPr="00F30BF0">
        <w:rPr>
          <w:rFonts w:cstheme="minorHAnsi"/>
        </w:rPr>
        <w:t>In this study, fire’s effects on survival, growth, and fecundity combine to result in posterior lambda values below one for burned subplots (</w:t>
      </w:r>
      <w:r w:rsidRPr="00F30BF0">
        <w:rPr>
          <w:rFonts w:cstheme="minorHAnsi"/>
        </w:rPr>
        <w:fldChar w:fldCharType="begin"/>
      </w:r>
      <w:r w:rsidRPr="00F30BF0">
        <w:rPr>
          <w:rFonts w:cstheme="minorHAnsi"/>
        </w:rPr>
        <w:instrText xml:space="preserve"> REF _Ref94616225 \h </w:instrText>
      </w:r>
      <w:r w:rsidR="00F30BF0">
        <w:rPr>
          <w:rFonts w:cstheme="minorHAnsi"/>
        </w:rPr>
        <w:instrText xml:space="preserve"> \* MERGEFORMAT </w:instrText>
      </w:r>
      <w:r w:rsidRPr="00F30BF0">
        <w:rPr>
          <w:rFonts w:cstheme="minorHAnsi"/>
        </w:rPr>
      </w:r>
      <w:r w:rsidRPr="00F30BF0">
        <w:rPr>
          <w:rFonts w:cstheme="minorHAnsi"/>
        </w:rPr>
        <w:fldChar w:fldCharType="separate"/>
      </w:r>
      <w:r w:rsidRPr="00F30BF0">
        <w:t xml:space="preserve">Figure </w:t>
      </w:r>
      <w:r w:rsidRPr="00F30BF0">
        <w:rPr>
          <w:noProof/>
        </w:rPr>
        <w:t>6</w:t>
      </w:r>
      <w:r w:rsidRPr="00F30BF0">
        <w:rPr>
          <w:rFonts w:cstheme="minorHAnsi"/>
        </w:rPr>
        <w:fldChar w:fldCharType="end"/>
      </w:r>
      <w:r w:rsidRPr="00F30BF0">
        <w:rPr>
          <w:rFonts w:cstheme="minorHAnsi"/>
        </w:rPr>
        <w:t xml:space="preserve">). Fire was the only stressor which </w:t>
      </w:r>
      <w:r w:rsidR="009A1DFC" w:rsidRPr="00F30BF0">
        <w:rPr>
          <w:rFonts w:cstheme="minorHAnsi"/>
        </w:rPr>
        <w:t>reduced the 9</w:t>
      </w:r>
      <w:r w:rsidR="00C243DB">
        <w:rPr>
          <w:rFonts w:cstheme="minorHAnsi"/>
        </w:rPr>
        <w:t>0</w:t>
      </w:r>
      <w:r w:rsidR="009A1DFC" w:rsidRPr="00F30BF0">
        <w:rPr>
          <w:rFonts w:cstheme="minorHAnsi"/>
        </w:rPr>
        <w:t>% credible interval of the posterior distribution of lambda to below one (</w:t>
      </w:r>
      <w:r w:rsidR="009A1DFC" w:rsidRPr="00F30BF0">
        <w:rPr>
          <w:rFonts w:cstheme="minorHAnsi"/>
        </w:rPr>
        <w:fldChar w:fldCharType="begin"/>
      </w:r>
      <w:r w:rsidR="009A1DFC" w:rsidRPr="00F30BF0">
        <w:rPr>
          <w:rFonts w:cstheme="minorHAnsi"/>
        </w:rPr>
        <w:instrText xml:space="preserve"> REF _Ref94619410 \h </w:instrText>
      </w:r>
      <w:r w:rsidR="00F30BF0">
        <w:rPr>
          <w:rFonts w:cstheme="minorHAnsi"/>
        </w:rPr>
        <w:instrText xml:space="preserve"> \* MERGEFORMAT </w:instrText>
      </w:r>
      <w:r w:rsidR="009A1DFC" w:rsidRPr="00F30BF0">
        <w:rPr>
          <w:rFonts w:cstheme="minorHAnsi"/>
        </w:rPr>
      </w:r>
      <w:r w:rsidR="009A1DFC" w:rsidRPr="00F30BF0">
        <w:rPr>
          <w:rFonts w:cstheme="minorHAnsi"/>
        </w:rPr>
        <w:fldChar w:fldCharType="separate"/>
      </w:r>
      <w:r w:rsidR="009A1DFC" w:rsidRPr="00F30BF0">
        <w:t xml:space="preserve">Supplementary Table </w:t>
      </w:r>
      <w:r w:rsidR="009A1DFC" w:rsidRPr="00F30BF0">
        <w:rPr>
          <w:noProof/>
        </w:rPr>
        <w:t>4</w:t>
      </w:r>
      <w:r w:rsidR="009A1DFC" w:rsidRPr="00F30BF0">
        <w:rPr>
          <w:rFonts w:cstheme="minorHAnsi"/>
        </w:rPr>
        <w:fldChar w:fldCharType="end"/>
      </w:r>
      <w:r w:rsidR="009A1DFC" w:rsidRPr="00F30BF0">
        <w:rPr>
          <w:rFonts w:cstheme="minorHAnsi"/>
        </w:rPr>
        <w:t xml:space="preserve">), indicating high model confidence that a wildfire during a 10-year census interval results in population decline during that interval. </w:t>
      </w:r>
      <w:r w:rsidR="001545DE" w:rsidRPr="00F30BF0">
        <w:rPr>
          <w:rFonts w:cstheme="minorHAnsi"/>
        </w:rPr>
        <w:t xml:space="preserve">Existing literature has shown that </w:t>
      </w:r>
      <w:r w:rsidR="008A7245" w:rsidRPr="00F30BF0">
        <w:rPr>
          <w:rFonts w:cstheme="minorHAnsi"/>
        </w:rPr>
        <w:t xml:space="preserve">most trees killed by fire die within 1 year of the fire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models","type":"article-journal"},"uris":["http://www.mendeley.com/documents/?uuid=5dce8c9b-16a7-4930-9de8-231f1ca41bb7"]}],"mendeley":{"formattedCitation":"(Furniss &lt;i&gt;et al.&lt;/i&gt;, 2018)","plainTextFormattedCitation":"(Furniss et al., 2018)","previouslyFormattedCitation":"(Furniss &lt;i&gt;et al.&lt;/i&gt;, 2018)"},"properties":{"noteIndex":0},"schema":"https://github.com/citation-style-language/schema/raw/master/csl-citation.json"}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(Furniss </w:t>
      </w:r>
      <w:r w:rsidR="00EB4A84" w:rsidRPr="00EB4A84">
        <w:rPr>
          <w:rFonts w:cstheme="minorHAnsi"/>
          <w:i/>
          <w:noProof/>
        </w:rPr>
        <w:t>et al.</w:t>
      </w:r>
      <w:r w:rsidR="00EB4A84" w:rsidRPr="00EB4A84">
        <w:rPr>
          <w:rFonts w:cstheme="minorHAnsi"/>
          <w:noProof/>
        </w:rPr>
        <w:t>, 2018)</w:t>
      </w:r>
      <w:r w:rsidR="00C243DB">
        <w:rPr>
          <w:rFonts w:cstheme="minorHAnsi"/>
        </w:rPr>
        <w:fldChar w:fldCharType="end"/>
      </w:r>
      <w:r w:rsidR="008A7245" w:rsidRPr="00F30BF0">
        <w:rPr>
          <w:rFonts w:cstheme="minorHAnsi"/>
        </w:rPr>
        <w:t xml:space="preserve"> and mortality rates in stands affected by prescribed fire returned to background levels approximately six years postfire </w:t>
      </w:r>
      <w:r w:rsidR="00C243DB">
        <w:rPr>
          <w:rFonts w:cstheme="minorHAnsi"/>
        </w:rPr>
        <w:fldChar w:fldCharType="begin" w:fldLock="1"/>
      </w:r>
      <w:r w:rsidR="002C19B3">
        <w:rPr>
          <w:rFonts w:cstheme="minorHAnsi"/>
        </w:rPr>
        <w:instrText>ADDIN CSL_CITATION {"citationItems":[{"id":"ITEM-1","itemData":{"DOI":"10.1016/j.foreco.2010.12.013","ISBN":"0378-1127","ISSN":"03781127","abstract":"The capacity of prescribed fire to restore forest conditions is often judged by changes in forest structure within a few years following burning. However, prescribed fire might have longer-term effects on forest structure, potentially changing treatment assessments. We examined annual changes in forest structure in five 1. ha old-growth plots immediately before prescribed fire and up to eight years after fire at Sequoia National Park, California. Fire-induced declines in stem density (67% average decrease at eight years post-fire) were nonlinear, taking up to eight years to reach a presumed asymptote. Declines in live stem biomass were also nonlinear, but smaller in magnitude (32% average decrease at eight years post-fire) as most large trees survived the fires. The preferential survival of large trees following fire resulted in significant shifts in stem diameter distributions. Mortality rates remained significantly above background rates up to six years after the fires. Prescribed fire did not have a large influence on the representation of dominant species. Fire-caused mortality appeared to be spatially random, and therefore did not generally alter heterogeneous tree spatial patterns. Our results suggest that prescribed fire can bring about substantial changes to forest structure in old-growth mixed conifer forests in the Sierra Nevada, but that long-term observations are needed to fully describe some measures of fire effects. ?? 2010.","author":[{"dropping-particle":"","family":"Mantgem","given":"Phillip J.","non-dropping-particle":"van","parse-names":false,"suffix":""},{"dropping-particle":"","family":"Stephenson","given":"Nathan L.","non-dropping-particle":"","parse-names":false,"suffix":""},{"dropping-particle":"","family":"Knapp","given":"Eric","non-dropping-particle":"","parse-names":false,"suffix":""},{"dropping-particle":"","family":"Battles","given":"John","non-dropping-particle":"","parse-names":false,"suffix":""},{"dropping-particle":"","family":"Keeley","given":"Jon E.","non-dropping-particle":"","parse-names":false,"suffix":""}],"container-title":"Forest Ecology and Management","id":"ITEM-1","issue":"6","issued":{"date-parts":[["2011"]]},"page":"989-994","publisher":"Elsevier B.V.","title":"Long-term effects of prescribed fire on mixed conifer forest structure in the Sierra Nevada, California","type":"article-journal","volume":"261"},"uris":["http://www.mendeley.com/documents/?uuid=03f4dd2e-8bc0-4812-b5d6-08d3ff7271a4"]}],"mendeley":{"formattedCitation":"(van Mantgem &lt;i&gt;et al.&lt;/i&gt;, 2011)","plainTextFormattedCitation":"(van Mantgem et al., 2011)","previouslyFormattedCitation":"(van Mantgem &lt;i&gt;et al.&lt;/i&gt;, 2011)"},"properties":{"noteIndex":0},"schema":"https://github.com/citation-style-language/schema/raw/master/csl-citation.json"}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2011)</w:t>
      </w:r>
      <w:r w:rsidR="00C243DB">
        <w:rPr>
          <w:rFonts w:cstheme="minorHAnsi"/>
        </w:rPr>
        <w:fldChar w:fldCharType="end"/>
      </w:r>
      <w:r w:rsidR="007B6647" w:rsidRPr="00F30BF0">
        <w:rPr>
          <w:rFonts w:cstheme="minorHAnsi"/>
        </w:rPr>
        <w:t xml:space="preserve">, suggesting that the negative </w:t>
      </w:r>
      <w:commentRangeStart w:id="177"/>
      <w:r w:rsidR="007B6647" w:rsidRPr="00F30BF0">
        <w:rPr>
          <w:rFonts w:cstheme="minorHAnsi"/>
        </w:rPr>
        <w:t xml:space="preserve">effects of fire on survival are likely temporary. </w:t>
      </w:r>
      <w:commentRangeEnd w:id="177"/>
      <w:r w:rsidR="00A47588">
        <w:rPr>
          <w:rStyle w:val="CommentReference"/>
        </w:rPr>
        <w:commentReference w:id="177"/>
      </w:r>
      <w:r w:rsidR="007B6647" w:rsidRPr="00F30BF0">
        <w:rPr>
          <w:rFonts w:cstheme="minorHAnsi"/>
        </w:rPr>
        <w:t xml:space="preserve">However, there is abundant evidence that the ecological footprint of fire, in particular high severity wildfire, is increasing throughout the range of sugar pine </w:t>
      </w:r>
      <w:r w:rsidR="0038352F" w:rsidRPr="00F30BF0">
        <w:rPr>
          <w:rFonts w:cstheme="minorHAnsi"/>
        </w:rPr>
        <w:t>because of</w:t>
      </w:r>
      <w:r w:rsidR="007B6647" w:rsidRPr="00F30BF0">
        <w:rPr>
          <w:rFonts w:cstheme="minorHAnsi"/>
        </w:rPr>
        <w:t xml:space="preserve"> climate changes and </w:t>
      </w:r>
      <w:r w:rsidR="0038352F" w:rsidRPr="00F30BF0">
        <w:rPr>
          <w:rFonts w:cstheme="minorHAnsi"/>
        </w:rPr>
        <w:t>biomass accumulation resulting from fire suppression</w:t>
      </w:r>
      <w:r w:rsidR="007B664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2017","type":"article-journal","volume":"47"},"uris":["http://www.mendeley.com/documents/?uuid=c62781ce-2164-4b01-b721-ce147287a476"]},{"id":"ITEM-2","itemData":{"DOI":"10.1073/pnas.2009717118","ISSN":"10916490","PMID":"34031237","abstract":"Increases in burned area and large fire occurrence are widely documented over the western United States over the past half century. Here, we focus on the elevational distribution of forest fires in mountainous ecoregions of the western United States and show the largest increase rates in burned area above 2,500 m during 1984 to 2017. Furthermore, we show that high-elevation fires advanced upslope with a median cumulative change of 252 m (-107 to 656 m; 95% CI) in 34 y across studied ecoregions. We also document a strong interannual relationship between high-elevation fires and warm season vapor pressure deficit (VPD). The upslope advance of fires is consistent with observed warming reflected by a median upslope drift of VPD isolines of 295 m (59 to 704 m; 95% CI) during 1984 to 2017. These findings allow us to estimate that recent climate trends reduced the high-elevation flammability barrier and enabled fires in an additional 11% of western forests. Limited influences of fire management practices and longer fire-return intervals in these montane mesic systems suggest these changes are largely a byproduct of climate warming. Further weakening in the high-elevation flammability barrier with continued warming has the potential to transform montane fire regimes with numerous implications for ecosystems and watersheds.","author":[{"dropping-particle":"","family":"Alizadeh","given":"Mohammad Reza","non-dropping-particle":"","parse-names":false,"suffix":""},{"dropping-particle":"","family":"Abatzoglou","given":"John T.","non-dropping-particle":"","parse-names":false,"suffix":""},{"dropping-particle":"","family":"Luce","given":"Charles H.","non-dropping-particle":"","parse-names":false,"suffix":""},{"dropping-particle":"","family":"Adamowski","given":"Jan F.","non-dropping-particle":"","parse-names":false,"suffix":""},{"dropping-particle":"","family":"Farid","given":"Arvin","non-dropping-particle":"","parse-names":false,"suffix":""},{"dropping-particle":"","family":"Sadegh","given":"Mojtaba","non-dropping-particle":"","parse-names":false,"suffix":""}],"container-title":"Proceedings of the National Academy of Sciences of the United States of America","id":"ITEM-2","issue":"22","issued":{"date-parts":[["2021"]]},"page":"1-14","title":"Warming enabled upslope advance in western US forest fires","type":"article-journal","volume":"118"},"uris":["http://www.mendeley.com/documents/?uuid=0a42f222-1b3f-4d26-928d-21cc879a1e57"]}],"mendeley":{"formattedCitation":"(Parks and Abatzoglou, 2020; Alizadeh &lt;i&gt;et al.&lt;/i&gt;, 2021)","plainTextFormattedCitation":"(Parks and Abatzoglou, 2020; Alizadeh et al., 2021)","previouslyFormattedCitation":"(Parks and Abatzoglou, 2020; Alizadeh &lt;i&gt;et al.&lt;/i&gt;, 2021)"},"properties":{"noteIndex":0},"schema":"https://github.com/citation-style-language/schema/raw/master/csl-citation.json"}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(Parks and Abatzoglou, 2020; Alizadeh </w:t>
      </w:r>
      <w:r w:rsidR="00EB4A84" w:rsidRPr="00EB4A84">
        <w:rPr>
          <w:rFonts w:cstheme="minorHAnsi"/>
          <w:i/>
          <w:noProof/>
        </w:rPr>
        <w:t>et al.</w:t>
      </w:r>
      <w:r w:rsidR="00EB4A84" w:rsidRPr="00EB4A84">
        <w:rPr>
          <w:rFonts w:cstheme="minorHAnsi"/>
          <w:noProof/>
        </w:rPr>
        <w:t>, 2021)</w:t>
      </w:r>
      <w:r w:rsidR="00C243DB">
        <w:rPr>
          <w:rFonts w:cstheme="minorHAnsi"/>
        </w:rPr>
        <w:fldChar w:fldCharType="end"/>
      </w:r>
      <w:r w:rsidR="00C243DB">
        <w:rPr>
          <w:rFonts w:cstheme="minorHAnsi"/>
        </w:rPr>
        <w:t xml:space="preserve">. </w:t>
      </w:r>
      <w:r w:rsidR="007B6647" w:rsidRPr="00F30BF0">
        <w:rPr>
          <w:rFonts w:cstheme="minorHAnsi"/>
        </w:rPr>
        <w:t>Given this context and the results of this study</w:t>
      </w:r>
      <w:r w:rsidR="0038352F" w:rsidRPr="00F30BF0">
        <w:rPr>
          <w:rFonts w:cstheme="minorHAnsi"/>
        </w:rPr>
        <w:t xml:space="preserve">, </w:t>
      </w:r>
      <w:proofErr w:type="gramStart"/>
      <w:r w:rsidR="0038352F" w:rsidRPr="00F30BF0">
        <w:rPr>
          <w:rFonts w:cstheme="minorHAnsi"/>
        </w:rPr>
        <w:t>it is clear that the</w:t>
      </w:r>
      <w:proofErr w:type="gramEnd"/>
      <w:r w:rsidR="0038352F" w:rsidRPr="00F30BF0">
        <w:rPr>
          <w:rFonts w:cstheme="minorHAnsi"/>
        </w:rPr>
        <w:t xml:space="preserve"> disrupted fire regime is the main threat facing sugar pine.</w:t>
      </w:r>
    </w:p>
    <w:p w14:paraId="450DDF39" w14:textId="20EAC9C2" w:rsidR="009B0C1C" w:rsidRPr="00F30BF0" w:rsidRDefault="007B6647" w:rsidP="009B0C1C">
      <w:pPr>
        <w:spacing w:line="360" w:lineRule="auto"/>
        <w:ind w:firstLine="360"/>
        <w:rPr>
          <w:rFonts w:cstheme="minorHAnsi"/>
        </w:rPr>
      </w:pPr>
      <w:r w:rsidRPr="00F30BF0">
        <w:rPr>
          <w:rFonts w:cstheme="minorHAnsi"/>
        </w:rPr>
        <w:t xml:space="preserve"> </w:t>
      </w:r>
      <w:r w:rsidR="0038352F" w:rsidRPr="00F30BF0">
        <w:rPr>
          <w:rFonts w:cstheme="minorHAnsi"/>
        </w:rPr>
        <w:t>Though their effects were less severe than those of fire, both WPBR and densification negatively impacted sugar pine’s population dynamics in this study.</w:t>
      </w:r>
      <w:r w:rsidR="009B0C1C" w:rsidRPr="00F30BF0">
        <w:rPr>
          <w:rFonts w:cstheme="minorHAnsi"/>
        </w:rPr>
        <w:t xml:space="preserve"> </w:t>
      </w:r>
      <w:r w:rsidR="00407119" w:rsidRPr="00F30BF0">
        <w:rPr>
          <w:rFonts w:cstheme="minorHAnsi"/>
        </w:rPr>
        <w:t>The data here show that WPBR negatively impacted survival, potentially with a greater effect on small trees</w:t>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_Ref93744929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2</w:t>
      </w:r>
      <w:r w:rsidR="00DC36D7" w:rsidRPr="00F30BF0">
        <w:rPr>
          <w:rFonts w:cstheme="minorHAnsi"/>
        </w:rPr>
        <w:fldChar w:fldCharType="end"/>
      </w:r>
      <w:r w:rsidR="00DC36D7" w:rsidRPr="00F30BF0">
        <w:rPr>
          <w:rFonts w:cstheme="minorHAnsi"/>
        </w:rPr>
        <w:t>)</w:t>
      </w:r>
      <w:r w:rsidR="00407119" w:rsidRPr="00F30BF0">
        <w:rPr>
          <w:rFonts w:cstheme="minorHAnsi"/>
        </w:rPr>
        <w:t xml:space="preserve">. Numerous other studies have shown </w:t>
      </w:r>
      <w:r w:rsidR="00C52916" w:rsidRPr="00F30BF0">
        <w:rPr>
          <w:rFonts w:cstheme="minorHAnsi"/>
        </w:rPr>
        <w:t xml:space="preserve">that blister rust tends to kill smaller trees </w:t>
      </w:r>
      <w:r w:rsidR="00566DC3">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566DC3">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566DC3">
        <w:rPr>
          <w:rFonts w:cstheme="minorHAnsi"/>
        </w:rPr>
        <w:fldChar w:fldCharType="end"/>
      </w:r>
      <w:r w:rsidR="00B76637" w:rsidRPr="00F30BF0">
        <w:rPr>
          <w:rFonts w:cstheme="minorHAnsi"/>
        </w:rPr>
        <w:t xml:space="preserve"> and negatively affects survival rates of sugar pine and other vulnerable species </w:t>
      </w:r>
      <w:r w:rsidR="0080786A">
        <w:rPr>
          <w:rFonts w:cstheme="minorHAnsi"/>
        </w:rPr>
        <w:fldChar w:fldCharType="begin" w:fldLock="1"/>
      </w:r>
      <w:r w:rsidR="002C19B3">
        <w:rPr>
          <w:rFonts w:cstheme="minorHAnsi"/>
        </w:rPr>
        <w:instrText>ADDIN CSL_CITATION {"citationItems":[{"id":"ITEM-1","itemData":{"DOI":"10.1016/j.foreco.2011.05.011","ISSN":"03781127","abstract":"Historical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Management","id":"ITEM-1","issue":"5","issued":{"date-parts":[["2011"]]},"page":"770-779","publisher":"Elsevier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species","type":"article-journal","volume":"11"},"uris":["http://www.mendeley.com/documents/?uuid=54eba3d7-5ed4-4e44-a51e-b1150e7c2215"]}],"mendeley":{"formattedCitation":"(Maloney &lt;i&gt;et al.&lt;/i&gt;, 2011; Dudney &lt;i&gt;et al.&lt;/i&gt;, 2020)","plainTextFormattedCitation":"(Maloney et al., 2011; Dudney et al., 2020)","previouslyFormattedCitation":"(Maloney &lt;i&gt;et al.&lt;/i&gt;, 2011; Dudney &lt;i&gt;et al.&lt;/i&gt;, 2020)"},"properties":{"noteIndex":0},"schema":"https://github.com/citation-style-language/schema/raw/master/csl-citation.json"}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xml:space="preserve">, 2011; Dudney </w:t>
      </w:r>
      <w:r w:rsidR="00EB4A84" w:rsidRPr="00EB4A84">
        <w:rPr>
          <w:rFonts w:cstheme="minorHAnsi"/>
          <w:i/>
          <w:noProof/>
        </w:rPr>
        <w:t>et al.</w:t>
      </w:r>
      <w:r w:rsidR="00EB4A84" w:rsidRPr="00EB4A84">
        <w:rPr>
          <w:rFonts w:cstheme="minorHAnsi"/>
          <w:noProof/>
        </w:rPr>
        <w:t>, 2020)</w:t>
      </w:r>
      <w:r w:rsidR="0080786A">
        <w:rPr>
          <w:rFonts w:cstheme="minorHAnsi"/>
        </w:rPr>
        <w:fldChar w:fldCharType="end"/>
      </w:r>
      <w:r w:rsidR="0080786A">
        <w:rPr>
          <w:rFonts w:cstheme="minorHAnsi"/>
        </w:rPr>
        <w:t>,</w:t>
      </w:r>
      <w:r w:rsidR="00B76637" w:rsidRPr="00F30BF0">
        <w:rPr>
          <w:rFonts w:cstheme="minorHAnsi"/>
        </w:rPr>
        <w:t xml:space="preserve"> though </w:t>
      </w:r>
      <w:r w:rsidR="0080786A">
        <w:rPr>
          <w:rFonts w:cstheme="minorHAnsi"/>
        </w:rPr>
        <w:fldChar w:fldCharType="begin" w:fldLock="1"/>
      </w:r>
      <w:r w:rsidR="002C19B3">
        <w:rPr>
          <w:rFonts w:cstheme="minorHAnsi"/>
        </w:rPr>
        <w:instrText>ADDIN CSL_CITATION {"citationItems":[{"id":"ITEM-1","itemData":{"DOI":"10.1016/j.foreco.2012.05.025","ISSN":"03781127","abstract":"For over a century, white pine blister rust (WPBR), caused by the introduced fungal pathogen, Cronartium ribicola J.C. Fisch., has affected white pine (Subgenus Strobus) individuals, populations, and associated forest communities in North America. We surveyed eight populations of whitebark pine (Pinus albicaulis Engelm.) across a range of environmental conditions in subalpine forests of the Lake Tahoe Basin, California and Nevada, to determine how WPBR is influencing host fecundity (i.e., female cone production and recruitment), survival, and current population trends. In this region and throughout its range whitebark pine is an important component of subalpine ecosystems. In high-elevation forests of the Lake Tahoe Basin, the primary negative effect of this rust pathogen on whitebark pine is infection and mortality of cone-bearing branches.Mean incidence of WPBR among whitebark pine populations was 35% and ranged from 1% to 65%. Given the high disease incidence, relationships were found between WPBR infection and reproductive output. Percent of individuals infected per population (R 2=0.78), average number of WPBR-infected branches per population (R 2=0.71), and severity of stem girdling (R 2=0.76) were all negatively related with cone production. A positive relationship was found between disease severity (i.e., extent of stem girdling) and available water capacity and a negative relationship was found between disease severity and%sand content. Environmental conditions, including soil properties, may affect pathogen growth and potentially influence the rate at which green infected trees lose the ability to produce female cones. Demographic trends for 7 of 8 whitebark pine populations were stable, with estimates of geometric growth rate (λ)≥1.0. Population stability is a function of adequate population sizes, mixed-size structure, high survivorship, and moderate fecundity. Results show that WPBR is adversely affecting fecundity but having little effect on survivorship. Restoration strategies are designed to facilitate whitebark pine recruitment and deploy genetically diverse seedling material and potentially WPBR-resistant phenotypes. Our study highlights a need for long-term demographic data and monitoring of WPBR-infection to better understand population consequences and host responses in the future. © 2012 Elsevier B.V.","author":[{"dropping-particle":"","family":"Maloney","given":"Patricia E.","non-dropping-particle":"","parse-names":false,"suffix":""},{"dropping-particle":"","family":"Vogler","given":"Detlev R.","non-dropping-particle":"","parse-names":false,"suffix":""},{"dropping-particle":"","family":"Jensen","given":"Camille E.","non-dropping-particle":"","parse-names":false,"suffix":""},{"dropping-particle":"","family":"Delfino Mix","given":"Annette","non-dropping-particle":"","parse-names":false,"suffix":""}],"container-title":"Forest Ecology and Management","id":"ITEM-1","issued":{"date-parts":[["2012"]]},"page":"166-175","publisher":"Elsevier B.V.","title":"Ecology of whitebark pine populations in relation to white pine blister rust infection in subalpine forests of the Lake Tahoe Basin, USA: Implications for restoration","type":"article-journal","volume":"280"},"uris":["http://www.mendeley.com/documents/?uuid=9a37b1da-86cf-4d8b-9144-c07f39619f40"]}],"mendeley":{"formattedCitation":"(Maloney &lt;i&gt;et al.&lt;/i&gt;, 2012)","plainTextFormattedCitation":"(Maloney et al., 2012)","previouslyFormattedCitation":"(Maloney &lt;i&gt;et al.&lt;/i&gt;, 2012)"},"properties":{"noteIndex":0},"schema":"https://github.com/citation-style-language/schema/raw/master/csl-citation.json"}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2012)</w:t>
      </w:r>
      <w:r w:rsidR="0080786A">
        <w:rPr>
          <w:rFonts w:cstheme="minorHAnsi"/>
        </w:rPr>
        <w:fldChar w:fldCharType="end"/>
      </w:r>
      <w:r w:rsidR="00B76637" w:rsidRPr="00F30BF0">
        <w:rPr>
          <w:rFonts w:cstheme="minorHAnsi"/>
        </w:rPr>
        <w:t xml:space="preserve"> found WPBR to mostly affect fecundity, rather than survival, in the related </w:t>
      </w:r>
      <w:r w:rsidR="000B464D" w:rsidRPr="00F30BF0">
        <w:rPr>
          <w:rFonts w:cstheme="minorHAnsi"/>
        </w:rPr>
        <w:t xml:space="preserve">pine </w:t>
      </w:r>
      <w:r w:rsidR="00B76637" w:rsidRPr="00F30BF0">
        <w:rPr>
          <w:rFonts w:cstheme="minorHAnsi"/>
        </w:rPr>
        <w:t xml:space="preserve">species </w:t>
      </w:r>
      <w:commentRangeStart w:id="178"/>
      <w:r w:rsidR="00B76637" w:rsidRPr="00F30BF0">
        <w:rPr>
          <w:rFonts w:cstheme="minorHAnsi"/>
          <w:i/>
          <w:iCs/>
        </w:rPr>
        <w:t xml:space="preserve">Pinus </w:t>
      </w:r>
      <w:proofErr w:type="spellStart"/>
      <w:r w:rsidR="00B76637" w:rsidRPr="00F30BF0">
        <w:rPr>
          <w:rFonts w:cstheme="minorHAnsi"/>
          <w:i/>
          <w:iCs/>
        </w:rPr>
        <w:t>albicaulis</w:t>
      </w:r>
      <w:proofErr w:type="spellEnd"/>
      <w:r w:rsidR="00B76637" w:rsidRPr="00F30BF0">
        <w:rPr>
          <w:rFonts w:cstheme="minorHAnsi"/>
        </w:rPr>
        <w:t xml:space="preserve">. </w:t>
      </w:r>
      <w:commentRangeEnd w:id="178"/>
      <w:r w:rsidR="00A47588">
        <w:rPr>
          <w:rStyle w:val="CommentReference"/>
        </w:rPr>
        <w:commentReference w:id="178"/>
      </w:r>
      <w:r w:rsidR="001957F1" w:rsidRPr="00F30BF0">
        <w:rPr>
          <w:rFonts w:cstheme="minorHAnsi"/>
        </w:rPr>
        <w:t xml:space="preserve">This study also found that relatively high neighborhood density </w:t>
      </w:r>
      <w:r w:rsidR="00DC36D7" w:rsidRPr="00F30BF0">
        <w:rPr>
          <w:rFonts w:cstheme="minorHAnsi"/>
        </w:rPr>
        <w:t>(basal area) resulted in lower rates of growth and fecundity (</w:t>
      </w:r>
      <w:r w:rsidR="00DC36D7" w:rsidRPr="00F30BF0">
        <w:rPr>
          <w:rFonts w:cstheme="minorHAnsi"/>
        </w:rPr>
        <w:fldChar w:fldCharType="begin"/>
      </w:r>
      <w:r w:rsidR="00DC36D7" w:rsidRPr="00F30BF0">
        <w:rPr>
          <w:rFonts w:cstheme="minorHAnsi"/>
        </w:rPr>
        <w:instrText xml:space="preserve"> REF _Ref94611931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3</w:t>
      </w:r>
      <w:r w:rsidR="00DC36D7" w:rsidRPr="00F30BF0">
        <w:rPr>
          <w:rFonts w:cstheme="minorHAnsi"/>
        </w:rPr>
        <w:fldChar w:fldCharType="end"/>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_Ref94613276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4</w:t>
      </w:r>
      <w:r w:rsidR="00DC36D7" w:rsidRPr="00F30BF0">
        <w:rPr>
          <w:rFonts w:cstheme="minorHAnsi"/>
        </w:rPr>
        <w:fldChar w:fldCharType="end"/>
      </w:r>
      <w:r w:rsidR="00DC36D7" w:rsidRPr="00F30BF0">
        <w:rPr>
          <w:rFonts w:cstheme="minorHAnsi"/>
        </w:rPr>
        <w:t xml:space="preserve">). </w:t>
      </w:r>
      <w:r w:rsidR="00403C76" w:rsidRPr="00F30BF0">
        <w:rPr>
          <w:rFonts w:cstheme="minorHAnsi"/>
        </w:rPr>
        <w:t>There is extensive evidence in the literature that high neighborhood density</w:t>
      </w:r>
      <w:r w:rsidR="0084135D" w:rsidRPr="00F30BF0">
        <w:rPr>
          <w:rFonts w:cstheme="minorHAnsi"/>
        </w:rPr>
        <w:t xml:space="preserve"> and other proxies for competition</w:t>
      </w:r>
      <w:r w:rsidR="00403C76" w:rsidRPr="00F30BF0">
        <w:rPr>
          <w:rFonts w:cstheme="minorHAnsi"/>
        </w:rPr>
        <w:t xml:space="preserve"> negatively impact sugar pine</w:t>
      </w:r>
      <w:r w:rsidR="00573E2C" w:rsidRPr="00F30BF0">
        <w:rPr>
          <w:rFonts w:cstheme="minorHAnsi"/>
        </w:rPr>
        <w:t xml:space="preserve"> survival</w:t>
      </w:r>
      <w:r w:rsidR="0080786A">
        <w:rPr>
          <w:rFonts w:cstheme="minorHAnsi"/>
        </w:rPr>
        <w:t xml:space="preserve"> </w:t>
      </w:r>
      <w:r w:rsidR="0080786A">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Management","id":"ITEM-2","issue":"5","issued":{"date-parts":[["2011"]]},"page":"770-779","publisher":"Elsevier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restoration","type":"article-journal","volume":"262"},"uris":["http://www.mendeley.com/documents/?uuid=9a0c821b-c50c-45fc-9062-b98c1d978b4e"]},{"id":"ITEM-3","itemData":{"DOI":"10.1139/cjfr-2015-0406","ISBN":"0045-5067","ISSN":"0045-5067","abstract":"In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Research","id":"ITEM-3","issue":"5","issued":{"date-parts":[["2016"]]},"page":"745-752","title":"Long-term demographic trends in a fire-suppressed mixed-conifer forest","type":"article-journal","volume":"46"},"uris":["http://www.mendeley.com/documents/?uuid=d23a6c87-7bd8-4d6f-9854-d1b054b6fd88"]}],"mendeley":{"formattedCitation":"(Van Mantgem &lt;i&gt;et al.&lt;/i&gt;, 2004; Maloney &lt;i&gt;et al.&lt;/i&gt;, 2011; Levine &lt;i&gt;et al.&lt;/i&gt;, 2016)","plainTextFormattedCitation":"(Van Mantgem et al., 2004; Maloney et al., 2011; Levine et al., 2016)","previouslyFormattedCitation":"(Van Mantgem &lt;i&gt;et al.&lt;/i&gt;, 2004; Maloney &lt;i&gt;et al.&lt;/i&gt;, 2011; Levine &lt;i&gt;et al.&lt;/i&gt;, 2016)"},"properties":{"noteIndex":0},"schema":"https://github.com/citation-style-language/schema/raw/master/csl-citation.json"}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Maloney </w:t>
      </w:r>
      <w:r w:rsidR="00EB4A84" w:rsidRPr="00EB4A84">
        <w:rPr>
          <w:rFonts w:cstheme="minorHAnsi"/>
          <w:i/>
          <w:noProof/>
        </w:rPr>
        <w:t>et al.</w:t>
      </w:r>
      <w:r w:rsidR="00EB4A84" w:rsidRPr="00EB4A84">
        <w:rPr>
          <w:rFonts w:cstheme="minorHAnsi"/>
          <w:noProof/>
        </w:rPr>
        <w:t xml:space="preserve">, 2011; Levine </w:t>
      </w:r>
      <w:r w:rsidR="00EB4A84" w:rsidRPr="00EB4A84">
        <w:rPr>
          <w:rFonts w:cstheme="minorHAnsi"/>
          <w:i/>
          <w:noProof/>
        </w:rPr>
        <w:t>et al.</w:t>
      </w:r>
      <w:r w:rsidR="00EB4A84" w:rsidRPr="00EB4A84">
        <w:rPr>
          <w:rFonts w:cstheme="minorHAnsi"/>
          <w:noProof/>
        </w:rPr>
        <w:t>, 2016)</w:t>
      </w:r>
      <w:r w:rsidR="0080786A">
        <w:rPr>
          <w:rFonts w:cstheme="minorHAnsi"/>
        </w:rPr>
        <w:fldChar w:fldCharType="end"/>
      </w:r>
      <w:r w:rsidR="00403C76" w:rsidRPr="00F30BF0">
        <w:rPr>
          <w:rFonts w:cstheme="minorHAnsi"/>
        </w:rPr>
        <w:t xml:space="preserve"> </w:t>
      </w:r>
      <w:r w:rsidR="00573E2C" w:rsidRPr="00F30BF0">
        <w:rPr>
          <w:rFonts w:cstheme="minorHAnsi"/>
        </w:rPr>
        <w:t xml:space="preserve">and growth </w:t>
      </w:r>
      <w:r w:rsidR="0080786A">
        <w:rPr>
          <w:rFonts w:cstheme="minorHAnsi"/>
        </w:rPr>
        <w:fldChar w:fldCharType="begin" w:fldLock="1"/>
      </w:r>
      <w:r w:rsidR="00021D10">
        <w:rPr>
          <w:rFonts w:cstheme="minorHAnsi"/>
        </w:rPr>
        <w:instrText>ADDIN CSL_CITATION {"citationItems":[{"id":"ITEM-1","itemData":{"DOI":"10.1139/x2012-142","ISSN":"00455067","abstract":"Tree growth and competition play central roles in forest dynamics. Yet models of competition often neglect important variation in species-specific responses. Furthermore, functions used to model changes in growth rate with size do not always allow for potential complexity. Using a large data set from old-growth forests in California, models were parameterized relating growth rate to tree size and competition for four common species. Several functions relating growth rate to size were tested. Competition models included parameters for tree size, competitor size, and competitor distance. Competitive strength was allowed to vary by species. The best ranked models (using Akaike's information criterion) explained between 18% and 40% of the variance in growth rate, with each species showing a strong response to competition. Models indicated that relationships between competition and growth varied substantially among species. The results also suggested that the relationship between growth rate and tree size can be complex and that how we model it can affect not only our ability to detect that complexity but also whether we obtain misleading results. In this case, for three of four species, the best model captured an apparent and unexpected decline in potential growth rate for the smallest trees in the data set.","author":[{"dropping-particle":"","family":"Das","given":"Adrian","non-dropping-particle":"","parse-names":false,"suffix":""}],"container-title":"Canadian Journal of Forest Research","id":"ITEM-1","issue":"11","issued":{"date-parts":[["2012"]]},"page":"1983-1995","title":"The effect of size and competition on tree growth rate in old-growth coniferous forests","type":"article-journal","volume":"42"},"uris":["http://www.mendeley.com/documents/?uuid=7e8e9215-396a-48aa-84a2-aa6d28e0d176"]},{"id":"ITEM-2","itemData":{"DOI":"10.1890/12-0504.1","ISSN":"10510761","PMID":"24147402","abstract":"Understanding tree growth as a function of tree size is important for a multitude of ecological and management applications. Determining what limits growth is of central interest, and forest inventory permanent plots are an abundant source of long-term information but are highly complex. Observation error and multiple sources of shared variation (spatial plot effects, temporal repeated measures, and a mosaic of sampling intervals) make these data challenging to use for growth estimation. We account for these complexities and incorporate potential limiting factors (tree size, competition, and resource supply) into a hierarchical state-space model. We estimate the diameter growth of white fir (Abies concolor) in the Sierra Nevada of California from forest inventory data, showing that estimating such a model is feasible in a Bayesian framework using readily available modeling tools. In this forest, white fir growth depends strongly on tree size, total plot basal area, and unexplained variation between individual trees. Plot-level resource supply variables (representing light, water, and nutrient availability) do not have a strong impact on inventory-size trees. This approach can be applied to other networks of permanent forest plots, leading to greater ecological insights on tree growth. © 2013 by the Ecological Society of America.","author":[{"dropping-particle":"","family":"Eitzel","given":"Melissa","non-dropping-particle":"","parse-names":false,"suffix":""},{"dropping-particle":"","family":"Battles","given":"John","non-dropping-particle":"","parse-names":false,"suffix":""},{"dropping-particle":"","family":"York","given":"Robert","non-dropping-particle":"","parse-names":false,"suffix":""},{"dropping-particle":"","family":"Knape","given":"Jonas","non-dropping-particle":"","parse-names":false,"suffix":""},{"dropping-particle":"","family":"Valpine","given":"Perry","non-dropping-particle":"De","parse-names":false,"suffix":""}],"container-title":"Ecological Applications","id":"ITEM-2","issue":"6","issued":{"date-parts":[["2013"]]},"page":"1288-1296","title":"Estimating tree growth from complex forest monitoring data","type":"article-journal","volume":"23"},"uris":["http://www.mendeley.com/documents/?uuid=58bd7dbf-601b-40cd-934b-4222b6088af9"]},{"id":"ITEM-3","itemData":{"DOI":"10.1093/treephys/22.2-3.137","ISSN":"0829318X","PMID":"11830410","abstract":"The positive growth response of healthy young trees to density reduction is well known. In contrast, large old trees are usually thought to be intrinsically limited in their ability to respond to increased growing space; therefore, density reduction is seldom used in stands of old-growth trees. We tested the null hypothesis that old-growth trees are incapable of responding with increased growth following density reduction. The diameter growth response of 271 Douglas-fir (Pseudotsuga menziesii (Mirb.) Franco), ponderosa pine (Pinus ponderosa Dougl. ex Laws) and sugar pine (Pinus lambertiana Dougl.) trees ranging in age from 158 to 650 years was examined 20 to 50 years after density reduction. Density reduction involved either light thinning with removal of less vigorous trees, or shelterwood treatments in which overstory trees were not removed. Ratios of basal area growth after treatment to basal area growth before treatment, and several other measures of growth, all indicated that the old trees sometimes benefited and were not harmed by density reduction. Growth increased by 10% or more for 68% of the trees in treated stands, and nearly 30% of trees increased growth by over 50%. This growth response persisted for at least 20 years. During this 20-year period, only three trees in treated stands (1.5%) exhibited a rapid decrease in growth, whereas growth decreased in 64% of trees in untreated stands. The length of time before a growth response to density reduction occurred varied from 5 to 25 years, with the greatest growth response often occurring 20 to 25 years after treatment. These results have important implications both for the basic biology of aging in woody plants as well as for silvicultural practices in forests with old-growth trees.","author":[{"dropping-particle":"","family":"Latham","given":"P.","non-dropping-particle":"","parse-names":false,"suffix":""},{"dropping-particle":"","family":"Tappeiner","given":"J.","non-dropping-particle":"","parse-names":false,"suffix":""}],"container-title":"Tree Physiology","id":"ITEM-3","issue":"2-3","issued":{"date-parts":[["2002"]]},"page":"137-146","title":"Response of old-growth conifers to reduction in stand density in western Oregon forests","type":"article-journal","volume":"22"},"uris":["http://www.mendeley.com/documents/?uuid=2afe436f-2493-4235-bdb9-3c2d9688c1f1"]},{"id":"ITEM-4","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D.","non-dropping-particle":"","parse-names":false,"suffix":""}],"container-title":"Ecosphere","id":"ITEM-4","issue":"January","issued":{"date-parts":[["2021"]]},"title":"Do Forest Fuel Reduction Treatments Confer Resistance to Beetle Infestation and Drought Mortality?","type":"article-journal","volume":"12"},"uris":["http://www.mendeley.com/documents/?uuid=27f300f3-6aa3-4e67-9ff2-302a5568e9e8"]}],"mendeley":{"formattedCitation":"(Latham and Tappeiner, 2002; Das, 2012; Eitzel &lt;i&gt;et al.&lt;/i&gt;, 2013; Steel &lt;i&gt;et al.&lt;/i&gt;, 2021)","plainTextFormattedCitation":"(Latham and Tappeiner, 2002; Das, 2012; Eitzel et al., 2013; Steel et al., 2021)","previouslyFormattedCitation":"(Latham and Tappeiner, 2002; Das, 2012; Eitzel &lt;i&gt;et al.&lt;/i&gt;, 2013; Steel &lt;i&gt;et al.&lt;/i&gt;, 2021)"},"properties":{"noteIndex":0},"schema":"https://github.com/citation-style-language/schema/raw/master/csl-citation.json"}</w:instrText>
      </w:r>
      <w:r w:rsidR="0080786A">
        <w:rPr>
          <w:rFonts w:cstheme="minorHAnsi"/>
        </w:rPr>
        <w:fldChar w:fldCharType="separate"/>
      </w:r>
      <w:r w:rsidR="00021D10" w:rsidRPr="00021D10">
        <w:rPr>
          <w:rFonts w:cstheme="minorHAnsi"/>
          <w:noProof/>
        </w:rPr>
        <w:t xml:space="preserve">(Latham and Tappeiner, 2002; Das, 2012; Eitzel </w:t>
      </w:r>
      <w:r w:rsidR="00021D10" w:rsidRPr="00021D10">
        <w:rPr>
          <w:rFonts w:cstheme="minorHAnsi"/>
          <w:i/>
          <w:noProof/>
        </w:rPr>
        <w:t>et al.</w:t>
      </w:r>
      <w:r w:rsidR="00021D10" w:rsidRPr="00021D10">
        <w:rPr>
          <w:rFonts w:cstheme="minorHAnsi"/>
          <w:noProof/>
        </w:rPr>
        <w:t xml:space="preserve">, 2013; Steel </w:t>
      </w:r>
      <w:r w:rsidR="00021D10" w:rsidRPr="00021D10">
        <w:rPr>
          <w:rFonts w:cstheme="minorHAnsi"/>
          <w:i/>
          <w:noProof/>
        </w:rPr>
        <w:t>et al.</w:t>
      </w:r>
      <w:r w:rsidR="00021D10" w:rsidRPr="00021D10">
        <w:rPr>
          <w:rFonts w:cstheme="minorHAnsi"/>
          <w:noProof/>
        </w:rPr>
        <w:t>, 2021)</w:t>
      </w:r>
      <w:r w:rsidR="0080786A">
        <w:rPr>
          <w:rFonts w:cstheme="minorHAnsi"/>
        </w:rPr>
        <w:fldChar w:fldCharType="end"/>
      </w:r>
      <w:r w:rsidR="0080786A">
        <w:rPr>
          <w:rFonts w:cstheme="minorHAnsi"/>
        </w:rPr>
        <w:t>.</w:t>
      </w:r>
      <w:r w:rsidR="00573E2C" w:rsidRPr="00F30BF0">
        <w:rPr>
          <w:rFonts w:cstheme="minorHAnsi"/>
        </w:rPr>
        <w:t xml:space="preserve"> It is unclear from our data whether the negative impact of density on fecundity is a result of decreased reproduction due to stress of parent trees, or decreased survival </w:t>
      </w:r>
      <w:r w:rsidR="0084135D" w:rsidRPr="00F30BF0">
        <w:rPr>
          <w:rFonts w:cstheme="minorHAnsi"/>
        </w:rPr>
        <w:t xml:space="preserve">and/or growth </w:t>
      </w:r>
      <w:r w:rsidR="00573E2C" w:rsidRPr="00F30BF0">
        <w:rPr>
          <w:rFonts w:cstheme="minorHAnsi"/>
        </w:rPr>
        <w:t>of new recruits due to competition, but both dynamics are plausible</w:t>
      </w:r>
      <w:r w:rsidR="00785480" w:rsidRPr="00F30BF0">
        <w:rPr>
          <w:rFonts w:cstheme="minorHAnsi"/>
        </w:rPr>
        <w:t xml:space="preserve"> </w:t>
      </w:r>
      <w:r w:rsidR="0080786A">
        <w:rPr>
          <w:rFonts w:cstheme="minorHAnsi"/>
        </w:rPr>
        <w:fldChar w:fldCharType="begin" w:fldLock="1"/>
      </w:r>
      <w:r w:rsidR="002C19B3">
        <w:rPr>
          <w:rFonts w:cstheme="minorHAnsi"/>
        </w:rPr>
        <w:instrText>ADDIN CSL_CITATION {"citationItems":[{"id":"ITEM-1","itemData":{"author":[{"dropping-particle":"","family":"Schubert","given":"Gilbert H","non-dropping-particle":"","parse-names":false,"suffix":""}],"id":"ITEM-1","issue":"116","issued":{"date-parts":[["1956"]]},"title":"Effect of fertilizer on cone production of sugar pine","type":"report"},"uris":["http://www.mendeley.com/documents/?uuid=dc286847-3f55-4907-848f-85797a8f5b84"]},{"id":"ITEM-2","itemData":{"DOI":"10.1093/forestry/cpt028","ISSN":"0015752X","abstract":"Concern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characteristics","type":"article-journal","volume":"87"},"uris":["http://www.mendeley.com/documents/?uuid=538bae05-6bfb-44e5-8085-6e0cd26cbad0"]},{"id":"ITEM-3","itemData":{"DOI":"10.1016/j.foreco.2006.01.015","ISSN":"03781127","abstract":"To elucidate broad-scale environmental controls of coniferous forest reproduction in the Sierra Nevada, California, we monitored reproduction for 5 years in 47 plots arrayed across a steep elevational (climatic) gradient. We found that both absolute seedling densities (stems &lt; 1.37 m) and seedling densities relative to overstory parent tree basal area declined sharply with elevation. Rates of seedling turnover (the average of birth and death rates) also declined with elevation. In contrast, seed production was not predicted by elevation and was highly variable from year to year. During a mast year of seed production, the intensity of masting was uneven among plots. Seedling densities were elevated only during the single year immediately following the mast year, suggesting reproduction in our forests may be primarily limited by abiotic factors such as the availability of suitable sites and weather. Disturbance also clearly affected reproduction; plots that had recently burned had significantly higher seedling to parent tree ratios for Abies species, suggesting that even though established Abies concolor may be relatively susceptible to fire, the species can recover rapidly through prolific reproduction. Since reproductive failures may be our earliest signal of changing forest conditions, seedling dynamics could provide a sensitive, if variable, indicator of environmental changes. © 2006 Elsevier B.V. All rights reserved.","author":[{"dropping-particle":"","family":"Mantgem","given":"Phillip J.","non-dropping-particle":"Van","parse-names":false,"suffix":""},{"dropping-particle":"","family":"Stephenson","given":"Nathan L.","non-dropping-particle":"","parse-names":false,"suffix":""},{"dropping-particle":"","family":"Keeley","given":"Jon E.","non-dropping-particle":"","parse-names":false,"suffix":""}],"container-title":"Forest Ecology and Management","id":"ITEM-3","issue":"1-3","issued":{"date-parts":[["2006"]]},"page":"391-399","title":"Forest reproduction along a climatic gradient in the Sierra Nevada, California","type":"article-journal","volume":"225"},"uris":["http://www.mendeley.com/documents/?uuid=85d94f89-1b3b-4db9-b1cc-2639d2407c1d"]},{"id":"ITEM-4","itemData":{"DOI":"10.1139/cjfr-2015-0406","ISBN":"0045-5067","ISSN":"0045-5067","abstract":"In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Research","id":"ITEM-4","issue":"5","issued":{"date-parts":[["2016"]]},"page":"745-752","title":"Long-term demographic trends in a fire-suppressed mixed-conifer forest","type":"article-journal","volume":"46"},"uris":["http://www.mendeley.com/documents/?uuid=d23a6c87-7bd8-4d6f-9854-d1b054b6fd88"]},{"id":"ITEM-5","itemData":{"DOI":"10.1002/ecs2.2776","ISSN":"21508925","abstract":"Understanding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L.","non-dropping-particle":"","parse-names":false,"suffix":""}],"container-title":"Ecosphere","id":"ITEM-5","issue":"6","issued":{"date-parts":[["2019"]]},"title":"Negative impacts of summer heat on Sierra Nevada tree seedlings","type":"article-journal","volume":"10"},"uris":["http://www.mendeley.com/documents/?uuid=52ae7f69-ba42-496d-827f-0c3f1dd1fb27"]},{"id":"ITEM-6","itemData":{"DOI":"10.1093/forestry/cpr058","ISBN":"0015-752X","ISSN":"0015752X","abstract":"Multi-aged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-6","issue":"2","issued":{"date-parts":[["2012"]]},"page":"203-213","title":"A gap-based approach for regenerating pine species and reducing surface fuels in multi-aged mixed conifer stands in the Sierra Nevada, California","type":"article-journal","volume":"85"},"uris":["http://www.mendeley.com/documents/?uuid=3b6aecd3-0825-4c84-b4ec-d17056626afa"]},{"id":"ITEM-7","itemData":{"DOI":"10.1139/x03-222","ISSN":"00455067","abstract":"Replicated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Research","id":"ITEM-7","issue":"3","issued":{"date-parts":[["2004"]]},"page":"630-641","title":"Group selection management in conifer forests: Relationships between opening size and tree growth","type":"article-journal","volume":"34"},"uris":["http://www.mendeley.com/documents/?uuid=99b0ba98-9512-424f-b8f9-5e4fd59cda36"]}],"mendeley":{"formattedCitation":"(Schubert, 1956; York &lt;i&gt;et al.&lt;/i&gt;, 2004, 2012; Van Mantgem, Stephenson and Keeley, 2006; Angell, Waring and Graves, 2014; Levine &lt;i&gt;et al.&lt;/i&gt;, 2016; Moran &lt;i&gt;et al.&lt;/i&gt;, 2019)","plainTextFormattedCitation":"(Schubert, 1956; York et al., 2004, 2012; Van Mantgem, Stephenson and Keeley, 2006; Angell, Waring and Graves, 2014; Levine et al., 2016; Moran et al., 2019)","previouslyFormattedCitation":"(Schubert, 1956; York &lt;i&gt;et al.&lt;/i&gt;, 2004, 2012; Van Mantgem, Stephenson and Keeley, 2006; Angell, Waring and Graves, 2014; Levine &lt;i&gt;et al.&lt;/i&gt;, 2016; Moran &lt;i&gt;et al.&lt;/i&gt;, 2019)"},"properties":{"noteIndex":0},"schema":"https://github.com/citation-style-language/schema/raw/master/csl-citation.json"}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(Schubert, 1956; York </w:t>
      </w:r>
      <w:r w:rsidR="00EB4A84" w:rsidRPr="00EB4A84">
        <w:rPr>
          <w:rFonts w:cstheme="minorHAnsi"/>
          <w:i/>
          <w:noProof/>
        </w:rPr>
        <w:t>et al.</w:t>
      </w:r>
      <w:r w:rsidR="00EB4A84" w:rsidRPr="00EB4A84">
        <w:rPr>
          <w:rFonts w:cstheme="minorHAnsi"/>
          <w:noProof/>
        </w:rPr>
        <w:t xml:space="preserve">, 2004, 2012; Van Mantgem, Stephenson and Keeley, 2006; Angell, Waring and Graves, 2014; Levine </w:t>
      </w:r>
      <w:r w:rsidR="00EB4A84" w:rsidRPr="00EB4A84">
        <w:rPr>
          <w:rFonts w:cstheme="minorHAnsi"/>
          <w:i/>
          <w:noProof/>
        </w:rPr>
        <w:t>et al.</w:t>
      </w:r>
      <w:r w:rsidR="00EB4A84" w:rsidRPr="00EB4A84">
        <w:rPr>
          <w:rFonts w:cstheme="minorHAnsi"/>
          <w:noProof/>
        </w:rPr>
        <w:t xml:space="preserve">, 2016; Moran </w:t>
      </w:r>
      <w:r w:rsidR="00EB4A84" w:rsidRPr="00EB4A84">
        <w:rPr>
          <w:rFonts w:cstheme="minorHAnsi"/>
          <w:i/>
          <w:noProof/>
        </w:rPr>
        <w:t>et al.</w:t>
      </w:r>
      <w:r w:rsidR="00EB4A84" w:rsidRPr="00EB4A84">
        <w:rPr>
          <w:rFonts w:cstheme="minorHAnsi"/>
          <w:noProof/>
        </w:rPr>
        <w:t>, 2019)</w:t>
      </w:r>
      <w:r w:rsidR="0080786A">
        <w:rPr>
          <w:rFonts w:cstheme="minorHAnsi"/>
        </w:rPr>
        <w:fldChar w:fldCharType="end"/>
      </w:r>
      <w:r w:rsidR="008569B1">
        <w:rPr>
          <w:rFonts w:cstheme="minorHAnsi"/>
        </w:rPr>
        <w:t>.</w:t>
      </w:r>
      <w:r w:rsidR="00857722" w:rsidRPr="00F30BF0">
        <w:rPr>
          <w:rFonts w:cstheme="minorHAnsi"/>
        </w:rPr>
        <w:t xml:space="preserve"> In this study, high </w:t>
      </w:r>
      <w:r w:rsidR="00857722" w:rsidRPr="00F30BF0">
        <w:rPr>
          <w:rFonts w:cstheme="minorHAnsi"/>
        </w:rPr>
        <w:lastRenderedPageBreak/>
        <w:t>neighborhood basal area and presence of WPBR both reduced the expected asymptotic growth rate relative to an unstressed site</w:t>
      </w:r>
      <w:r w:rsidR="003C2EB4" w:rsidRPr="00F30BF0">
        <w:rPr>
          <w:rFonts w:cstheme="minorHAnsi"/>
        </w:rPr>
        <w:t>,</w:t>
      </w:r>
      <w:r w:rsidR="00857722" w:rsidRPr="00F30BF0">
        <w:rPr>
          <w:rFonts w:cstheme="minorHAnsi"/>
        </w:rPr>
        <w:t xml:space="preserve"> </w:t>
      </w:r>
      <w:r w:rsidR="003C2EB4" w:rsidRPr="00F30BF0">
        <w:rPr>
          <w:rFonts w:cstheme="minorHAnsi"/>
        </w:rPr>
        <w:t xml:space="preserve">though negative impacts were weaker than that of fire </w:t>
      </w:r>
      <w:r w:rsidR="00857722" w:rsidRPr="00F30BF0">
        <w:rPr>
          <w:rFonts w:cstheme="minorHAnsi"/>
        </w:rPr>
        <w:t>(</w:t>
      </w:r>
      <w:r w:rsidR="00857722" w:rsidRPr="00F30BF0">
        <w:rPr>
          <w:rFonts w:cstheme="minorHAnsi"/>
        </w:rPr>
        <w:fldChar w:fldCharType="begin"/>
      </w:r>
      <w:r w:rsidR="00857722" w:rsidRPr="00F30BF0">
        <w:rPr>
          <w:rFonts w:cstheme="minorHAnsi"/>
        </w:rPr>
        <w:instrText xml:space="preserve"> REF _Ref94616225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857722" w:rsidRPr="00F30BF0">
        <w:t xml:space="preserve">Figure </w:t>
      </w:r>
      <w:r w:rsidR="00857722" w:rsidRPr="00F30BF0">
        <w:rPr>
          <w:noProof/>
        </w:rPr>
        <w:t>6</w:t>
      </w:r>
      <w:r w:rsidR="00857722" w:rsidRPr="00F30BF0">
        <w:rPr>
          <w:rFonts w:cstheme="minorHAnsi"/>
        </w:rPr>
        <w:fldChar w:fldCharType="end"/>
      </w:r>
      <w:r w:rsidR="00857722" w:rsidRPr="00F30BF0">
        <w:rPr>
          <w:rFonts w:cstheme="minorHAnsi"/>
        </w:rPr>
        <w:t>)</w:t>
      </w:r>
      <w:r w:rsidR="003C2EB4" w:rsidRPr="00F30BF0">
        <w:rPr>
          <w:rFonts w:cstheme="minorHAnsi"/>
        </w:rPr>
        <w:t xml:space="preserve">, and </w:t>
      </w:r>
      <w:r w:rsidR="00857722" w:rsidRPr="00F30BF0">
        <w:rPr>
          <w:rFonts w:cstheme="minorHAnsi"/>
        </w:rPr>
        <w:t xml:space="preserve">the credible intervals for </w:t>
      </w:r>
      <w:r w:rsidR="003C2EB4" w:rsidRPr="00F30BF0">
        <w:rPr>
          <w:rFonts w:cstheme="minorHAnsi"/>
        </w:rPr>
        <w:t xml:space="preserve">lambda in </w:t>
      </w:r>
      <w:r w:rsidR="00857722" w:rsidRPr="00F30BF0">
        <w:rPr>
          <w:rFonts w:cstheme="minorHAnsi"/>
        </w:rPr>
        <w:t>both the high basal area and WPBR scenarios included 1 (</w:t>
      </w:r>
      <w:r w:rsidR="00857722" w:rsidRPr="00F30BF0">
        <w:rPr>
          <w:rFonts w:cstheme="minorHAnsi"/>
        </w:rPr>
        <w:fldChar w:fldCharType="begin"/>
      </w:r>
      <w:r w:rsidR="00857722" w:rsidRPr="00F30BF0">
        <w:rPr>
          <w:rFonts w:cstheme="minorHAnsi"/>
        </w:rPr>
        <w:instrText xml:space="preserve"> REF _Ref94619410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857722" w:rsidRPr="00F30BF0">
        <w:t xml:space="preserve">Supplementary Table </w:t>
      </w:r>
      <w:r w:rsidR="00857722" w:rsidRPr="00F30BF0">
        <w:rPr>
          <w:noProof/>
        </w:rPr>
        <w:t>4</w:t>
      </w:r>
      <w:r w:rsidR="00857722" w:rsidRPr="00F30BF0">
        <w:rPr>
          <w:rFonts w:cstheme="minorHAnsi"/>
        </w:rPr>
        <w:fldChar w:fldCharType="end"/>
      </w:r>
      <w:r w:rsidR="00857722" w:rsidRPr="00F30BF0">
        <w:rPr>
          <w:rFonts w:cstheme="minorHAnsi"/>
        </w:rPr>
        <w:t>).</w:t>
      </w:r>
      <w:r w:rsidR="003C2EB4" w:rsidRPr="00F30BF0">
        <w:rPr>
          <w:rFonts w:cstheme="minorHAnsi"/>
        </w:rPr>
        <w:t xml:space="preserve"> </w:t>
      </w:r>
      <w:r w:rsidR="008569B1">
        <w:rPr>
          <w:rFonts w:cstheme="minorHAnsi"/>
        </w:rPr>
        <w:t>However, reducing basal area to one standard deviation below the mean had profound positive effects lambda (</w:t>
      </w:r>
      <w:r w:rsidR="008569B1">
        <w:rPr>
          <w:rFonts w:cstheme="minorHAnsi"/>
        </w:rPr>
        <w:fldChar w:fldCharType="begin"/>
      </w:r>
      <w:r w:rsidR="008569B1">
        <w:rPr>
          <w:rFonts w:cstheme="minorHAnsi"/>
        </w:rPr>
        <w:instrText xml:space="preserve"> REF _Ref94616225 \h </w:instrText>
      </w:r>
      <w:r w:rsidR="008569B1">
        <w:rPr>
          <w:rFonts w:cstheme="minorHAnsi"/>
        </w:rPr>
      </w:r>
      <w:r w:rsidR="008569B1">
        <w:rPr>
          <w:rFonts w:cstheme="minorHAnsi"/>
        </w:rPr>
        <w:fldChar w:fldCharType="separate"/>
      </w:r>
      <w:r w:rsidR="008569B1">
        <w:t xml:space="preserve">Figure </w:t>
      </w:r>
      <w:r w:rsidR="008569B1">
        <w:rPr>
          <w:noProof/>
        </w:rPr>
        <w:t>6</w:t>
      </w:r>
      <w:r w:rsidR="008569B1">
        <w:rPr>
          <w:rFonts w:cstheme="minorHAnsi"/>
        </w:rPr>
        <w:fldChar w:fldCharType="end"/>
      </w:r>
      <w:r w:rsidR="008569B1">
        <w:rPr>
          <w:rFonts w:cstheme="minorHAnsi"/>
        </w:rPr>
        <w:t>).</w:t>
      </w:r>
    </w:p>
    <w:p w14:paraId="2FEC3842" w14:textId="00108844" w:rsidR="009B0C1C" w:rsidRPr="00F30BF0" w:rsidRDefault="00F72294" w:rsidP="008A7245">
      <w:pPr>
        <w:spacing w:line="360" w:lineRule="auto"/>
        <w:ind w:firstLine="360"/>
        <w:rPr>
          <w:rFonts w:cstheme="minorHAnsi"/>
        </w:rPr>
      </w:pPr>
      <w:r>
        <w:rPr>
          <w:rFonts w:cstheme="minorHAnsi"/>
        </w:rPr>
        <w:t>A surprising result of this study is t</w:t>
      </w:r>
      <w:r w:rsidR="0038352F" w:rsidRPr="00F30BF0">
        <w:rPr>
          <w:rFonts w:cstheme="minorHAnsi"/>
        </w:rPr>
        <w:t xml:space="preserve">hat drought and climate related variables had little impact on sugar pine’s vital rates and asymptotic population growth </w:t>
      </w:r>
      <w:commentRangeStart w:id="179"/>
      <w:r w:rsidR="0038352F" w:rsidRPr="00F30BF0">
        <w:rPr>
          <w:rFonts w:cstheme="minorHAnsi"/>
        </w:rPr>
        <w:t>rat</w:t>
      </w:r>
      <w:r>
        <w:rPr>
          <w:rFonts w:cstheme="minorHAnsi"/>
        </w:rPr>
        <w:t>e</w:t>
      </w:r>
      <w:commentRangeEnd w:id="179"/>
      <w:r w:rsidR="00A47588">
        <w:rPr>
          <w:rStyle w:val="CommentReference"/>
        </w:rPr>
        <w:commentReference w:id="179"/>
      </w:r>
      <w:r w:rsidR="0038352F" w:rsidRPr="00F30BF0">
        <w:rPr>
          <w:rFonts w:cstheme="minorHAnsi"/>
        </w:rPr>
        <w:t xml:space="preserve">. </w:t>
      </w:r>
      <w:r w:rsidR="009B0C1C" w:rsidRPr="00F30BF0">
        <w:rPr>
          <w:rFonts w:cstheme="minorHAnsi"/>
        </w:rPr>
        <w:t>Other literature</w:t>
      </w:r>
      <w:r w:rsidR="003C2EB4" w:rsidRPr="00F30BF0">
        <w:rPr>
          <w:rFonts w:cstheme="minorHAnsi"/>
        </w:rPr>
        <w:t xml:space="preserve"> has emphasized the role of moisture stress in </w:t>
      </w:r>
      <w:r w:rsidR="00B50353" w:rsidRPr="00F30BF0">
        <w:rPr>
          <w:rFonts w:cstheme="minorHAnsi"/>
        </w:rPr>
        <w:t>increased mortality rates</w:t>
      </w:r>
      <w:r w:rsidR="00101105" w:rsidRPr="00F30BF0">
        <w:rPr>
          <w:rFonts w:cstheme="minorHAnsi"/>
        </w:rPr>
        <w:t xml:space="preserve"> and reduced growth</w:t>
      </w:r>
      <w:r w:rsidR="00B50353" w:rsidRPr="00F30BF0">
        <w:rPr>
          <w:rFonts w:cstheme="minorHAnsi"/>
        </w:rPr>
        <w:t xml:space="preserve"> among sugar pine </w:t>
      </w:r>
      <w:r w:rsidR="008569B1">
        <w:rPr>
          <w:rFonts w:cstheme="minorHAnsi"/>
        </w:rPr>
        <w:t xml:space="preserve">directly and indirectly via decreased ability of trees to resist mountain pine beetle </w:t>
      </w:r>
      <w:r w:rsidR="008569B1">
        <w:rPr>
          <w:rFonts w:cstheme="minorHAnsi"/>
        </w:rPr>
        <w:fldChar w:fldCharType="begin" w:fldLock="1"/>
      </w:r>
      <w:r w:rsidR="002C19B3">
        <w:rPr>
          <w:rFonts w:cstheme="minorHAnsi"/>
        </w:rPr>
        <w:instrText>ADDIN CSL_CITATION {"citationItems":[{"id":"ITEM-1","itemData":{"DOI":"10.1002/eap.1902","author":[{"dropping-particle":"","family":"Restaino","given":"Christina","non-dropping-particle":"","parse-names":false,"suffix":""},{"dropping-particle":"","family":"Young","given":"Derek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Applications","id":"ITEM-1","issue":"December 2017","issued":{"date-parts":[["2019"]]},"page":"1-14","title":"Forest structure and climate mediate drought-induced tree mortality in forests of the Sierra Nevada , USA","type":"article-journal","volume":"29"},"uris":["http://www.mendeley.com/documents/?uuid=fab20f86-8948-4d2c-85ba-9a0ff200ff1e"]},{"id":"ITEM-2","itemData":{"DOI":"10.1371/journal.pone.0069917","ISSN":"19326203","PMID":"23936118","abstract":"Recent increases in tree mortality rates across the western USA are correlated with increasing temperatures, but mechanisms remain unresolved. Specifically, increasing mortality could predominantly be a consequence of temperature-induced increases in either (1) drought stress, or (2) the effectiveness of tree-killing insects and pathogens. Using long-term data from California's Sierra Nevada mountain range, we found that in water-limited (low-elevation) forests mortality was unambiguously best modeled by climatic water deficit, consistent with the first mechanism. In energy-limited (high-elevation) forests deficit models were only equivocally better than temperature models, suggesting that the second mechanism is increasingly important in these forests. We could not distinguish between models predicting mortality using absolute versus relative changes in water deficit, and these two model types led to different forecasts of mortality vulnerability under future climate scenarios. Our results provide evidence for differing climatic controls of tree mortality in water- and energy-limited forests, while highlighting the need for an improved understanding of tree mortality processes.","author":[{"dropping-particle":"","family":"Das","given":"Adrian J.","non-dropping-particle":"","parse-names":false,"suffix":""},{"dropping-particle":"","family":"Stephenson","given":"Nathan L.","non-dropping-particle":"","parse-names":false,"suffix":""},{"dropping-particle":"","family":"Flint","given":"Alan","non-dropping-particle":"","parse-names":false,"suffix":""},{"dropping-particle":"","family":"Das","given":"Tapash","non-dropping-particle":"","parse-names":false,"suffix":""},{"dropping-particle":"","family":"Mantgem","given":"Phillip J.","non-dropping-particle":"van","parse-names":false,"suffix":""}],"container-title":"PLoS ONE","id":"ITEM-2","issue":"7","issued":{"date-parts":[["2013"]]},"title":"Climatic Correlates of Tree Mortality in Water- and Energy-Limited Forests","type":"article-journal","volume":"8"},"uris":["http://www.mendeley.com/documents/?uuid=ae6df946-dfb3-4ab5-8ba3-0a59be138901"]},{"id":"ITEM-3","itemData":{"DOI":"10.1111/j.1461-0248.2007.01080.x","ISSN":"1461023X","PMID":"17845291","abstract":"We provide a first detailed analysis of long-term, annual-resolution demographic trends in a temperate forest. After tracking the fates of 21 338 trees in a network of old-growth forest plots in the Sierra Nevada of California, we found that mortality rate, but not the recruitment rate, increased significantly over the 22 years of measurement (1983-2004). Mortality rates increased in both of two dominant taxonomic groups (Abies and Pinus) and in different forest types (different elevational zones). The increase in overall mortality rate resulted from an increase in tree deaths attributed to stress and biotic causes, and coincided with a temperature-driven increase in an index of drought. Our findings suggest that these forests (and by implication, other water-limited forests) may be sensitive to temperature-driven drought stress, and may be poised for die-back if future climates continue to feature rising temperatures without compensating increases in precipitation. © 2007 Blackwell Publishing Ltd/CNRS.","author":[{"dropping-particle":"","family":"Mantgem","given":"Phillip J.","non-dropping-particle":"Van","parse-names":false,"suffix":""},{"dropping-particle":"","family":"Stephenson","given":"Nathan L.","non-dropping-particle":"","parse-names":false,"suffix":""}],"container-title":"Ecology Letters","id":"ITEM-3","issue":"10","issued":{"date-parts":[["2007"]]},"page":"909-916","title":"Apparent climatically induced increase of tree mortality rates in a temperate forest","type":"article-journal","volume":"10"},"uris":["http://www.mendeley.com/documents/?uuid=79dcd8ef-4ad9-462a-be9f-5a6460dbdf52"]},{"id":"ITEM-4","itemData":{"DOI":"10.1002/eap.1620","ISSN":"19395582","PMID":"28871610","abstract":"Severe drought has the potential to cause selective mortality within a forest, thereby inducing shifts in forest species composition. The southern Sierra Nevada foothills and mountains of California have experienced extensive forest dieback due to drought stress and insect outbreak. We used high-fidelity imaging spectroscopy (HiFIS) and light detection and ranging (LiDAR) from the Carnegie Airborne Observatory (CAO) to estimate the effect of forest dieback on species composition in response to drought stress in Sequoia National Park. Our aims were (1) to quantify site-specific conditions that mediate tree mortality along an elevation gradient in the southern Sierra Nevada Mountains, (2) to assess where mortality events have a greater probability of occurring, and (3) to estimate which tree species have a greater likelihood of mortality along the elevation gradient. A series of statistical models were generated to classify species composition and identify tree mortality, and the influences of different environmental factors were spatially quantified and analyzed to assess where mortality events have a greater likelihood of occurring. A higher probability of mortality was observed in the lower portion of the elevation gradient, on southwest- and west-facing slopes, in areas with shallow soils, on shallower slopes, and at greater distances from water. All of these factors are related to site water balance throughout the landscape. Our results also suggest that mortality is species-specific along the elevation gradient, mainly affecting Pinus ponderosa and Pinus lambertiana at lower elevations. Selective mortality within the forest may drive long-term shifts in community composition along the elevation gradient.","author":[{"dropping-particle":"","family":"Paz-Kagan","given":"Tarin","non-dropping-particle":"","parse-names":false,"suffix":""},{"dropping-particle":"","family":"Brodrick","given":"Philip G.","non-dropping-particle":"","parse-names":false,"suffix":""},{"dropping-particle":"","family":"Vaughn","given":"Nicholas R.","non-dropping-particle":"","parse-names":false,"suffix":""},{"dropping-particle":"","family":"Das","given":"Adrian J.","non-dropping-particle":"","parse-names":false,"suffix":""},{"dropping-particle":"","family":"Stephenson","given":"Nathan L.","non-dropping-particle":"","parse-names":false,"suffix":""},{"dropping-particle":"","family":"Nydick","given":"Koren R.","non-dropping-particle":"","parse-names":false,"suffix":""},{"dropping-particle":"","family":"Asner","given":"Gregory P.","non-dropping-particle":"","parse-names":false,"suffix":""}],"container-title":"Ecological Applications","id":"ITEM-4","issue":"8","issued":{"date-parts":[["2017"]]},"page":"2443-2457","title":"What mediates tree mortality during drought in the southern Sierra Nevada","type":"article-journal","volume":"27"},"uris":["http://www.mendeley.com/documents/?uuid=dc39be1d-6fbe-470d-bc94-505e92d410bc"]},{"id":"ITEM-5","itemData":{"DOI":"10.1139/X06-262","ISSN":"00455067","abstract":"We examined mortality of Abies concolor (Gord. &amp; Glend.) Lindl. (white fir) and Pinus lambertiana Dougl. (sugar pine) by developing logistic models using three growth indices obtained from tree rings: average growth, growth trend, and count of abrupt growth declines. For P. lambertiana, models with average growth, growth trend, and count of abrupt declines improved overall prediction (78.6% dead trees correctly classified, 83.7% live trees correctly classified) compared with a model with average recent growth alone (69.6% dead trees correctly classified, 67.3% live trees correctly classified). For A. concolor, counts of abrupt declines and longer time intervals improved overall classification (trees with DBH ≥20 cm: 78.9% dead trees correctly classified and 76.7% live trees correctly classified vs. 64.9% dead trees correctly classified and 77.9% live trees correctly classified; trees with DBH &lt;20 cm: 71.6% dead trees correctly classified and 71.0% live trees correctly classified vs. 67.2% dead trees correctly classified and 66.7% live trees correctly classified). In general, count of abrupt declines improved live-tree classification. External validation of A. concolor models showed that they functioned well at stands not used in model development, and the development of size-specific models demonstrated important differences in mortality risk between understory and canopy trees. Population-level mortality-risk models were developed for A. concolor and generated realistic mortality rates at two sites. Our results support the contention that a more comprehensive use of the growth record yields a more robust assessment of mortality risk. © 2007 NRC.","author":[{"dropping-particle":"","family":"Das","given":"Adrian J.","non-dropping-particle":"","parse-names":false,"suffix":""},{"dropping-particle":"","family":"Battles","given":"John J.","non-dropping-particle":"","parse-names":false,"suffix":""},{"dropping-particle":"","family":"Stephenson","given":"Nathan L.","non-dropping-particle":"","parse-names":false,"suffix":""},{"dropping-particle":"","family":"Mantgem","given":"Phillip J.","non-dropping-particle":"Van","parse-names":false,"suffix":""}],"container-title":"Canadian Journal of Forest Research","id":"ITEM-5","issue":"3","issued":{"date-parts":[["2007"]]},"page":"580-597","title":"The relationship between tree growth patterns and likelihood of mortality: A study of two tree species in the Sierra Nevada","type":"article-journal","volume":"37"},"uris":["http://www.mendeley.com/documents/?uuid=cae3d06a-bb2c-4a92-9822-25e3e253038a"]},{"id":"ITEM-6","itemData":{"DOI":"10.1016/j.scitotenv.2021.147744","ISSN":"00489697","abstract":"Worldwide, increasing severity of droughts threatens to change forest ecosystem functioning and community structure. Understanding how forest resilience is determined by its two underlying components, resistance and recovery, will help elucidate the mechanisms of drought responses and help inform management strategies. However, drought responses are shaped by complex processes across different scales, including species-specific drought strategies, tree size, competition, local environmental conditions, and the intensity of the drought event. Here, we quantified the reduction in tree growth during drought (an inverse measure of drought resistance) and post-drought recovery for three montane conifers (Abies concolor, Pinus jeffreyi, and Pinus lambertiana) in California. We used tree ring analysis to quantify responses to drought events of varying intensity between 1895 and 2018 across a geographic climatic gradient, to examine the roles of tree size (DBH) and competition (tree density) in mediating drought responses. We found that years of more intense drought corresponded with larger growth reductions and recovery rates were lower following drought years where trees suffered larger reductions. We found little variation among species in their growth reductions during drought events, but significant differences among species in their recovery post-drought. Across the geographic gradient, trees in the driest locations were susceptible to large growth reductions, signaling either strong sensitivity to drought intensity or exposure to the most extreme drought conditions. These growth reductions were not always compensated for by higher recovery rates. We also found that larger trees were more susceptible to drought due to a steeper negative relationship between recovery rates and the intensity of growth reduction during the drought. Contrary to expectations, recovery rates following the most detrimental drought years were higher in denser forests. Our results demonstrate the importance of considering how factors at various spatial and temporal scales affect the different components of drought responses.","author":[{"dropping-particle":"","family":"Bohner","given":"Teresa","non-dropping-particle":"","parse-names":false,"suffix":""},{"dropping-particle":"","family":"Diez","given":"Jeffrey","non-dropping-particle":"","parse-names":false,"suffix":""}],"container-title":"Science of The Total Environment","id":"ITEM-6","issued":{"date-parts":[["2021"]]},"page":"147744","publisher":"Elsevier B.V.","title":"Tree resistance and recovery from drought mediated by multiple abiotic and biotic processes across a large geographic gradient","type":"article-journal","volume":"789"},"uris":["http://www.mendeley.com/documents/?uuid=3793b222-188a-4ef5-9faa-857daeae6c29"]}],"mendeley":{"formattedCitation":"(Das &lt;i&gt;et al.&lt;/i&gt;, 2007, 2013; Van Mantgem and Stephenson, 2007; Paz-Kagan &lt;i&gt;et al.&lt;/i&gt;, 2017; Restaino &lt;i&gt;et al.&lt;/i&gt;, 2019; Bohner and Diez, 2021)","plainTextFormattedCitation":"(Das et al., 2007, 2013; Van Mantgem and Stephenson, 2007; Paz-Kagan et al., 2017; Restaino et al., 2019; Bohner and Diez, 2021)","previouslyFormattedCitation":"(Das &lt;i&gt;et al.&lt;/i&gt;, 2007, 2013; Van Mantgem and Stephenson, 2007; Paz-Kagan &lt;i&gt;et al.&lt;/i&gt;, 2017; Restaino &lt;i&gt;et al.&lt;/i&gt;, 2019; Bohner and Diez,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xml:space="preserve">, 2007, 2013; Van Mantgem and Stephenson, 2007; Paz-Kagan </w:t>
      </w:r>
      <w:r w:rsidR="00EB4A84" w:rsidRPr="00EB4A84">
        <w:rPr>
          <w:rFonts w:cstheme="minorHAnsi"/>
          <w:i/>
          <w:noProof/>
        </w:rPr>
        <w:t>et al.</w:t>
      </w:r>
      <w:r w:rsidR="00EB4A84" w:rsidRPr="00EB4A84">
        <w:rPr>
          <w:rFonts w:cstheme="minorHAnsi"/>
          <w:noProof/>
        </w:rPr>
        <w:t xml:space="preserve">, 2017; Restaino </w:t>
      </w:r>
      <w:r w:rsidR="00EB4A84" w:rsidRPr="00EB4A84">
        <w:rPr>
          <w:rFonts w:cstheme="minorHAnsi"/>
          <w:i/>
          <w:noProof/>
        </w:rPr>
        <w:t>et al.</w:t>
      </w:r>
      <w:r w:rsidR="00EB4A84" w:rsidRPr="00EB4A84">
        <w:rPr>
          <w:rFonts w:cstheme="minorHAnsi"/>
          <w:noProof/>
        </w:rPr>
        <w:t>, 2019; Bohner and Diez, 2021)</w:t>
      </w:r>
      <w:r w:rsidR="008569B1">
        <w:rPr>
          <w:rFonts w:cstheme="minorHAnsi"/>
        </w:rPr>
        <w:fldChar w:fldCharType="end"/>
      </w:r>
      <w:r w:rsidR="005E7ECB">
        <w:rPr>
          <w:rFonts w:cstheme="minorHAnsi"/>
        </w:rPr>
        <w:t xml:space="preserve">, though see </w:t>
      </w:r>
      <w:commentRangeStart w:id="180"/>
      <w:r w:rsidR="005E7ECB">
        <w:rPr>
          <w:rFonts w:cstheme="minorHAnsi"/>
        </w:rPr>
        <w:t xml:space="preserve">also </w:t>
      </w:r>
      <w:r w:rsidR="005E7ECB">
        <w:rPr>
          <w:rFonts w:cstheme="minorHAnsi"/>
        </w:rPr>
        <w:fldChar w:fldCharType="begin" w:fldLock="1"/>
      </w:r>
      <w:r w:rsidR="00021D10">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trees","type":"article-journal"},"uris":["http://www.mendeley.com/documents/?uuid=923f9f80-0634-4566-ac74-bb9eb698fef4"]}],"mendeley":{"formattedCitation":"(Furniss &lt;i&gt;et al.&lt;/i&gt;, 2021)","plainTextFormattedCitation":"(Furniss et al., 2021)","previouslyFormattedCitation":"(Furniss &lt;i&gt;et al.&lt;/i&gt;, 2021)"},"properties":{"noteIndex":0},"schema":"https://github.com/citation-style-language/schema/raw/master/csl-citation.json"}</w:instrText>
      </w:r>
      <w:r w:rsidR="005E7ECB">
        <w:rPr>
          <w:rFonts w:cstheme="minorHAnsi"/>
        </w:rPr>
        <w:fldChar w:fldCharType="separate"/>
      </w:r>
      <w:r w:rsidR="005E7ECB" w:rsidRPr="005E7ECB">
        <w:rPr>
          <w:rFonts w:cstheme="minorHAnsi"/>
          <w:noProof/>
        </w:rPr>
        <w:t xml:space="preserve">(Furniss </w:t>
      </w:r>
      <w:r w:rsidR="005E7ECB" w:rsidRPr="005E7ECB">
        <w:rPr>
          <w:rFonts w:cstheme="minorHAnsi"/>
          <w:i/>
          <w:noProof/>
        </w:rPr>
        <w:t>et al.</w:t>
      </w:r>
      <w:r w:rsidR="005E7ECB" w:rsidRPr="005E7ECB">
        <w:rPr>
          <w:rFonts w:cstheme="minorHAnsi"/>
          <w:noProof/>
        </w:rPr>
        <w:t>, 2021)</w:t>
      </w:r>
      <w:r w:rsidR="005E7ECB">
        <w:rPr>
          <w:rFonts w:cstheme="minorHAnsi"/>
        </w:rPr>
        <w:fldChar w:fldCharType="end"/>
      </w:r>
      <w:commentRangeEnd w:id="180"/>
      <w:r w:rsidR="007108F6">
        <w:rPr>
          <w:rStyle w:val="CommentReference"/>
        </w:rPr>
        <w:commentReference w:id="180"/>
      </w:r>
      <w:r w:rsidR="005E7ECB">
        <w:rPr>
          <w:rFonts w:cstheme="minorHAnsi"/>
        </w:rPr>
        <w:t xml:space="preserve"> which found that stand density played a more important role than climate variables in shaping mortality dynamics after fire and/or drought</w:t>
      </w:r>
      <w:r w:rsidR="008569B1">
        <w:rPr>
          <w:rFonts w:cstheme="minorHAnsi"/>
        </w:rPr>
        <w:t>.</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(Stephenson </w:t>
      </w:r>
      <w:r w:rsidR="00EB4A84" w:rsidRPr="00EB4A84">
        <w:rPr>
          <w:rFonts w:cstheme="minorHAnsi"/>
          <w:i/>
          <w:noProof/>
        </w:rPr>
        <w:t>et al.</w:t>
      </w:r>
      <w:r w:rsidR="00EB4A84" w:rsidRPr="00EB4A84">
        <w:rPr>
          <w:rFonts w:cstheme="minorHAnsi"/>
          <w:noProof/>
        </w:rPr>
        <w:t>, 2019)</w:t>
      </w:r>
      <w:r w:rsidR="008569B1">
        <w:rPr>
          <w:rFonts w:cstheme="minorHAnsi"/>
        </w:rPr>
        <w:fldChar w:fldCharType="end"/>
      </w:r>
      <w:r w:rsidR="00B50353" w:rsidRPr="00F30BF0">
        <w:rPr>
          <w:rFonts w:cstheme="minorHAnsi"/>
        </w:rPr>
        <w:t xml:space="preserve"> examined the role of mountain pine beetle as the primary mortality agent taking advantage of widespread stress among sugar pine populations affected by drought, a finding supported by other assessments </w:t>
      </w:r>
      <w:r w:rsidR="00101105" w:rsidRPr="00F30BF0">
        <w:rPr>
          <w:rFonts w:cstheme="minorHAnsi"/>
        </w:rPr>
        <w:t>of the relationship between drought and bark beetles</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10.1007/s00468-021-02098-8","ISBN":"0123456789","ISSN":"1432-2285","author":[{"dropping-particle":"","family":"Slack","given":"Andrew W","non-dropping-particle":"","parse-names":false,"suffix":""},{"dropping-particle":"","family":"Kane","given":"Jeffrey M","non-dropping-particle":"","parse-names":false,"suffix":""},{"dropping-particle":"","family":"Knapp","given":"Eric E","non-dropping-particle":"","parse-names":false,"suffix":""}],"container-title":"Trees","id":"ITEM-2","issue":"0123456789","issued":{"date-parts":[["2021"]]},"publisher":"Springer Berlin Heidelberg","title":"Growth and defense inform large sugar pine ( Pinus lambertiana ) mortality in a fire ‐ excluded forest of the central Sierra Nevada","type":"article-journal"},"uris":["http://www.mendeley.com/documents/?uuid=bd0e16be-b004-446b-96c7-c370b5251e9a"]}],"mendeley":{"formattedCitation":"(Fettig &lt;i&gt;et al.&lt;/i&gt;, 2019; Slack, Kane and Knapp, 2021)","plainTextFormattedCitation":"(Fettig et al., 2019; Slack, Kane and Knapp, 2021)","previouslyFormattedCitation":"(Fettig &lt;i&gt;et al.&lt;/i&gt;, 2019; Slack, Kane and Knapp,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(Fettig </w:t>
      </w:r>
      <w:r w:rsidR="00EB4A84" w:rsidRPr="00EB4A84">
        <w:rPr>
          <w:rFonts w:cstheme="minorHAnsi"/>
          <w:i/>
          <w:noProof/>
        </w:rPr>
        <w:t>et al.</w:t>
      </w:r>
      <w:r w:rsidR="00EB4A84" w:rsidRPr="00EB4A84">
        <w:rPr>
          <w:rFonts w:cstheme="minorHAnsi"/>
          <w:noProof/>
        </w:rPr>
        <w:t>, 2019; Slack, Kane and Knapp, 2021)</w:t>
      </w:r>
      <w:r w:rsidR="008569B1">
        <w:rPr>
          <w:rFonts w:cstheme="minorHAnsi"/>
        </w:rPr>
        <w:fldChar w:fldCharType="end"/>
      </w:r>
      <w:r w:rsidR="00B50353" w:rsidRPr="00F30BF0">
        <w:rPr>
          <w:rFonts w:cstheme="minorHAnsi"/>
        </w:rPr>
        <w:t xml:space="preserve">. </w:t>
      </w:r>
      <w:r w:rsidR="00101105" w:rsidRPr="00F30BF0">
        <w:rPr>
          <w:rFonts w:cstheme="minorHAnsi"/>
        </w:rPr>
        <w:t xml:space="preserve">Intermittent droughts and/or long-term mean climatic conditions may particularly challenge small trees, causing recruitment failures even on sites where adult trees are able to persist </w:t>
      </w:r>
      <w:r w:rsidR="0071532B">
        <w:rPr>
          <w:rFonts w:cstheme="minorHAnsi"/>
        </w:rPr>
        <w:fldChar w:fldCharType="begin" w:fldLock="1"/>
      </w:r>
      <w:r w:rsidR="002C19B3">
        <w:rPr>
          <w:rFonts w:cstheme="minorHAnsi"/>
        </w:rPr>
        <w:instrText>ADDIN CSL_CITATION {"citationItems":[{"id":"ITEM-1","itemData":{"DOI":"10.1007/s11258-013-0295-6","ISSN":"13850237","abstract":"Recruitment success can have significant consequences on forest community dynamics. Seedlings and saplings were studied for 3 five-needled white pine species: sugar pine (Pinus lambertiana), western white pine (P. monticola), and whitebark pine (P. albicaulis) across an elevational gradient, representing three distinct forest types, in the Sierra Nevada. This study was designed to determine the importance of local environmental and biological conditions versus broad regional climate patterns influencing conifer recruitment. No relationships were found between recruitment and precipitation, but increasing nighttime temperature was positively correlated with sugar pine and western white pine recruitment and negatively correlated with whitebark pine recruitment. Recruitment pulses were found for sugar pine and western white pine from 1995 to 2006. Whitebark pine recruitment is low and relatively steady from 1970 to 2000 with no observed new recruits after 2001. Source strength was the most consistent predictor of white pine recruitment along with soil properties, climate, light, and the presence of non-conspecifics. Source, light, and soil explained 71 % of the variation in sugar pine recruitment. The presence of non-conspecifics, source, and climate explained 71 % of the variation in western white pine recruitment, and the presence of non-conspecifics and source explained 36 % of the variation for whitebark pine. Recruitment present in forest communities of the Sierra Nevada have successfully transitioned through critical stages (i.e., seed and germinant) and appear to be influenced by multiple factors at both local and regional scales. © 2014 Springer Science+Business Media Dordrecht.","author":[{"dropping-particle":"","family":"Maloney","given":"Patricia E.","non-dropping-particle":"","parse-names":false,"suffix":""}],"container-title":"Plant Ecology","id":"ITEM-1","issue":"2","issued":{"date-parts":[["2014"]]},"page":"261-274","title":"The multivariate underpinnings of recruitment for three Pinus species in montane forests of the Sierra Nevada, USA","type":"article-journal","volume":"215"},"uris":["http://www.mendeley.com/documents/?uuid=24bb7379-bab4-43fd-a774-2bb01abe3f3f"]},{"id":"ITEM-2","itemData":{"DOI":"10.1111/geb.12109","ISSN":"1466822X","abstract":"Aim: To determine if differences in climate envelopes for six coniferous tree species and two life stages (trees and seedlings) suggest a potential for species range contractions, expansions or shifts in response to climate change and if these patterns differ between subalpine (i.e. cool-climate) and montane (i.e. warm-climate) species. Location: The dry domain of the western United States. Methods: Using data from the Forest Inventory and Analysis National Program, we quantified the relationship between probability of occurrence and climate for adults and seedlings of each species with a Bayesian logistic regression. Assuming that distributional differences between life stages highlight shifting regeneration patterns relative to adult trees, we assessed differences between seedlings and adult trees based on predicted probabilities of occurrence and climate envelope boundaries. Results: Differences between occurrence probabilities for seedlings and adults were greatest for montane, as opposed to subalpine, species and along range margins, especially in the southern and western portions of the study area. Climate envelope boundaries of seedlings differed from adult trees most frequently in montane species and often suggested range contractions or range shifts, as opposed to range expansion. Main conclusions: Our results indicated that climate-induced contractions and shifts in seedling distribution in response to recent change are already under way and are particularly severe in montane tree species. While adult trees may persist for hundreds of years without significant regeneration, tree species ranges will eventually contract where tree regeneration fails. © 2013 John Wiley &amp; Sons Ltd.","author":[{"dropping-particle":"","family":"Bell","given":"David M.","non-dropping-particle":"","parse-names":false,"suffix":""},{"dropping-particle":"","family":"Bradford","given":"John B.","non-dropping-particle":"","parse-names":false,"suffix":""},{"dropping-particle":"","family":"Lauenroth","given":"William K.","non-dropping-particle":"","parse-names":false,"suffix":""}],"container-title":"Global Ecology and Biogeography","id":"ITEM-2","issue":"2","issued":{"date-parts":[["2014"]]},"page":"168-180","title":"Early indicators of change: Divergent climate envelopes between tree life stages imply range shifts in the western United States","type":"article-journal","volume":"23"},"uris":["http://www.mendeley.com/documents/?uuid=5141f6fa-6947-4346-8469-aaf7bc0f8fc5"]},{"id":"ITEM-3","itemData":{"DOI":"10.1002/ecs2.2776","ISSN":"21508925","abstract":"Understanding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L.","non-dropping-particle":"","parse-names":false,"suffix":""}],"container-title":"Ecosphere","id":"ITEM-3","issue":"6","issued":{"date-parts":[["2019"]]},"title":"Negative impacts of summer heat on Sierra Nevada tree seedlings","type":"article-journal","volume":"10"},"uris":["http://www.mendeley.com/documents/?uuid=52ae7f69-ba42-496d-827f-0c3f1dd1fb27"]},{"id":"ITEM-4","itemData":{"DOI":"10.1073/pnas.1815107116","ISSN":"10916490","PMID":"30858310","abstract":"Climate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America","id":"ITEM-4","issue":"13","issued":{"date-parts":[["2019"]]},"page":"6193-6198","title":"Wildfires and climate change push low-elevation forests across a critical climate threshold for tree regeneration","type":"article-journal","volume":"116"},"uris":["http://www.mendeley.com/documents/?uuid=371a7944-1853-43c0-bbe0-6cfe794db39c"]},{"id":"ITEM-5","itemData":{"DOI":"10.1002/eap.2280","ISSN":"19395582","PMID":"33331069","abstract":"Large,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Applications","id":"ITEM-5","issue":"3","issued":{"date-parts":[["2021"]]},"page":"1-14","title":"Effects of postfire climate and seed availability on postfire conifer regeneration","type":"article-journal","volume":"31"},"uris":["http://www.mendeley.com/documents/?uuid=76e0b1c0-bae5-446e-90ce-1c9503882636"]}],"mendeley":{"formattedCitation":"(Bell, Bradford and Lauenroth, 2014; Maloney, 2014; Davis &lt;i&gt;et al.&lt;/i&gt;, 2019; Moran &lt;i&gt;et al.&lt;/i&gt;, 2019; Stewart &lt;i&gt;et al.&lt;/i&gt;, 2021)","plainTextFormattedCitation":"(Bell, Bradford and Lauenroth, 2014; Maloney, 2014; Davis et al., 2019; Moran et al., 2019; Stewart et al., 2021)","previouslyFormattedCitation":"(Bell, Bradford and Lauenroth, 2014; Maloney, 2014; Davis &lt;i&gt;et al.&lt;/i&gt;, 2019; Moran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(Bell, Bradford and Lauenroth, 2014; Maloney, 2014; Davis </w:t>
      </w:r>
      <w:r w:rsidR="00EB4A84" w:rsidRPr="00EB4A84">
        <w:rPr>
          <w:rFonts w:cstheme="minorHAnsi"/>
          <w:i/>
          <w:noProof/>
        </w:rPr>
        <w:t>et al.</w:t>
      </w:r>
      <w:r w:rsidR="00EB4A84" w:rsidRPr="00EB4A84">
        <w:rPr>
          <w:rFonts w:cstheme="minorHAnsi"/>
          <w:noProof/>
        </w:rPr>
        <w:t xml:space="preserve">, 2019; Moran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101105" w:rsidRPr="00F30BF0">
        <w:rPr>
          <w:rFonts w:cstheme="minorHAnsi"/>
        </w:rPr>
        <w:t xml:space="preserve">. </w:t>
      </w:r>
      <w:r w:rsidR="006F5E9A" w:rsidRPr="00F30BF0">
        <w:rPr>
          <w:rFonts w:cstheme="minorHAnsi"/>
        </w:rPr>
        <w:t>This study found a weak negative effect of drought on survival (</w:t>
      </w:r>
      <w:r w:rsidR="004639A9" w:rsidRPr="00F30BF0">
        <w:rPr>
          <w:rFonts w:cstheme="minorHAnsi"/>
        </w:rPr>
        <w:fldChar w:fldCharType="begin"/>
      </w:r>
      <w:r w:rsidR="004639A9" w:rsidRPr="00F30BF0">
        <w:rPr>
          <w:rFonts w:cstheme="minorHAnsi"/>
        </w:rPr>
        <w:instrText xml:space="preserve"> REF _Ref93744929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2</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_Ref94607451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1</w:t>
      </w:r>
      <w:r w:rsidR="004639A9" w:rsidRPr="00F30BF0">
        <w:rPr>
          <w:rFonts w:cstheme="minorHAnsi"/>
        </w:rPr>
        <w:fldChar w:fldCharType="end"/>
      </w:r>
      <w:r w:rsidR="006F5E9A" w:rsidRPr="00F30BF0">
        <w:rPr>
          <w:rFonts w:cstheme="minorHAnsi"/>
        </w:rPr>
        <w:t xml:space="preserve">) and a </w:t>
      </w:r>
      <w:r w:rsidR="004639A9" w:rsidRPr="00F30BF0">
        <w:rPr>
          <w:rFonts w:cstheme="minorHAnsi"/>
        </w:rPr>
        <w:t>size-dependent</w:t>
      </w:r>
      <w:r w:rsidR="006F5E9A" w:rsidRPr="00F30BF0">
        <w:rPr>
          <w:rFonts w:cstheme="minorHAnsi"/>
        </w:rPr>
        <w:t xml:space="preserve"> effect of site dryness on growth</w:t>
      </w:r>
      <w:r w:rsidR="004639A9" w:rsidRPr="00F30BF0">
        <w:rPr>
          <w:rFonts w:cstheme="minorHAnsi"/>
        </w:rPr>
        <w:t xml:space="preserve">, where smaller stems grew </w:t>
      </w:r>
      <w:r w:rsidR="006271C9" w:rsidRPr="00F30BF0">
        <w:rPr>
          <w:rFonts w:cstheme="minorHAnsi"/>
        </w:rPr>
        <w:t>slow</w:t>
      </w:r>
      <w:r w:rsidR="0071532B">
        <w:rPr>
          <w:rFonts w:cstheme="minorHAnsi"/>
        </w:rPr>
        <w:t>er</w:t>
      </w:r>
      <w:r w:rsidR="004639A9" w:rsidRPr="00F30BF0">
        <w:rPr>
          <w:rFonts w:cstheme="minorHAnsi"/>
        </w:rPr>
        <w:t xml:space="preserve"> on dry sites and larger stems grew </w:t>
      </w:r>
      <w:r w:rsidR="006271C9" w:rsidRPr="00F30BF0">
        <w:rPr>
          <w:rFonts w:cstheme="minorHAnsi"/>
        </w:rPr>
        <w:t>faster</w:t>
      </w:r>
      <w:r w:rsidR="004639A9" w:rsidRPr="00F30BF0">
        <w:rPr>
          <w:rFonts w:cstheme="minorHAnsi"/>
        </w:rPr>
        <w:t xml:space="preserve"> on dry sites</w:t>
      </w:r>
      <w:r w:rsidR="006F5E9A"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_Ref94611931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3</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_Ref94609644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2</w:t>
      </w:r>
      <w:r w:rsidR="004639A9" w:rsidRPr="00F30BF0">
        <w:rPr>
          <w:rFonts w:cstheme="minorHAnsi"/>
        </w:rPr>
        <w:fldChar w:fldCharType="end"/>
      </w:r>
      <w:r w:rsidR="006F5E9A" w:rsidRPr="00F30BF0">
        <w:rPr>
          <w:rFonts w:cstheme="minorHAnsi"/>
        </w:rPr>
        <w:t>)</w:t>
      </w:r>
      <w:r w:rsidR="004639A9" w:rsidRPr="00F30BF0">
        <w:rPr>
          <w:rFonts w:cstheme="minorHAnsi"/>
        </w:rPr>
        <w:t>. However, n</w:t>
      </w:r>
      <w:r w:rsidR="006F5E9A" w:rsidRPr="00F30BF0">
        <w:rPr>
          <w:rFonts w:cstheme="minorHAnsi"/>
        </w:rPr>
        <w:t xml:space="preserve">either effect was strong enough to </w:t>
      </w:r>
      <w:r w:rsidR="004639A9" w:rsidRPr="00F30BF0">
        <w:rPr>
          <w:rFonts w:cstheme="minorHAnsi"/>
        </w:rPr>
        <w:t>substantially reduce the asymptotic population growth rate relative to the unstressed scenario (</w:t>
      </w:r>
      <w:r w:rsidR="004639A9" w:rsidRPr="00F30BF0">
        <w:rPr>
          <w:rFonts w:cstheme="minorHAnsi"/>
        </w:rPr>
        <w:fldChar w:fldCharType="begin"/>
      </w:r>
      <w:r w:rsidR="004639A9" w:rsidRPr="00F30BF0">
        <w:rPr>
          <w:rFonts w:cstheme="minorHAnsi"/>
        </w:rPr>
        <w:instrText xml:space="preserve"> REF _Ref94616225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6</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_Ref94619410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4</w:t>
      </w:r>
      <w:r w:rsidR="004639A9" w:rsidRPr="00F30BF0">
        <w:rPr>
          <w:rFonts w:cstheme="minorHAnsi"/>
        </w:rPr>
        <w:fldChar w:fldCharType="end"/>
      </w:r>
      <w:r w:rsidR="004639A9" w:rsidRPr="00F30BF0">
        <w:rPr>
          <w:rFonts w:cstheme="minorHAnsi"/>
        </w:rPr>
        <w:t xml:space="preserve">). </w:t>
      </w:r>
      <w:r w:rsidR="002666E7" w:rsidRPr="00F30BF0">
        <w:rPr>
          <w:rFonts w:cstheme="minorHAnsi"/>
        </w:rPr>
        <w:t>It is possible that the scale of data used in this study, with plots distributed sparsely but widely across the entire range of sugar pine, is less able to detect the often</w:t>
      </w:r>
      <w:r w:rsidR="0071532B">
        <w:rPr>
          <w:rFonts w:cstheme="minorHAnsi"/>
        </w:rPr>
        <w:t>-</w:t>
      </w:r>
      <w:r w:rsidR="002666E7" w:rsidRPr="00F30BF0">
        <w:rPr>
          <w:rFonts w:cstheme="minorHAnsi"/>
        </w:rPr>
        <w:t xml:space="preserve">localized effects of bark beetle outbreaks which are the primary mortality agent killing drought-stressed trees. Our way of measuring drought stress, using relatively coarse climate interpolations and </w:t>
      </w:r>
      <w:commentRangeStart w:id="181"/>
      <w:r w:rsidR="002666E7" w:rsidRPr="00F30BF0">
        <w:rPr>
          <w:rFonts w:cstheme="minorHAnsi"/>
        </w:rPr>
        <w:t>fuzzed/swapped plot coordinates</w:t>
      </w:r>
      <w:commentRangeEnd w:id="181"/>
      <w:r w:rsidR="00A47588">
        <w:rPr>
          <w:rStyle w:val="CommentReference"/>
        </w:rPr>
        <w:commentReference w:id="181"/>
      </w:r>
      <w:r w:rsidR="002666E7" w:rsidRPr="00F30BF0">
        <w:rPr>
          <w:rFonts w:cstheme="minorHAnsi"/>
        </w:rPr>
        <w:t xml:space="preserve">, may </w:t>
      </w:r>
      <w:r w:rsidR="0071532B">
        <w:rPr>
          <w:rFonts w:cstheme="minorHAnsi"/>
        </w:rPr>
        <w:t>introduce</w:t>
      </w:r>
      <w:r w:rsidR="002666E7" w:rsidRPr="00F30BF0">
        <w:rPr>
          <w:rFonts w:cstheme="minorHAnsi"/>
        </w:rPr>
        <w:t xml:space="preserve"> </w:t>
      </w:r>
      <w:r w:rsidR="0071532B">
        <w:rPr>
          <w:rFonts w:cstheme="minorHAnsi"/>
        </w:rPr>
        <w:t>measurement error</w:t>
      </w:r>
      <w:r w:rsidR="002666E7" w:rsidRPr="00F30BF0">
        <w:rPr>
          <w:rFonts w:cstheme="minorHAnsi"/>
        </w:rPr>
        <w:t xml:space="preserve"> which mask</w:t>
      </w:r>
      <w:r w:rsidR="0071532B">
        <w:rPr>
          <w:rFonts w:cstheme="minorHAnsi"/>
        </w:rPr>
        <w:t>s</w:t>
      </w:r>
      <w:r w:rsidR="002666E7" w:rsidRPr="00F30BF0">
        <w:rPr>
          <w:rFonts w:cstheme="minorHAnsi"/>
        </w:rPr>
        <w:t xml:space="preserve"> a true drought effect. </w:t>
      </w:r>
      <w:commentRangeStart w:id="182"/>
      <w:r w:rsidR="002666E7" w:rsidRPr="00F30BF0">
        <w:rPr>
          <w:rFonts w:cstheme="minorHAnsi"/>
        </w:rPr>
        <w:t>However, it is also possible that</w:t>
      </w:r>
      <w:r w:rsidR="002C7D13" w:rsidRPr="00F30BF0">
        <w:rPr>
          <w:rFonts w:cstheme="minorHAnsi"/>
        </w:rPr>
        <w:t xml:space="preserve"> when the entire range of sugar pine is considered (rather than the site-specific studies often appearing in the literature) </w:t>
      </w:r>
      <w:commentRangeEnd w:id="182"/>
      <w:r w:rsidR="00A47588">
        <w:rPr>
          <w:rStyle w:val="CommentReference"/>
        </w:rPr>
        <w:commentReference w:id="182"/>
      </w:r>
      <w:r w:rsidR="002C7D13" w:rsidRPr="00F30BF0">
        <w:rPr>
          <w:rFonts w:cstheme="minorHAnsi"/>
        </w:rPr>
        <w:t xml:space="preserve">that drought truly has mild effects relative to the other stressors considered here. This uncertainty regarding the effects of bioclimatic factors highlights an important avenue for future research. </w:t>
      </w:r>
    </w:p>
    <w:p w14:paraId="124BCF37" w14:textId="539EB35B" w:rsidR="009B0C1C" w:rsidRPr="00F30BF0" w:rsidRDefault="009B0C1C" w:rsidP="008A7245">
      <w:pPr>
        <w:spacing w:line="360" w:lineRule="auto"/>
        <w:ind w:firstLine="360"/>
        <w:rPr>
          <w:rFonts w:cstheme="minorHAnsi"/>
        </w:rPr>
      </w:pPr>
      <w:r w:rsidRPr="00F30BF0">
        <w:rPr>
          <w:rFonts w:cstheme="minorHAnsi"/>
        </w:rPr>
        <w:lastRenderedPageBreak/>
        <w:t>An important limitation of this study is that we did not test for interaction between stressors in shaping vital rates of sugar pine. The literature suggests that</w:t>
      </w:r>
      <w:r w:rsidR="00BF1ABD" w:rsidRPr="00F30BF0">
        <w:rPr>
          <w:rFonts w:cstheme="minorHAnsi"/>
        </w:rPr>
        <w:t xml:space="preserve"> a variety</w:t>
      </w:r>
      <w:r w:rsidRPr="00F30BF0">
        <w:rPr>
          <w:rFonts w:cstheme="minorHAnsi"/>
        </w:rPr>
        <w:t xml:space="preserve"> such interactions may be important</w:t>
      </w:r>
      <w:r w:rsidR="00BF1ABD" w:rsidRPr="00F30BF0">
        <w:rPr>
          <w:rFonts w:cstheme="minorHAnsi"/>
        </w:rPr>
        <w:t xml:space="preserve">. For example, moisture stress increases the likelihood of regeneration failure, which may be a particularly acute problem in postfire landscapes where seed sources and shade trees may be limited </w:t>
      </w:r>
      <w:r w:rsidR="0071532B">
        <w:rPr>
          <w:rFonts w:cstheme="minorHAnsi"/>
        </w:rPr>
        <w:fldChar w:fldCharType="begin" w:fldLock="1"/>
      </w:r>
      <w:r w:rsidR="002C19B3">
        <w:rPr>
          <w:rFonts w:cstheme="minorHAnsi"/>
        </w:rPr>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Applications","id":"ITEM-2","issue":"3","issued":{"date-parts":[["2021"]]},"page":"1-14","title":"Effects of postfire climate and seed availability on postfire conifer regeneration","type":"article-journal","volume":"31"},"uris":["http://www.mendeley.com/documents/?uuid=76e0b1c0-bae5-446e-90ce-1c9503882636"]}],"mendeley":{"formattedCitation":"(Davis &lt;i&gt;et al.&lt;/i&gt;, 2019; Stewart &lt;i&gt;et al.&lt;/i&gt;, 2021)","plainTextFormattedCitation":"(Davis et al., 2019; Stewart et al., 2021)","previouslyFormattedCitation":"(Davis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(Davis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A warmer and dryer climate may provide some relief from WPBR for sugar pine, as the disease’s climatic envelope shifts upslope away from existing populations of sugar pine </w:t>
      </w:r>
      <w:r w:rsidR="0071532B">
        <w:rPr>
          <w:rFonts w:cstheme="minorHAnsi"/>
        </w:rPr>
        <w:fldChar w:fldCharType="begin" w:fldLock="1"/>
      </w:r>
      <w:r w:rsidR="002C19B3">
        <w:rPr>
          <w:rFonts w:cstheme="minorHAnsi"/>
        </w:rPr>
        <w:instrText>ADDIN CSL_CITATION {"citationItems":[{"id":"ITEM-1","itemData":{"DOI":"10.1111/j.1439-0329.2011.00732.x","ISSN":"14374781","abstract":"In 2004-2006, a California-wide survey was conducted to evaluate the incidence and distribution of Cronartium ribicola, cause of white pine blister rust (WPBR), in the high-elevation white pine forests. WPBR occurrence varied considerably within and between regions, and little to no disease was found in the Basin and Range, eastern Sierra Nevada and Transverse and Peninsular mountain ranges. Field surveys revealed no evidence of rust on Great Basin bristlecone, limber or the southern subspecies of foxtail pine. Rust incidence for western white pine was highest in the North Coast region (42% of trees surveyed), followed by the Klamath (18%) and northern Sierra Nevada (14%). For whitebark pine, WPBR incidence averaged 24% in the northern Sierra Nevada; this was considerably greater than other regions where whitebark pine was found infected. Latitudinal trends in WPBR incidence (i.e. greater in the north) may correspond with earlier introductions of C. ribicola into these regions, reflecting the southward spread of the pathogen since its introduction from the north in the early 1900s and environmental conditions favourable for infection. Distance from inoculum sources and potentially host phenology may also be important factors influencing the distribution of C. ribicola. © 2011 Blackwell Verlag GmbH.","author":[{"dropping-particle":"","family":"Maloney","given":"P. E.","non-dropping-particle":"","parse-names":false,"suffix":""}],"container-title":"Forest Pathology","id":"ITEM-1","issue":"4","issued":{"date-parts":[["2011"]]},"page":"308-316","title":"Incidence and distribution of white pine blister rust in the high-elevation forests of California","type":"article-journal","volume":"41"},"uris":["http://www.mendeley.com/documents/?uuid=4592bd57-75a0-43be-a1f5-6088cf4dc878"]},{"id":"ITEM-2","itemData":{"DOI":"10.1038/s41467-021-25182-6","ISSN":"20411723","abstract":"Range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change.","author":[{"dropping-particle":"","family":"Dudney","given":"Joan","non-dropping-particle":"","parse-names":false,"suffix":""},{"dropping-particle":"","family":"Willing","given":"Claire E.","non-dropping-particle":"","parse-names":false,"suffix":""},{"dropping-particle":"","family":"Das","given":"Adrian J.","non-dropping-particle":"","parse-names":false,"suffix":""},{"dropping-particle":"","family":"Latimer","given":"Andrew M.","non-dropping-particle":"","parse-names":false,"suffix":""},{"dropping-particle":"","family":"Nesmith","given":"Jonathan C. B.","non-dropping-particle":"","parse-names":false,"suffix":""},{"dropping-particle":"","family":"Battles","given":"John J.","non-dropping-particle":"","parse-names":false,"suffix":""}],"container-title":"Nature Communications","id":"ITEM-2","issue":"1","issued":{"date-parts":[["2021"]]},"publisher":"Springer US","title":"Nonlinear shifts in infectious rust disease due to climate change","type":"article-journal","volume":"12"},"uris":["http://www.mendeley.com/documents/?uuid=10496e7a-ba49-4a8b-bdc2-011e99900f4a"]}],"mendeley":{"formattedCitation":"(Maloney, 2011; Dudney &lt;i&gt;et al.&lt;/i&gt;, 2021)","plainTextFormattedCitation":"(Maloney, 2011; Dudney et al., 2021)","previouslyFormattedCitation":"(Maloney, 2011; Dudney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(Maloney, 2011; Dudney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w:t>
      </w:r>
      <w:commentRangeStart w:id="183"/>
      <w:r w:rsidR="00BF1ABD" w:rsidRPr="00F30BF0">
        <w:rPr>
          <w:rFonts w:cstheme="minorHAnsi"/>
        </w:rPr>
        <w:t>A relationship between fire exclusion, stand density, and WPBR infection has been suggested</w:t>
      </w:r>
      <w:ins w:id="184" w:author="j battles" w:date="2022-02-14T08:34:00Z">
        <w:r w:rsidR="00832E90">
          <w:rPr>
            <w:rFonts w:cstheme="minorHAnsi"/>
          </w:rPr>
          <w:t xml:space="preserve"> (by whom?)</w:t>
        </w:r>
      </w:ins>
      <w:r w:rsidR="00BF1ABD" w:rsidRPr="00F30BF0">
        <w:rPr>
          <w:rFonts w:cstheme="minorHAnsi"/>
        </w:rPr>
        <w:t xml:space="preserve">, but evidence is mixed with some studies finding that conspecific basal area was an important driver of sugar pine mortality </w:t>
      </w:r>
      <w:r w:rsidR="0071532B">
        <w:rPr>
          <w:rFonts w:cstheme="minorHAnsi"/>
        </w:rPr>
        <w:fldChar w:fldCharType="begin" w:fldLock="1"/>
      </w:r>
      <w:r w:rsidR="002C19B3">
        <w:rPr>
          <w:rFonts w:cstheme="minorHAnsi"/>
        </w:rPr>
        <w:instrText>ADDIN CSL_CITATION {"citationItems":[{"id":"ITEM-1","itemData":{"DOI":"10.1890/07-0524.1","ISSN":"00129658","PMID":"18589538","abstract":"For many species of long-lived organisms, such as trees, survival appears to be the most critical vital rate affecting population persistence. However, methods commonly used to quantify tree death, such as relating tree mortality risk solely to diameter growth, almost certainly do not account for important spatial processes. Our goal in this study was to detect and, if present, to quantify the relevance of such processes. For this purpose, we examined purely spatial aspects of mortality for four species, Abies concolor, Abies magnifica, Calocedrus decurrens, and Pinus lambertiana, in an old-growth conifer forest in the Sierra Nevada of California, USA. The analysis was performed using data from nine fully mapped long-term monitoring plots. In three cases, the results unequivocally supported the inclusion of spatial information in models used to predict mortality. For Abies concolor, our results suggested that growth rate may not always adequately capture increased mortality risk due to competition. We also found evidence of a facilitative effect for this species, with mortality risk decreasing with proximity to conspecific neighbors. For Pinus lambertiana, mortality risk increased with density of conspecific neighbors, in keeping with a mechanism of increased pathogen or insect pressure (i.e., a Janzen-Connell type effect). Finally, we found that models estimating risk of being crushed were strongly improved by the inclusion of a simple index of spatial proximity. Not only did spatial indices improve models, those improvements were relevant for mortality prediction. For P. lambertiana, spatial factors were important for estimation of mortality risk regardless of growth rate. For A. concolor, although most of the population fell within spatial conditions in which mortality risk was well described by growth, trees that died occurred outside those conditions in a disproportionate fashion. Furthermore, as stands of A. concolor become increasingly dense, such spatial factors are likely to become increasingly important. In general, models that fail to account for spatial pattern are at risk of failure as conditions change. © 2008 by the Ecological Society of America.","author":[{"dropping-particle":"","family":"Das","given":"Adrian","non-dropping-particle":"","parse-names":false,"suffix":""},{"dropping-particle":"","family":"Battles","given":"John","non-dropping-particle":"","parse-names":false,"suffix":""},{"dropping-particle":"","family":"Mantgem","given":"Phillip J.","non-dropping-particle":"Van","parse-names":false,"suffix":""},{"dropping-particle":"","family":"Stephenson","given":"Nathan L.","non-dropping-particle":"","parse-names":false,"suffix":""}],"container-title":"Ecology","id":"ITEM-1","issue":"6","issued":{"date-parts":[["2008"]]},"page":"1744-1756","title":"Spatial elements of mortality risk in old-growth forests","type":"article-journal","volume":"89"},"uris":["http://www.mendeley.com/documents/?uuid=883aefb5-9323-4312-8f8f-ea507ebf99cb"]}],"mendeley":{"formattedCitation":"(Das &lt;i&gt;et al.&lt;/i&gt;, 2008)","plainTextFormattedCitation":"(Das et al., 2008)","previouslyFormattedCitation":"(Das &lt;i&gt;et al.&lt;/i&gt;, 2008)"},"properties":{"noteIndex":0},"schema":"https://github.com/citation-style-language/schema/raw/master/csl-citation.json"}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2008)</w:t>
      </w:r>
      <w:r w:rsidR="0071532B">
        <w:rPr>
          <w:rFonts w:cstheme="minorHAnsi"/>
        </w:rPr>
        <w:fldChar w:fldCharType="end"/>
      </w:r>
      <w:r w:rsidR="00BF1ABD" w:rsidRPr="00F30BF0">
        <w:rPr>
          <w:rFonts w:cstheme="minorHAnsi"/>
        </w:rPr>
        <w:t xml:space="preserve"> but others </w:t>
      </w:r>
      <w:r w:rsidR="006838F2" w:rsidRPr="00F30BF0">
        <w:rPr>
          <w:rFonts w:cstheme="minorHAnsi"/>
        </w:rPr>
        <w:t xml:space="preserve">failing to find evidence linking fire exclusion to elevated rates of WPBR infection </w:t>
      </w:r>
      <w:r w:rsidR="00E813D6">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species","type":"article-journal","volume":"11"},"uris":["http://www.mendeley.com/documents/?uuid=54eba3d7-5ed4-4e44-a51e-b1150e7c2215"]}],"mendeley":{"formattedCitation":"(Van Mantgem &lt;i&gt;et al.&lt;/i&gt;, 2004; Dudney &lt;i&gt;et al.&lt;/i&gt;, 2020)","plainTextFormattedCitation":"(Van Mantgem et al., 2004; Dudney et al., 2020)","previouslyFormattedCitation":"(Van Mantgem &lt;i&gt;et al.&lt;/i&gt;, 2004; Dudney &lt;i&gt;et al.&lt;/i&gt;, 2020)"},"properties":{"noteIndex":0},"schema":"https://github.com/citation-style-language/schema/raw/master/csl-citation.json"}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Dudney </w:t>
      </w:r>
      <w:r w:rsidR="00EB4A84" w:rsidRPr="00EB4A84">
        <w:rPr>
          <w:rFonts w:cstheme="minorHAnsi"/>
          <w:i/>
          <w:noProof/>
        </w:rPr>
        <w:t>et al.</w:t>
      </w:r>
      <w:r w:rsidR="00EB4A84" w:rsidRPr="00EB4A84">
        <w:rPr>
          <w:rFonts w:cstheme="minorHAnsi"/>
          <w:noProof/>
        </w:rPr>
        <w:t>, 2020)</w:t>
      </w:r>
      <w:r w:rsidR="00E813D6">
        <w:rPr>
          <w:rFonts w:cstheme="minorHAnsi"/>
        </w:rPr>
        <w:fldChar w:fldCharType="end"/>
      </w:r>
      <w:r w:rsidR="006838F2" w:rsidRPr="00F30BF0">
        <w:rPr>
          <w:rFonts w:cstheme="minorHAnsi"/>
        </w:rPr>
        <w:t xml:space="preserve">. </w:t>
      </w:r>
      <w:r w:rsidR="00D70E5C" w:rsidRPr="00F30BF0">
        <w:rPr>
          <w:rFonts w:cstheme="minorHAnsi"/>
        </w:rPr>
        <w:t xml:space="preserve">Stress caused by drought and/or competition may decrease trees’ ability to resist wildfire </w:t>
      </w:r>
      <w:r w:rsidR="00E813D6">
        <w:rPr>
          <w:rFonts w:cstheme="minorHAnsi"/>
        </w:rPr>
        <w:fldChar w:fldCharType="begin" w:fldLock="1"/>
      </w:r>
      <w:r w:rsidR="00AE693D">
        <w:rPr>
          <w:rFonts w:cstheme="minorHAnsi"/>
        </w:rPr>
        <w:instrText>ADDIN CSL_CITATION {"citationItems":[{"id":"ITEM-1","itemData":{"DOI":"10.1139/cjfr-2014-0449","ISSN":"12086037","abstract":"Tree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Research","id":"ITEM-1","issue":"7","issued":{"date-parts":[["2015"]]},"page":"910-919","title":"The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Park","type":"article-journal","volume":"45"},"uris":["http://www.mendeley.com/documents/?uuid=cd8ba33c-48ac-44de-90c9-962cbecf6d95"]},{"id":"ITEM-2","itemData":{"DOI":"10.1002/eap.1778","ISSN":"19395582","PMID":"30151923","abstract":"Tree mortality is an important outcome of many forest fires. Extensive tree injuries from fire may lead directly to mortality, but environmental and biological stressors may also contribute to tree death. However, there is little evidence showing how the combined effects of two common stressors, drought and competition, influence post-fire mortality. Geographically broad observations of three common western coniferous trees subjected to prescribed fire showed the likelihood of post-fire mortality was related to intermediate-term (10 yr) pre-fire average radial growth, an important component of tree vigor. Path analysis showed that indices of competition and drought stress prior to fire can be described in terms of joint effects on growth, indirectly affecting post-fire mortality. Our results suggest that the conditions that govern the relationship between growth and mortality in unburned stands may also apply to post-fire environments. Thus, biotic and abiotic changes that affect growth negatively (e.g., drought stress) or positively (e.g., growth releases following thinning treatments) prior to fire may influence expressed fire severity, independent of fire intensity (e.g., heat flux, residence time). These relationships suggest that tree mortality may increase under stressful climatic or stand conditions even if fire behavior remains constant.","author":[{"dropping-particle":"","family":"Mantgem","given":"Phillip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L.","non-dropping-particle":"","parse-names":false,"suffix":""}],"container-title":"Ecological Applications","id":"ITEM-2","issue":"7","issued":{"date-parts":[["2018"]]},"page":"1730-1739","title":"Pre-fire drought and competition mediate post-fire conifer mortality in western U.S. National Parks","type":"article-journal","volume":"28"},"uris":["http://www.mendeley.com/documents/?uuid=58cc14e0-6ea7-4354-b0b5-262696f8bc85"]},{"id":"ITEM-3","itemData":{"DOI":"10.1071/WF19020","ISSN":"10498001","abstract":"Fire severity in forests is often defined in terms of post-fire tree mortality, yet the influences on tree mortality following fire are not fully understood. Pre-fire growth may serve as an index of vigour, indicating resource availability and the capacity to recover from injury and defend against pests. For trees that are not killed immediately by severe fire injury, tree growth patterns could therefore partially predict post-fire mortality probabilities. Here, we consider the influence of multiple growth patterns on post-fire tree mortality for three common conifer species in the western USA. Using observations from 1 to 9 years following prescribed fires in USA national parks across five western states, we show that post-fire conifer mortality was related not only to fire-caused injuries (crown scorch and bole char), but also to average growth rate and long-term (25 years) growth patterns (counts of abrupt growth declines and possibly growth trends). Our results suggest that pre-fire conditions affecting tree vigour may influence post-fire tree mortality probabilities. Environmental conditions (such as rising temperatures and moisture stress), independent of fire intensity, may thus cause expressed fire severity to increase in western forests.","author":[{"dropping-particle":"","family":"Mantgem","given":"Phillip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L.","non-dropping-particle":"","parse-names":false,"suffix":""}],"container-title":"International Journal of Wildland Fire","id":"ITEM-3","issue":"6","issued":{"date-parts":[["2020"]]},"page":"513-518","title":"The influence of pre-fire growth patterns on post-fire tree mortality for common conifers in western US parks","type":"article-journal","volume":"29"},"uris":["http://www.mendeley.com/documents/?uuid=b3d0e54b-2bb5-4c84-8aca-648ac7a9fb32"]},{"id":"ITEM-4","itemData":{"DOI":"10.1071/WF18031","ISSN":"1049-8001","author":[{"dropping-particle":"","family":"Furniss","given":"T.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Fire","id":"ITEM-4","issued":{"date-parts":[["2018"]]},"page":"in press","title":"Multi-scale assessment of post-fire tree mortality models","type":"article-journal"},"uris":["http://www.mendeley.com/documents/?uuid=5dce8c9b-16a7-4930-9de8-231f1ca41bb7"]},{"id":"ITEM-5","itemData":{"DOI":"10.1002/eap.2507","ISSN":"1051-0761","abstract":"In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Applications","id":"ITEM-5","issue":"June 2021","issued":{"date-parts":[["2021"]]},"page":"1-14","title":"Crowding, climate, and the case for social distancing among trees","type":"article-journal"},"uris":["http://www.mendeley.com/documents/?uuid=923f9f80-0634-4566-ac74-bb9eb698fef4"]}],"mendeley":{"formattedCitation":"(Nesmith &lt;i&gt;et al.&lt;/i&gt;, 2015; Furniss &lt;i&gt;et al.&lt;/i&gt;, 2018, 2021; van Mantgem &lt;i&gt;et al.&lt;/i&gt;, 2018; Van Mantgem &lt;i&gt;et al.&lt;/i&gt;, 2020)","plainTextFormattedCitation":"(Nesmith et al., 2015; Furniss et al., 2018, 2021; van Mantgem et al., 2018; Van Mantgem et al., 2020)","previouslyFormattedCitation":"(Nesmith &lt;i&gt;et al.&lt;/i&gt;, 2015; Furniss &lt;i&gt;et al.&lt;/i&gt;, 2018, 2021; van Mantgem &lt;i&gt;et al.&lt;/i&gt;, 2018; Van Mantgem &lt;i&gt;et al.&lt;/i&gt;, 2020)"},"properties":{"noteIndex":0},"schema":"https://github.com/citation-style-language/schema/raw/master/csl-citation.json"}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(Nesmith </w:t>
      </w:r>
      <w:r w:rsidR="00AE693D" w:rsidRPr="00AE693D">
        <w:rPr>
          <w:rFonts w:cstheme="minorHAnsi"/>
          <w:i/>
          <w:noProof/>
        </w:rPr>
        <w:t>et al.</w:t>
      </w:r>
      <w:r w:rsidR="00AE693D" w:rsidRPr="00AE693D">
        <w:rPr>
          <w:rFonts w:cstheme="minorHAnsi"/>
          <w:noProof/>
        </w:rPr>
        <w:t xml:space="preserve">, 2015; Furniss </w:t>
      </w:r>
      <w:r w:rsidR="00AE693D" w:rsidRPr="00AE693D">
        <w:rPr>
          <w:rFonts w:cstheme="minorHAnsi"/>
          <w:i/>
          <w:noProof/>
        </w:rPr>
        <w:t>et al.</w:t>
      </w:r>
      <w:r w:rsidR="00AE693D" w:rsidRPr="00AE693D">
        <w:rPr>
          <w:rFonts w:cstheme="minorHAnsi"/>
          <w:noProof/>
        </w:rPr>
        <w:t xml:space="preserve">, 2018, 2021; van Mantgem </w:t>
      </w:r>
      <w:r w:rsidR="00AE693D" w:rsidRPr="00AE693D">
        <w:rPr>
          <w:rFonts w:cstheme="minorHAnsi"/>
          <w:i/>
          <w:noProof/>
        </w:rPr>
        <w:t>et al.</w:t>
      </w:r>
      <w:r w:rsidR="00AE693D" w:rsidRPr="00AE693D">
        <w:rPr>
          <w:rFonts w:cstheme="minorHAnsi"/>
          <w:noProof/>
        </w:rPr>
        <w:t xml:space="preserve">, 2018; Van Mantgem </w:t>
      </w:r>
      <w:r w:rsidR="00AE693D" w:rsidRPr="00AE693D">
        <w:rPr>
          <w:rFonts w:cstheme="minorHAnsi"/>
          <w:i/>
          <w:noProof/>
        </w:rPr>
        <w:t>et al.</w:t>
      </w:r>
      <w:r w:rsidR="00AE693D" w:rsidRPr="00AE693D">
        <w:rPr>
          <w:rFonts w:cstheme="minorHAnsi"/>
          <w:noProof/>
        </w:rPr>
        <w:t>, 2020)</w:t>
      </w:r>
      <w:r w:rsidR="00E813D6">
        <w:rPr>
          <w:rFonts w:cstheme="minorHAnsi"/>
        </w:rPr>
        <w:fldChar w:fldCharType="end"/>
      </w:r>
      <w:r w:rsidR="00D70E5C" w:rsidRPr="00F30BF0">
        <w:rPr>
          <w:rFonts w:cstheme="minorHAnsi"/>
        </w:rPr>
        <w:t xml:space="preserve">, and beetle epidemics may kill off the largest and most fire-resistant individuals </w:t>
      </w:r>
      <w:r w:rsidR="00E813D6">
        <w:rPr>
          <w:rFonts w:cstheme="minorHAnsi"/>
        </w:rPr>
        <w:fldChar w:fldCharType="begin" w:fldLock="1"/>
      </w:r>
      <w:r w:rsidR="00021D10">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Mortality?","type":"article-journal","volume":"12"},"uris":["http://www.mendeley.com/documents/?uuid=27f300f3-6aa3-4e67-9ff2-302a5568e9e8"]}],"mendeley":{"formattedCitation":"(Stephenson &lt;i&gt;et al.&lt;/i&gt;, 2019; Steel &lt;i&gt;et al.&lt;/i&gt;, 2021)","plainTextFormattedCitation":"(Stephenson et al., 2019; Steel et al., 2021)","previouslyFormattedCitation":"(Stephenson &lt;i&gt;et al.&lt;/i&gt;, 2019; Steel &lt;i&gt;et al.&lt;/i&gt;, 2021)"},"properties":{"noteIndex":0},"schema":"https://github.com/citation-style-language/schema/raw/master/csl-citation.json"}</w:instrText>
      </w:r>
      <w:r w:rsidR="00E813D6">
        <w:rPr>
          <w:rFonts w:cstheme="minorHAnsi"/>
        </w:rPr>
        <w:fldChar w:fldCharType="separate"/>
      </w:r>
      <w:r w:rsidR="00021D10" w:rsidRPr="00021D10">
        <w:rPr>
          <w:rFonts w:cstheme="minorHAnsi"/>
          <w:noProof/>
        </w:rPr>
        <w:t xml:space="preserve">(Stephenson </w:t>
      </w:r>
      <w:r w:rsidR="00021D10" w:rsidRPr="00021D10">
        <w:rPr>
          <w:rFonts w:cstheme="minorHAnsi"/>
          <w:i/>
          <w:noProof/>
        </w:rPr>
        <w:t>et al.</w:t>
      </w:r>
      <w:r w:rsidR="00021D10" w:rsidRPr="00021D10">
        <w:rPr>
          <w:rFonts w:cstheme="minorHAnsi"/>
          <w:noProof/>
        </w:rPr>
        <w:t xml:space="preserve">, 2019; Steel </w:t>
      </w:r>
      <w:r w:rsidR="00021D10" w:rsidRPr="00021D10">
        <w:rPr>
          <w:rFonts w:cstheme="minorHAnsi"/>
          <w:i/>
          <w:noProof/>
        </w:rPr>
        <w:t>et al.</w:t>
      </w:r>
      <w:r w:rsidR="00021D10" w:rsidRPr="00021D10">
        <w:rPr>
          <w:rFonts w:cstheme="minorHAnsi"/>
          <w:noProof/>
        </w:rPr>
        <w:t>, 2021)</w:t>
      </w:r>
      <w:r w:rsidR="00E813D6">
        <w:rPr>
          <w:rFonts w:cstheme="minorHAnsi"/>
        </w:rPr>
        <w:fldChar w:fldCharType="end"/>
      </w:r>
      <w:r w:rsidR="00D70E5C" w:rsidRPr="00F30BF0">
        <w:rPr>
          <w:rFonts w:cstheme="minorHAnsi"/>
        </w:rPr>
        <w:t xml:space="preserve">. Drought and density both alter the </w:t>
      </w:r>
      <w:proofErr w:type="spellStart"/>
      <w:r w:rsidR="00D70E5C" w:rsidRPr="00F30BF0">
        <w:rPr>
          <w:rFonts w:cstheme="minorHAnsi"/>
        </w:rPr>
        <w:t>fuelbed</w:t>
      </w:r>
      <w:proofErr w:type="spellEnd"/>
      <w:r w:rsidR="00D70E5C" w:rsidRPr="00F30BF0">
        <w:rPr>
          <w:rFonts w:cstheme="minorHAnsi"/>
        </w:rPr>
        <w:t xml:space="preserve"> in ways that may increase the intensity of wildfires</w:t>
      </w:r>
      <w:r w:rsidR="00D45C6F" w:rsidRPr="00F30BF0">
        <w:rPr>
          <w:rFonts w:cstheme="minorHAnsi"/>
        </w:rPr>
        <w:t xml:space="preserve"> </w:t>
      </w:r>
      <w:r w:rsidR="00E813D6">
        <w:rPr>
          <w:rFonts w:cstheme="minorHAnsi"/>
        </w:rPr>
        <w:fldChar w:fldCharType="begin" w:fldLock="1"/>
      </w:r>
      <w:r w:rsidR="002C19B3">
        <w:rPr>
          <w:rFonts w:cstheme="minorHAnsi"/>
        </w:rPr>
        <w:instrText>ADDIN CSL_CITATION {"citationItems":[{"id":"ITEM-1","itemData":{"DOI":"10.1093/biosci/bix146","ISBN":"0006-3568","ISSN":"0006-3568","abstract":"Massive tree mortality has occurred rapidly in frequent-fire-adapted forests of the Sierra Nevada, California. This mortality is a product of acute drought compounded by the long-established removal of a key ecosystem process: frequent, low- to moderate-intensity fire. The recent tree mortality has many implications for the future of these forests and the ecological goods and services they provide to society. Future wildfire hazard following this mortality can be generally characterized by decreased crown fire potential and increased surface fire intensity in the short to intermediate term. The scale of present tree mortality is so large that greater potential for “mass fire” exists in the coming decades, driven by the amount and continuity of dry, combustible, large woody material that could produce large, severe fires. For long-term adaptation to climate change, we highlight the importance of moving beyond triage of dead and dying trees to making “green” (live) forests more resilient.","author":[{"dropping-particle":"","family":"Stephens","given":"Scott L.","non-dropping-particle":"","parse-names":false,"suffix":""},{"dropping-particle":"","family":"Collins","given":"Brandon M.","non-dropping-particle":"","parse-names":false,"suffix":""},{"dropping-particle":"","family":"Fettig","given":"Christopher J.","non-dropping-particle":"","parse-names":false,"suffix":""},{"dropping-particle":"","family":"Finney","given":"Mark A.","non-dropping-particle":"","parse-names":false,"suffix":""},{"dropping-particle":"","family":"Hoffman","given":"Chad M.","non-dropping-particle":"","parse-names":false,"suffix":""},{"dropping-particle":"","family":"Knapp","given":"Eric E.","non-dropping-particle":"","parse-names":false,"suffix":""},{"dropping-particle":"","family":"North","given":"Malcolm P.","non-dropping-particle":"","parse-names":false,"suffix":""},{"dropping-particle":"","family":"Safford","given":"Hugh","non-dropping-particle":"","parse-names":false,"suffix":""},{"dropping-particle":"","family":"Wayman","given":"Rebecca B.","non-dropping-particle":"","parse-names":false,"suffix":""}],"container-title":"BioScience","id":"ITEM-1","issue":"X","issued":{"date-parts":[["2018"]]},"page":"1-12","title":"Drought, Tree Mortality, and Wildfire in Forests Adapted to Frequent Fire","type":"article-journal","volume":"XX"},"uris":["http://www.mendeley.com/documents/?uuid=83a571e8-0d79-4b5a-8bd3-aaef26a39cd2"]},{"id":"ITEM-2","itemData":{"DOI":"10.1016/j.foreco.2012.02.005","ISSN":"03781127","abstract":"Millions of trees killed by bark beetles in western North America have raised concerns about subsequent wildfire, but studies have reported a range of conclusions, often seemingly contradictory, about effects on fuels and wildfire. In this study, we reviewed and synthesized the published literature on modifications to fuels and fire characteristics following beetle-caused tree mortality. We found 39 studies addressing this topic with a variety of methods including fuels measurements, fire behavior simulations, an experiment, and observations of fire occurrence, severity, or frequency. From these publications, we developed a conceptual framework describing expected changes of fuels and fire behavior. Some characteristics of fuels and fire are enhanced following outbreaks and others are unchanged or diminished, with time since outbreak a key factor influencing changes. We also quantified areas of higher and lower confidence in our framework based on the number of studies addressing a particular area as well as agreement among studies. The published literature agrees about responses in many conditions, including fuels measurements and changes in stands with longer times since outbreak, and so we assigned higher confidence to our conceptual framework for these conditions. Disagreement or gaps in knowledge exist in several conditions, particularly in early postoutbreak phases and crown fire behavior responses, leading to low confidence in our framework in these areas and highlighting the need for future research. Our findings resolved some of the controversy about effects of bark beetles on fire through more specificity about time since outbreak and fuels or fire characteristic. Recognition of the type of study question was also important in resolving controversy: some publications assessed whether beetle-caused tree mortality caused differences relative to unattacked locations, whereas other publications assessed differences relative to other drivers of wildfire such as climate. However, some disagreement among studies remained. Given the large areas of recent bark beetle and wildfire disturbances and expected effects of climate change, land and fire managers need more confidence in key areas when making decisions about treatments to reduce future fire hazard and when fighting fires. © 2012 Elsevier B.V.","author":[{"dropping-particle":"","family":"Hicke","given":"Jeffrey A.","non-dropping-particle":"","parse-names":false,"suffix":""},{"dropping-particle":"","family":"Johnson","given":"Morris C.","non-dropping-particle":"","parse-names":false,"suffix":""},{"dropping-particle":"","family":"Hayes","given":"Jane L.","non-dropping-particle":"","parse-names":false,"suffix":""},{"dropping-particle":"","family":"Preisler","given":"Haiganoush K.","non-dropping-particle":"","parse-names":false,"suffix":""}],"container-title":"Forest Ecology and Management","id":"ITEM-2","issued":{"date-parts":[["2012"]]},"page":"81-90","publisher":"Elsevier B.V.","title":"Effects of bark beetle-caused tree mortality on wildfire","type":"article-journal","volume":"271"},"uris":["http://www.mendeley.com/documents/?uuid=bdfd1573-8416-4817-b574-9059b40c9bdf"]},{"id":"ITEM-3","itemData":{"DOI":"10.1002/eap.2287","ISSN":"19395582","PMID":"33426715","abstract":"In temperate forests, elevated frequency of drought related disturbances will likely increase the incidence of interactions between disturbances such as bark beetle epidemics and wildfires. Our understanding of the influence of recent drought and insect-induced tree mortality on wildfire severity has largely lacked information from forests adapted to frequent fire. A recent unprecedented tree mortality event in California’s Sierra Nevada provides an opportunity to examine this disturbance interaction in historically frequent-fire forests. Using field data collected within areas of recent tree mortality that subsequently burned in wildfire, we examined whether and under what conditions wildfire severity relates to severity of prefire tree mortality in Sierra Nevada mixed-conifer forests. We collected data on 180 plots within the 2015 Rough Fire and 2016 Cedar Fire footprints (California, USA). Our analyses identified prefire tree mortality as influential on all measures of wildfire severity (basal area killed by fire, RdNBR, and canopy torch) on the Cedar Fire, although it was less influential than fire weather (relative humidity). Prefire tree mortality was influential on two of three fire-severity measures on the Rough Fire, and was the most important predictor of basal area killed by fire; topographic position was influential on two metrics. On the Cedar Fire, the influence of prefire mortality on basal area killed by fire was greater under milder weather conditions. All measures of fire severity increased as prefire mortality increased up to prefire mortality levels of approximately 30–40%; further increases did not result in greater fire severity. The interacting disturbances shifted a pine-dominated system (Rough Fire) to a cedar–pine–fir system, while the pre-disturbance fir–cedar system (Cedar Fire) saw its dominant species unchanged. Managers of historically frequent-fire forests will benefit from utilizing this information when prioritizing fuels reduction treatments in areas of recent tree mortality, as it is the first empirical study to document a relationship between prefire mortality and subsequent wildfire severity in these systems. This study contributes to a growing body of evidence that the influence of prefire tree mortality on wildfire severity in temperate coniferous forests may depend on other conditions capable of driving extreme wildfire behavior, such as weather.","author":[{"dropping-particle":"","family":"Wayman","given":"Rebecca B.","non-dropping-particle":"","parse-names":false,"suffix":""},{"dropping-particle":"","family":"Safford","given":"Hugh D.","non-dropping-particle":"","parse-names":false,"suffix":""}],"container-title":"Ecological Applications","id":"ITEM-3","issue":"3","issued":{"date-parts":[["2021"]]},"note":"severe weather can swamp fuel and topographic conditions\n\nimplication is causal (red phase -&amp;gt; changes in fuel structure), but equally plausible is a correlation (drought stress / epidemic BB pop -&amp;gt; red phase mortality AND reduced individual-level file resistance)\n\npositive effect of drought mortality on fire severity caps out at ~40% drought mortality, but well below 100% severity; this is super interesting","page":"1-19","title":"Recent bark beetle outbreaks influence wildfire severity in mixed-conifer forests of the Sierra Nevada, California, USA","type":"article-journal","volume":"31"},"uris":["http://www.mendeley.com/documents/?uuid=6b2a85d6-0253-4578-b2ab-f78ffe9b857e"]}],"mendeley":{"formattedCitation":"(Hicke &lt;i&gt;et al.&lt;/i&gt;, 2012; Stephens &lt;i&gt;et al.&lt;/i&gt;, 2018; Wayman and Safford, 2021)","plainTextFormattedCitation":"(Hicke et al., 2012; Stephens et al., 2018; Wayman and Safford, 2021)","previouslyFormattedCitation":"(Hicke &lt;i&gt;et al.&lt;/i&gt;, 2012; Stephens &lt;i&gt;et al.&lt;/i&gt;, 2018; Wayman and Safford, 2021)"},"properties":{"noteIndex":0},"schema":"https://github.com/citation-style-language/schema/raw/master/csl-citation.json"}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(Hicke </w:t>
      </w:r>
      <w:r w:rsidR="00EB4A84" w:rsidRPr="00EB4A84">
        <w:rPr>
          <w:rFonts w:cstheme="minorHAnsi"/>
          <w:i/>
          <w:noProof/>
        </w:rPr>
        <w:t>et al.</w:t>
      </w:r>
      <w:r w:rsidR="00EB4A84" w:rsidRPr="00EB4A84">
        <w:rPr>
          <w:rFonts w:cstheme="minorHAnsi"/>
          <w:noProof/>
        </w:rPr>
        <w:t xml:space="preserve">, 2012; Stephens </w:t>
      </w:r>
      <w:r w:rsidR="00EB4A84" w:rsidRPr="00EB4A84">
        <w:rPr>
          <w:rFonts w:cstheme="minorHAnsi"/>
          <w:i/>
          <w:noProof/>
        </w:rPr>
        <w:t>et al.</w:t>
      </w:r>
      <w:r w:rsidR="00EB4A84" w:rsidRPr="00EB4A84">
        <w:rPr>
          <w:rFonts w:cstheme="minorHAnsi"/>
          <w:noProof/>
        </w:rPr>
        <w:t>, 2018; Wayman and Safford, 2021)</w:t>
      </w:r>
      <w:r w:rsidR="00E813D6">
        <w:rPr>
          <w:rFonts w:cstheme="minorHAnsi"/>
        </w:rPr>
        <w:fldChar w:fldCharType="end"/>
      </w:r>
      <w:r w:rsidR="00D45C6F" w:rsidRPr="00F30BF0">
        <w:rPr>
          <w:rFonts w:cstheme="minorHAnsi"/>
        </w:rPr>
        <w:t xml:space="preserve">. </w:t>
      </w:r>
      <w:r w:rsidR="009F381B" w:rsidRPr="00F30BF0">
        <w:rPr>
          <w:rFonts w:cstheme="minorHAnsi"/>
        </w:rPr>
        <w:t xml:space="preserve">Likewise, wildfires may decrease trees’ ability to resist bark beetles, facilitating epidemic outbreaks in the event of a post-fire drought </w:t>
      </w:r>
      <w:r w:rsidR="00E813D6">
        <w:rPr>
          <w:rFonts w:cstheme="minorHAnsi"/>
        </w:rPr>
        <w:fldChar w:fldCharType="begin" w:fldLock="1"/>
      </w:r>
      <w:r w:rsidR="00307D27">
        <w:rPr>
          <w:rFonts w:cstheme="minorHAnsi"/>
        </w:rPr>
        <w:instrText>ADDIN CSL_CITATION {"citationItems":[{"id":"ITEM-1","itemData":{"DOI":"10.1139/x2012-147","ISBN":"0045-5067","ISSN":"0045-5067","abstract":"Bark beetles can cause substantial mortality of trees that would otherwise survive fire injuries. Resin response of fire-injured northern Rocky Mountain ponderosa pine (Pinus ponderosa Douglas ex P. Lawson &amp; C. Lawson) and specific injuries that contribute to increased bark beetle attack susceptibility and brood production are unknown. We monitored ponderosa pine mortality and resin flow and bark beetle colonization and reproduction following a prescribed fire in Idaho and a wildfire in Montana. The level of fire-caused tree injury differed between the two sites, and the level of tree injury most susceptible to bark beetle attack and colonization also differed. Strip-attacked trees alive 3 years post-fire had lower levels of bole and crown injury than trees mass attacked and killed by bark beetles, suggesting that fire-injured trees were less well defended. Brood production of western pine beetle (Dendroctonus brevicomis LeConte) did not differ between fire-injured and uninjured trees, although mountain pine beetle (Dendroctonus ponderosae Hopkins) brood production was low in both tree types, potentially due to competition with faster developing bark beetle species that also colonized trees. Despite a large number of live trees remaining at both sites, bark beetle response to fire-injured trees pulsed and receded within 2 years post-fire, potentially due to a limited number of trees that could be easily colonized.","author":[{"dropping-particle":"","family":"Davis","given":"Ryan S","non-dropping-particle":"","parse-names":false,"suffix":""},{"dropping-particle":"","family":"Hood","given":"Sharon","non-dropping-particle":"","parse-names":false,"suffix":""},{"dropping-particle":"","family":"Bentz","given":"Barbara J","non-dropping-particle":"","parse-names":false,"suffix":""}],"container-title":"Canadian Journal of Forest Research-Revue Canadienne De Recherche Forestiere","id":"ITEM-1","issue":"12","issued":{"date-parts":[["2012"]]},"page":"2022-2036","title":"Fire-injured ponderosa pine provide a pulsed resource for bark beetles","type":"article-journal","volume":"42"},"uris":["http://www.mendeley.com/documents/?uuid=b48fe7a1-921e-4743-b78b-7bb3d931a4bf"]},{"id":"ITEM-2","itemData":{"DOI":"10.1002/eap.2507","ISSN":"1051-0761","abstract":"In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trees","type":"article-journal"},"uris":["http://www.mendeley.com/documents/?uuid=923f9f80-0634-4566-ac74-bb9eb698fef4"]}],"mendeley":{"formattedCitation":"(Davis, Hood and Bentz, 2012; Furniss &lt;i&gt;et al.&lt;/i&gt;, 2021)","plainTextFormattedCitation":"(Davis, Hood and Bentz, 2012; Furniss et al., 2021)","previouslyFormattedCitation":"(Davis, Hood and Bentz, 2012; Furniss &lt;i&gt;et al.&lt;/i&gt;, 2021)"},"properties":{"noteIndex":0},"schema":"https://github.com/citation-style-language/schema/raw/master/csl-citation.json"}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(Davis, Hood and Bentz, 2012; Furniss </w:t>
      </w:r>
      <w:r w:rsidR="00AE693D" w:rsidRPr="00AE693D">
        <w:rPr>
          <w:rFonts w:cstheme="minorHAnsi"/>
          <w:i/>
          <w:noProof/>
        </w:rPr>
        <w:t>et al.</w:t>
      </w:r>
      <w:r w:rsidR="00AE693D" w:rsidRPr="00AE693D">
        <w:rPr>
          <w:rFonts w:cstheme="minorHAnsi"/>
          <w:noProof/>
        </w:rPr>
        <w:t>, 2021)</w:t>
      </w:r>
      <w:r w:rsidR="00E813D6">
        <w:rPr>
          <w:rFonts w:cstheme="minorHAnsi"/>
        </w:rPr>
        <w:fldChar w:fldCharType="end"/>
      </w:r>
      <w:r w:rsidR="009F381B" w:rsidRPr="00F30BF0">
        <w:rPr>
          <w:rFonts w:cstheme="minorHAnsi"/>
        </w:rPr>
        <w:t>.</w:t>
      </w:r>
      <w:r w:rsidR="00D45C6F" w:rsidRPr="00F30BF0">
        <w:rPr>
          <w:rFonts w:cstheme="minorHAnsi"/>
        </w:rPr>
        <w:t xml:space="preserve"> </w:t>
      </w:r>
      <w:r w:rsidR="00307D27">
        <w:rPr>
          <w:rFonts w:cstheme="minorHAnsi"/>
        </w:rPr>
        <w:t xml:space="preserve">Competition tends to reduce trees’ ability to resist drought and beetle epidemics </w:t>
      </w:r>
      <w:r w:rsidR="00307D27">
        <w:rPr>
          <w:rFonts w:cstheme="minorHAnsi"/>
        </w:rPr>
        <w:fldChar w:fldCharType="begin" w:fldLock="1"/>
      </w:r>
      <w:r w:rsidR="005E7ECB">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Letters","id":"ITEM-2","issue":"1","issued":{"date-parts":[["2017"]]},"page":"78-86","title":"Long-term climate and competition explain forest mortality patterns under extreme drought","type":"article-journal","volume":"20"},"uris":["http://www.mendeley.com/documents/?uuid=11db3a96-5a65-4eb7-b92a-5cde2681bbb2"]}],"mendeley":{"formattedCitation":"(Young &lt;i&gt;et al.&lt;/i&gt;, 2017; Furniss &lt;i&gt;et al.&lt;/i&gt;, 2021)","plainTextFormattedCitation":"(Young et al., 2017; Furniss et al., 2021)","previouslyFormattedCitation":"(Young &lt;i&gt;et al.&lt;/i&gt;, 2017; Furniss &lt;i&gt;et al.&lt;/i&gt;, 2021)"},"properties":{"noteIndex":0},"schema":"https://github.com/citation-style-language/schema/raw/master/csl-citation.json"}</w:instrText>
      </w:r>
      <w:r w:rsidR="00307D27">
        <w:rPr>
          <w:rFonts w:cstheme="minorHAnsi"/>
        </w:rPr>
        <w:fldChar w:fldCharType="separate"/>
      </w:r>
      <w:r w:rsidR="00307D27" w:rsidRPr="00307D27">
        <w:rPr>
          <w:rFonts w:cstheme="minorHAnsi"/>
          <w:noProof/>
        </w:rPr>
        <w:t xml:space="preserve">(Young </w:t>
      </w:r>
      <w:r w:rsidR="00307D27" w:rsidRPr="00307D27">
        <w:rPr>
          <w:rFonts w:cstheme="minorHAnsi"/>
          <w:i/>
          <w:noProof/>
        </w:rPr>
        <w:t>et al.</w:t>
      </w:r>
      <w:r w:rsidR="00307D27" w:rsidRPr="00307D27">
        <w:rPr>
          <w:rFonts w:cstheme="minorHAnsi"/>
          <w:noProof/>
        </w:rPr>
        <w:t xml:space="preserve">, 2017; Furniss </w:t>
      </w:r>
      <w:r w:rsidR="00307D27" w:rsidRPr="00307D27">
        <w:rPr>
          <w:rFonts w:cstheme="minorHAnsi"/>
          <w:i/>
          <w:noProof/>
        </w:rPr>
        <w:t>et al.</w:t>
      </w:r>
      <w:r w:rsidR="00307D27" w:rsidRPr="00307D27">
        <w:rPr>
          <w:rFonts w:cstheme="minorHAnsi"/>
          <w:noProof/>
        </w:rPr>
        <w:t>, 2021)</w:t>
      </w:r>
      <w:r w:rsidR="00307D27">
        <w:rPr>
          <w:rFonts w:cstheme="minorHAnsi"/>
        </w:rPr>
        <w:fldChar w:fldCharType="end"/>
      </w:r>
      <w:r w:rsidR="00307D27">
        <w:rPr>
          <w:rFonts w:cstheme="minorHAnsi"/>
        </w:rPr>
        <w:t xml:space="preserve">. </w:t>
      </w:r>
      <w:commentRangeStart w:id="185"/>
      <w:r w:rsidR="00D45C6F" w:rsidRPr="00F30BF0">
        <w:rPr>
          <w:rFonts w:cstheme="minorHAnsi"/>
        </w:rPr>
        <w:t xml:space="preserve">Finally, there is potential for stressors to mitigate one another, primarily by a mechanism where mortality caused by one stressor results in less competitive stress and increased resilience to other stressors </w:t>
      </w:r>
      <w:r w:rsidR="006E2D9F">
        <w:rPr>
          <w:rFonts w:cstheme="minorHAnsi"/>
        </w:rPr>
        <w:fldChar w:fldCharType="begin" w:fldLock="1"/>
      </w:r>
      <w:r w:rsidR="002C19B3">
        <w:rPr>
          <w:rFonts w:cstheme="minorHAnsi"/>
        </w:rPr>
        <w:instrText>ADDIN CSL_CITATION {"citationItems":[{"id":"ITEM-1","itemData":{"DOI":"10.1016/j.foreco.2021.120004","ISSN":"03781127","author":[{"dropping-particle":"","family":"North","given":"Malcolm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Management","id":"ITEM-1","issue":"November 2021","issued":{"date-parts":[["2022"]]},"page":"120004","publisher":"Elsevier B.V.","title":"Operational resilience in western US frequent-fire forests","type":"article-journal","volume":"507"},"uris":["http://www.mendeley.com/documents/?uuid=465230a6-1d96-4a43-8dec-1e3c5870286d"]},{"id":"ITEM-2","itemData":{"DOI":"10.4996/fireecology.1201013","author":[{"dropping-particle":"","family":"Mantgem","given":"Philip J.","non-dropping-particle":"van","parse-names":false,"suffix":""},{"dropping-particle":"","family":"Caprio","given":"Anthony C.","non-dropping-particle":"","parse-names":false,"suffix":""},{"dropping-particle":"","family":"Stephenson","given":"Nathan L.","non-dropping-particle":"","parse-names":false,"suffix":""},{"dropping-particle":"","family":"Das","given":"Adrian J.","non-dropping-particle":"","parse-names":false,"suffix":""}],"container-title":"Fire Ecology","id":"ITEM-2","issue":"1","issued":{"date-parts":[["2016"]]},"page":"5-15","title":"Does Prescribed Fire Promote Resistance To Drought in Low Elevation Forests of the Sierra Nevada, California, Usa?","type":"article-journal","volume":"12"},"uris":["http://www.mendeley.com/documents/?uuid=a2a16642-586b-4123-bc0c-4ec90fc1da8b"]},{"id":"ITEM-3","itemData":{"DOI":"10.1111/gcb.14543","ISSN":"13652486","abstract":"A century of fire suppression across the Western United States has led to more crowded forests and increased competition for resources. Studies of forest thinning or stand conditions after mortality events have provided indirect evidence for how competition can promote drought stress and predispose forests to severe fire and/or bark beetle outbreaks. Here, we demonstrate linkages between fire deficits and increasing drought stress through analyses of annually resolved tree-ring growth, fire scars, and carbon isotope discrimination (Δ 13 C) across a dry mixed-conifer forest landscape. Fire deficits across the study area have increased the sensitivity of leaf gas exchange to drought stress over the past &gt;100 years. Since 1910, stand basal area in these forests has more than doubled and fire-return intervals have increased from 25 to 140 years. Meanwhile, the portion of interannual variation in tree-ring Δ 13 C explained by the Palmer Drought Severity Index has more than doubled in ca. 300–500-year-old Pinus ponderosa as well as in fire-intolerant, ca. 90–190-year-old Abies grandis. Drought stress has increased in stands with a basal area of ≥25 m 2 /ha in 1910, as indicated by negative temporal Δ 13 C trends, whereas stands with basal area ≤25 m 2 /ha in 1910, due to frequent or intense wildfire activity in decades beforehand, were initially buffered from increased drought stress and have benefited more from rising ambient carbon dioxide concentrations, [CO 2 ], as demonstrated by positive temporal Δ 13 C trends. Furthermore, the average Δ 13 C response across all P. ponderosa since 1830 indicates that photosynthetic assimilation rates and stomatal conductance have been reduced by ~10% and ~20%, respectively, compared to expected trends due to increasing [CO 2 ]. Although disturbance legacies contribute to local-scale intensity of drought stress, fire deficits have reduced drought resistance of mixed-conifer forests and made them more susceptible to challenges by pests and pathogens and other disturbances.","author":[{"dropping-particle":"","family":"Voelker","given":"Steven L.","non-dropping-particle":"","parse-names":false,"suffix":""},{"dropping-particle":"","family":"Merschel","given":"Andrew G.","non-dropping-particle":"","parse-names":false,"suffix":""},{"dropping-particle":"","family":"Meinzer","given":"Frederick C.","non-dropping-particle":"","parse-names":false,"suffix":""},{"dropping-particle":"","family":"Ulrich","given":"Danielle E.M.","non-dropping-particle":"","parse-names":false,"suffix":""},{"dropping-particle":"","family":"Spies","given":"Thomas A.","non-dropping-particle":"","parse-names":false,"suffix":""},{"dropping-particle":"","family":"Still","given":"Christopher J.","non-dropping-particle":"","parse-names":false,"suffix":""}],"container-title":"Global Change Biology","id":"ITEM-3","issue":"4","issued":{"date-parts":[["2019"]]},"page":"1247-1262","title":"Fire deficits have increased drought sensitivity in dry conifer forests: Fire frequency and tree-ring carbon isotope evidence from Central Oregon","type":"article-journal","volume":"25"},"uris":["http://www.mendeley.com/documents/?uuid=9142c91d-cd4f-4631-ad88-9407d08c0bc5"]}],"mendeley":{"formattedCitation":"(van Mantgem &lt;i&gt;et al.&lt;/i&gt;, 2016; Voelker &lt;i&gt;et al.&lt;/i&gt;, 2019; North &lt;i&gt;et al.&lt;/i&gt;, 2022)","plainTextFormattedCitation":"(van Mantgem et al., 2016; Voelker et al., 2019; North et al., 2022)","previouslyFormattedCitation":"(van Mantgem &lt;i&gt;et al.&lt;/i&gt;, 2016; Voelker &lt;i&gt;et al.&lt;/i&gt;, 2019; North &lt;i&gt;et al.&lt;/i&gt;, 2022)"},"properties":{"noteIndex":0},"schema":"https://github.com/citation-style-language/schema/raw/master/csl-citation.json"}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2016; Voelker </w:t>
      </w:r>
      <w:r w:rsidR="00EB4A84" w:rsidRPr="00EB4A84">
        <w:rPr>
          <w:rFonts w:cstheme="minorHAnsi"/>
          <w:i/>
          <w:noProof/>
        </w:rPr>
        <w:t>et al.</w:t>
      </w:r>
      <w:r w:rsidR="00EB4A84" w:rsidRPr="00EB4A84">
        <w:rPr>
          <w:rFonts w:cstheme="minorHAnsi"/>
          <w:noProof/>
        </w:rPr>
        <w:t xml:space="preserve">, 2019; North </w:t>
      </w:r>
      <w:r w:rsidR="00EB4A84" w:rsidRPr="00EB4A84">
        <w:rPr>
          <w:rFonts w:cstheme="minorHAnsi"/>
          <w:i/>
          <w:noProof/>
        </w:rPr>
        <w:t>et al.</w:t>
      </w:r>
      <w:r w:rsidR="00EB4A84" w:rsidRPr="00EB4A84">
        <w:rPr>
          <w:rFonts w:cstheme="minorHAnsi"/>
          <w:noProof/>
        </w:rPr>
        <w:t>, 2022)</w:t>
      </w:r>
      <w:r w:rsidR="006E2D9F">
        <w:rPr>
          <w:rFonts w:cstheme="minorHAnsi"/>
        </w:rPr>
        <w:fldChar w:fldCharType="end"/>
      </w:r>
      <w:r w:rsidR="00D45C6F" w:rsidRPr="00F30BF0">
        <w:rPr>
          <w:rFonts w:cstheme="minorHAnsi"/>
        </w:rPr>
        <w:t xml:space="preserve">. </w:t>
      </w:r>
      <w:r w:rsidR="009F381B" w:rsidRPr="00F30BF0">
        <w:rPr>
          <w:rFonts w:cstheme="minorHAnsi"/>
        </w:rPr>
        <w:t xml:space="preserve"> </w:t>
      </w:r>
      <w:commentRangeEnd w:id="185"/>
      <w:r w:rsidR="002626E1">
        <w:rPr>
          <w:rStyle w:val="CommentReference"/>
        </w:rPr>
        <w:commentReference w:id="185"/>
      </w:r>
      <w:r w:rsidR="006838F2" w:rsidRPr="00F30BF0">
        <w:rPr>
          <w:rFonts w:cstheme="minorHAnsi"/>
        </w:rPr>
        <w:t xml:space="preserve">Exploring how stressors are likely to interact and shape population dynamics is another goal for future research. </w:t>
      </w:r>
      <w:commentRangeEnd w:id="183"/>
      <w:r w:rsidR="00832E90">
        <w:rPr>
          <w:rStyle w:val="CommentReference"/>
        </w:rPr>
        <w:commentReference w:id="183"/>
      </w:r>
    </w:p>
    <w:p w14:paraId="05C821C7" w14:textId="5B498F89" w:rsidR="000B464D" w:rsidRPr="00F30BF0" w:rsidRDefault="009B0C1C" w:rsidP="00D70E5C">
      <w:pPr>
        <w:spacing w:line="360" w:lineRule="auto"/>
        <w:ind w:firstLine="360"/>
        <w:rPr>
          <w:rFonts w:cstheme="minorHAnsi"/>
        </w:rPr>
      </w:pPr>
      <w:commentRangeStart w:id="186"/>
      <w:r w:rsidRPr="00F30BF0">
        <w:rPr>
          <w:rFonts w:cstheme="minorHAnsi"/>
        </w:rPr>
        <w:t>There are several other limitations to this study.</w:t>
      </w:r>
      <w:r w:rsidR="006838F2" w:rsidRPr="00F30BF0">
        <w:rPr>
          <w:rFonts w:cstheme="minorHAnsi"/>
        </w:rPr>
        <w:t xml:space="preserve"> </w:t>
      </w:r>
      <w:commentRangeEnd w:id="186"/>
      <w:r w:rsidR="00832E90">
        <w:rPr>
          <w:rStyle w:val="CommentReference"/>
        </w:rPr>
        <w:commentReference w:id="186"/>
      </w:r>
      <w:r w:rsidR="00512388" w:rsidRPr="00F30BF0">
        <w:rPr>
          <w:rFonts w:cstheme="minorHAnsi"/>
        </w:rPr>
        <w:t xml:space="preserve">First, the indirect monitoring of fecundity via size-class-tallies frustrates our ability to quantify the impact of size and stressors on recruitment. This results in uncertainty about how rare stressors, </w:t>
      </w:r>
      <w:proofErr w:type="gramStart"/>
      <w:r w:rsidR="00512388" w:rsidRPr="00F30BF0">
        <w:rPr>
          <w:rFonts w:cstheme="minorHAnsi"/>
        </w:rPr>
        <w:t>in particular WPBR</w:t>
      </w:r>
      <w:proofErr w:type="gramEnd"/>
      <w:r w:rsidR="00512388" w:rsidRPr="00F30BF0">
        <w:rPr>
          <w:rFonts w:cstheme="minorHAnsi"/>
        </w:rPr>
        <w:t>, affect reproduction. Second, the limitations of the FIA data increase uncertainty about the effects of some stressors. In particular, the presence of WPBR on individual trees (and thus on their subplots) may be difficult to detect</w:t>
      </w:r>
      <w:r w:rsidR="006E2D9F">
        <w:rPr>
          <w:rFonts w:cstheme="minorHAnsi"/>
        </w:rPr>
        <w:t xml:space="preserve"> </w:t>
      </w:r>
      <w:r w:rsidR="006E2D9F">
        <w:rPr>
          <w:rFonts w:cstheme="minorHAnsi"/>
        </w:rPr>
        <w:fldChar w:fldCharType="begin" w:fldLock="1"/>
      </w:r>
      <w:r w:rsidR="002C19B3">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(Dudney </w:t>
      </w:r>
      <w:r w:rsidR="00EB4A84" w:rsidRPr="00EB4A84">
        <w:rPr>
          <w:rFonts w:cstheme="minorHAnsi"/>
          <w:i/>
          <w:noProof/>
        </w:rPr>
        <w:t>et al.</w:t>
      </w:r>
      <w:r w:rsidR="00EB4A84" w:rsidRPr="00EB4A84">
        <w:rPr>
          <w:rFonts w:cstheme="minorHAnsi"/>
          <w:noProof/>
        </w:rPr>
        <w:t>, 2020)</w:t>
      </w:r>
      <w:r w:rsidR="006E2D9F">
        <w:rPr>
          <w:rFonts w:cstheme="minorHAnsi"/>
        </w:rPr>
        <w:fldChar w:fldCharType="end"/>
      </w:r>
      <w:r w:rsidR="004E6FBC" w:rsidRPr="00F30BF0">
        <w:rPr>
          <w:rFonts w:cstheme="minorHAnsi"/>
        </w:rPr>
        <w:t>, and</w:t>
      </w:r>
      <w:r w:rsidR="00512388" w:rsidRPr="00F30BF0">
        <w:rPr>
          <w:rFonts w:cstheme="minorHAnsi"/>
        </w:rPr>
        <w:t xml:space="preserve"> is likely that WPBR was only detected in this study where it has caused a particularly severe infection in a sampled tree</w:t>
      </w:r>
      <w:r w:rsidR="004E6FBC" w:rsidRPr="00F30BF0">
        <w:rPr>
          <w:rFonts w:cstheme="minorHAnsi"/>
        </w:rPr>
        <w:t>. There are two likely effects of this sampling bias towards under detection:</w:t>
      </w:r>
      <w:r w:rsidR="00512388" w:rsidRPr="00F30BF0">
        <w:rPr>
          <w:rFonts w:cstheme="minorHAnsi"/>
        </w:rPr>
        <w:t xml:space="preserve"> Our data may underreport the true prevalence of WPBR and overestimate the true impact of its presence on a subplot. </w:t>
      </w:r>
      <w:commentRangeStart w:id="187"/>
      <w:r w:rsidR="004E6FBC" w:rsidRPr="00F30BF0">
        <w:rPr>
          <w:rFonts w:cstheme="minorHAnsi"/>
        </w:rPr>
        <w:t xml:space="preserve">Likewise, this study used nominal, rather than actual, FIA coordinates to extract drought and site dryness data for each plot from the </w:t>
      </w:r>
      <w:proofErr w:type="spellStart"/>
      <w:r w:rsidR="004E6FBC" w:rsidRPr="00F30BF0">
        <w:rPr>
          <w:rFonts w:cstheme="minorHAnsi"/>
        </w:rPr>
        <w:t>terraClimate</w:t>
      </w:r>
      <w:proofErr w:type="spellEnd"/>
      <w:r w:rsidR="004E6FBC" w:rsidRPr="00F30BF0">
        <w:rPr>
          <w:rFonts w:cstheme="minorHAnsi"/>
        </w:rPr>
        <w:t xml:space="preserve"> data</w:t>
      </w:r>
      <w:commentRangeEnd w:id="187"/>
      <w:r w:rsidR="00832E90">
        <w:rPr>
          <w:rStyle w:val="CommentReference"/>
        </w:rPr>
        <w:commentReference w:id="187"/>
      </w:r>
      <w:r w:rsidR="004E6FBC" w:rsidRPr="00F30BF0">
        <w:rPr>
          <w:rFonts w:cstheme="minorHAnsi"/>
        </w:rPr>
        <w:t xml:space="preserve">. Though the resolution of the </w:t>
      </w:r>
      <w:proofErr w:type="spellStart"/>
      <w:r w:rsidR="004E6FBC" w:rsidRPr="00F30BF0">
        <w:rPr>
          <w:rFonts w:cstheme="minorHAnsi"/>
        </w:rPr>
        <w:lastRenderedPageBreak/>
        <w:t>terraClimate</w:t>
      </w:r>
      <w:proofErr w:type="spellEnd"/>
      <w:r w:rsidR="004E6FBC" w:rsidRPr="00F30BF0">
        <w:rPr>
          <w:rFonts w:cstheme="minorHAnsi"/>
        </w:rPr>
        <w:t xml:space="preserve"> data is </w:t>
      </w:r>
      <w:proofErr w:type="gramStart"/>
      <w:r w:rsidR="004E6FBC" w:rsidRPr="00F30BF0">
        <w:rPr>
          <w:rFonts w:cstheme="minorHAnsi"/>
        </w:rPr>
        <w:t>similar to</w:t>
      </w:r>
      <w:proofErr w:type="gramEnd"/>
      <w:r w:rsidR="004E6FBC" w:rsidRPr="00F30BF0">
        <w:rPr>
          <w:rFonts w:cstheme="minorHAnsi"/>
        </w:rPr>
        <w:t xml:space="preserve"> the scale at which plot coordinates are fuzzed, the </w:t>
      </w:r>
      <w:r w:rsidR="006E2D9F">
        <w:rPr>
          <w:rFonts w:cstheme="minorHAnsi"/>
        </w:rPr>
        <w:t xml:space="preserve">fuzzing and </w:t>
      </w:r>
      <w:r w:rsidR="004E6FBC" w:rsidRPr="00F30BF0">
        <w:rPr>
          <w:rFonts w:cstheme="minorHAnsi"/>
        </w:rPr>
        <w:t xml:space="preserve">swapping of plot coordinates likely introduced error between the true drought and site dryness experienced on a plot and the measured drought and site dryness appearing in our data. This </w:t>
      </w:r>
      <w:r w:rsidR="006E2D9F">
        <w:rPr>
          <w:rFonts w:cstheme="minorHAnsi"/>
        </w:rPr>
        <w:t xml:space="preserve">noisy measurement of climate conditions </w:t>
      </w:r>
      <w:r w:rsidR="004E6FBC" w:rsidRPr="00F30BF0">
        <w:rPr>
          <w:rFonts w:cstheme="minorHAnsi"/>
        </w:rPr>
        <w:t xml:space="preserve">could result in an underestimation of the </w:t>
      </w:r>
      <w:r w:rsidR="006E2D9F">
        <w:rPr>
          <w:rFonts w:cstheme="minorHAnsi"/>
        </w:rPr>
        <w:t xml:space="preserve">true </w:t>
      </w:r>
      <w:r w:rsidR="004E6FBC" w:rsidRPr="00F30BF0">
        <w:rPr>
          <w:rFonts w:cstheme="minorHAnsi"/>
        </w:rPr>
        <w:t xml:space="preserve">effects of drought and site dryness. </w:t>
      </w:r>
      <w:commentRangeStart w:id="188"/>
      <w:r w:rsidR="004E6FBC" w:rsidRPr="00F30BF0">
        <w:rPr>
          <w:rFonts w:cstheme="minorHAnsi"/>
        </w:rPr>
        <w:t xml:space="preserve">Finally, the analysis here treated all census intervals as equivalent, rounding off minor differences in duration to 10 years and </w:t>
      </w:r>
      <w:proofErr w:type="gramStart"/>
      <w:r w:rsidR="004E6FBC" w:rsidRPr="00F30BF0">
        <w:rPr>
          <w:rFonts w:cstheme="minorHAnsi"/>
        </w:rPr>
        <w:t>assuming that</w:t>
      </w:r>
      <w:proofErr w:type="gramEnd"/>
      <w:r w:rsidR="004E6FBC" w:rsidRPr="00F30BF0">
        <w:rPr>
          <w:rFonts w:cstheme="minorHAnsi"/>
        </w:rPr>
        <w:t xml:space="preserve"> the relationship between stressors and vital rates has remained constant since the inception of the modern FIA program in 2001</w:t>
      </w:r>
      <w:commentRangeEnd w:id="188"/>
      <w:r w:rsidR="00832E90">
        <w:rPr>
          <w:rStyle w:val="CommentReference"/>
        </w:rPr>
        <w:commentReference w:id="188"/>
      </w:r>
      <w:r w:rsidR="004E6FBC" w:rsidRPr="00F30BF0">
        <w:rPr>
          <w:rFonts w:cstheme="minorHAnsi"/>
        </w:rPr>
        <w:t xml:space="preserve">. </w:t>
      </w:r>
    </w:p>
    <w:p w14:paraId="17611A37" w14:textId="60A68183" w:rsidR="00277ED1" w:rsidRPr="00F30BF0" w:rsidRDefault="009B0C1C" w:rsidP="00277ED1">
      <w:pPr>
        <w:spacing w:line="360" w:lineRule="auto"/>
        <w:ind w:firstLine="360"/>
        <w:rPr>
          <w:rFonts w:cstheme="minorHAnsi"/>
        </w:rPr>
      </w:pPr>
      <w:r w:rsidRPr="00F30BF0">
        <w:rPr>
          <w:rFonts w:cstheme="minorHAnsi"/>
        </w:rPr>
        <w:t xml:space="preserve">Despite these limitations, this study is the first range-wide assessment of stressors impacting the vital rates and population dynamics of sugar pine. The analysis described here allows direct comparison of the influence of fire, WPBR, stand density, </w:t>
      </w:r>
      <w:r w:rsidR="00403C76" w:rsidRPr="00F30BF0">
        <w:rPr>
          <w:rFonts w:cstheme="minorHAnsi"/>
        </w:rPr>
        <w:t>short-term</w:t>
      </w:r>
      <w:r w:rsidRPr="00F30BF0">
        <w:rPr>
          <w:rFonts w:cstheme="minorHAnsi"/>
        </w:rPr>
        <w:t xml:space="preserve"> drought</w:t>
      </w:r>
      <w:r w:rsidR="00403C76" w:rsidRPr="00F30BF0">
        <w:rPr>
          <w:rFonts w:cstheme="minorHAnsi"/>
        </w:rPr>
        <w:t>, and long-term site dryness</w:t>
      </w:r>
      <w:r w:rsidR="00817E66" w:rsidRPr="00F30BF0">
        <w:rPr>
          <w:rFonts w:cstheme="minorHAnsi"/>
        </w:rPr>
        <w:t>,</w:t>
      </w:r>
      <w:r w:rsidRPr="00F30BF0">
        <w:rPr>
          <w:rFonts w:cstheme="minorHAnsi"/>
        </w:rPr>
        <w:t xml:space="preserve"> provid</w:t>
      </w:r>
      <w:r w:rsidR="00817E66" w:rsidRPr="00F30BF0">
        <w:rPr>
          <w:rFonts w:cstheme="minorHAnsi"/>
        </w:rPr>
        <w:t>ing</w:t>
      </w:r>
      <w:r w:rsidRPr="00F30BF0">
        <w:rPr>
          <w:rFonts w:cstheme="minorHAnsi"/>
        </w:rPr>
        <w:t xml:space="preserve"> valuable guidance for managers seeking to conserve sugar pine</w:t>
      </w:r>
      <w:r w:rsidR="00403C76" w:rsidRPr="00F30BF0">
        <w:rPr>
          <w:rFonts w:cstheme="minorHAnsi"/>
        </w:rPr>
        <w:t xml:space="preserve">. </w:t>
      </w:r>
      <w:r w:rsidR="00817E66" w:rsidRPr="00F30BF0">
        <w:rPr>
          <w:rFonts w:cstheme="minorHAnsi"/>
        </w:rPr>
        <w:t xml:space="preserve">The importance of fire in shaping the population trajectory of sugar pine is a core finding here, and a core takeaway is that managers seeking to conserve sugar pine must address the threat of </w:t>
      </w:r>
      <w:r w:rsidR="006E2387" w:rsidRPr="00F30BF0">
        <w:rPr>
          <w:rFonts w:cstheme="minorHAnsi"/>
        </w:rPr>
        <w:t xml:space="preserve">wildfire. </w:t>
      </w:r>
      <w:commentRangeStart w:id="189"/>
      <w:r w:rsidR="00EF6399" w:rsidRPr="00F30BF0">
        <w:rPr>
          <w:rFonts w:cstheme="minorHAnsi"/>
        </w:rPr>
        <w:t>Though managers may take comfort that the median asymptotic population growth rate across all sampled subplots</w:t>
      </w:r>
      <w:r w:rsidR="006E2D9F">
        <w:rPr>
          <w:rFonts w:cstheme="minorHAnsi"/>
        </w:rPr>
        <w:t xml:space="preserve"> (</w:t>
      </w:r>
      <w:r w:rsidR="00EF6399" w:rsidRPr="00F30BF0">
        <w:rPr>
          <w:rFonts w:cstheme="minorHAnsi"/>
        </w:rPr>
        <w:t>as predicted from posterior-median parameter values</w:t>
      </w:r>
      <w:r w:rsidR="006E2D9F">
        <w:rPr>
          <w:rFonts w:cstheme="minorHAnsi"/>
        </w:rPr>
        <w:t>)</w:t>
      </w:r>
      <w:r w:rsidR="00EF6399" w:rsidRPr="00F30BF0">
        <w:rPr>
          <w:rFonts w:cstheme="minorHAnsi"/>
        </w:rPr>
        <w:t xml:space="preserve"> was above one (</w:t>
      </w:r>
      <w:r w:rsidR="006D25A7" w:rsidRPr="00F30BF0">
        <w:rPr>
          <w:rFonts w:cstheme="minorHAnsi"/>
        </w:rPr>
        <w:t>1.0</w:t>
      </w:r>
      <w:r w:rsidR="00CB550D">
        <w:rPr>
          <w:rFonts w:cstheme="minorHAnsi"/>
        </w:rPr>
        <w:t>7</w:t>
      </w:r>
      <w:r w:rsidR="006D25A7" w:rsidRPr="00F30BF0">
        <w:rPr>
          <w:rFonts w:cstheme="minorHAnsi"/>
        </w:rPr>
        <w:t xml:space="preserve">, see </w:t>
      </w:r>
      <w:r w:rsidR="006D25A7" w:rsidRPr="00F30BF0">
        <w:rPr>
          <w:rFonts w:cstheme="minorHAnsi"/>
        </w:rPr>
        <w:fldChar w:fldCharType="begin"/>
      </w:r>
      <w:r w:rsidR="006D25A7" w:rsidRPr="00F30BF0">
        <w:rPr>
          <w:rFonts w:cstheme="minorHAnsi"/>
        </w:rPr>
        <w:instrText xml:space="preserve"> REF _Ref94620208 \h </w:instrText>
      </w:r>
      <w:r w:rsidR="00F30BF0">
        <w:rPr>
          <w:rFonts w:cstheme="minorHAnsi"/>
        </w:rPr>
        <w:instrText xml:space="preserve"> \* MERGEFORMAT </w:instrText>
      </w:r>
      <w:r w:rsidR="006D25A7" w:rsidRPr="00F30BF0">
        <w:rPr>
          <w:rFonts w:cstheme="minorHAnsi"/>
        </w:rPr>
      </w:r>
      <w:r w:rsidR="006D25A7" w:rsidRPr="00F30BF0">
        <w:rPr>
          <w:rFonts w:cstheme="minorHAnsi"/>
        </w:rPr>
        <w:fldChar w:fldCharType="separate"/>
      </w:r>
      <w:r w:rsidR="006D25A7" w:rsidRPr="00F30BF0">
        <w:t xml:space="preserve">Figure </w:t>
      </w:r>
      <w:r w:rsidR="006D25A7" w:rsidRPr="00F30BF0">
        <w:rPr>
          <w:noProof/>
        </w:rPr>
        <w:t>7</w:t>
      </w:r>
      <w:r w:rsidR="006D25A7" w:rsidRPr="00F30BF0">
        <w:rPr>
          <w:rFonts w:cstheme="minorHAnsi"/>
        </w:rPr>
        <w:fldChar w:fldCharType="end"/>
      </w:r>
      <w:r w:rsidR="006D25A7" w:rsidRPr="00F30BF0">
        <w:rPr>
          <w:rFonts w:cstheme="minorHAnsi"/>
        </w:rPr>
        <w:t>), population decline is predicted for more than a third of subplots where sugar pine is currently present. Furthermore, the asymptotic population growth rate assumes that the stressors impacting sugar pine’s vital rates will remain constant</w:t>
      </w:r>
      <w:r w:rsidR="0021575D" w:rsidRPr="00F30BF0">
        <w:rPr>
          <w:rFonts w:cstheme="minorHAnsi"/>
        </w:rPr>
        <w:t>, whereas in reality we expect the prevalence of these stressors, particularly fire, to increase over time</w:t>
      </w:r>
      <w:r w:rsidR="00CB550D">
        <w:rPr>
          <w:rFonts w:cstheme="minorHAnsi"/>
        </w:rPr>
        <w:t xml:space="preserve"> </w:t>
      </w:r>
      <w:r w:rsidR="00CB550D">
        <w:rPr>
          <w:rFonts w:cstheme="minorHAnsi"/>
        </w:rPr>
        <w:fldChar w:fldCharType="begin" w:fldLock="1"/>
      </w:r>
      <w:r w:rsidR="002C19B3">
        <w:rPr>
          <w:rFonts w:cstheme="minorHAnsi"/>
        </w:rPr>
        <w:instrText>ADDIN CSL_CITATION {"citationItems":[{"id":"ITEM-1","itemData":{"author":[{"dropping-particle":"","family":"Westerling","given":"Anthony Leroy","non-dropping-particle":"","parse-names":false,"suffix":""}],"collection-title":"California's Fourth Climate Change Assessment, California Energy Comission","id":"ITEM-1","issued":{"date-parts":[["2018"]]},"number":"CCCA4-CEC-2018-014","title":"Wildfire Simulations for the Fourth California Climate Assessment: Projecting Changes in Extreme Wildfire Events with a Warming Climate","type":"report"},"uris":["http://www.mendeley.com/documents/?uuid=4f4c761c-1ccd-4d78-b041-13b5263871c5"]},{"id":"ITEM-2","itemData":{"DOI":"10.1029/2020GL089858","ISSN":"19448007","abstract":"Increases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Letters","id":"ITEM-2","issue":"22","issued":{"date-parts":[["2020"]]},"page":"1-10","title":"Warmer and Drier Fire Seasons Contribute to Increases in Area Burned at High Severity in Western US Forests From 1985 to 2017","type":"article-journal","volume":"47"},"uris":["http://www.mendeley.com/documents/?uuid=c62781ce-2164-4b01-b721-ce147287a476"]}],"mendeley":{"formattedCitation":"(Westerling, 2018; Parks and Abatzoglou, 2020)","plainTextFormattedCitation":"(Westerling, 2018; Parks and Abatzoglou, 2020)","previouslyFormattedCitation":"(Westerling, 2018; Parks and Abatzoglou, 2020)"},"properties":{"noteIndex":0},"schema":"https://github.com/citation-style-language/schema/raw/master/csl-citation.json"}</w:instrText>
      </w:r>
      <w:r w:rsidR="00CB550D">
        <w:rPr>
          <w:rFonts w:cstheme="minorHAnsi"/>
        </w:rPr>
        <w:fldChar w:fldCharType="separate"/>
      </w:r>
      <w:r w:rsidR="00EB4A84" w:rsidRPr="00EB4A84">
        <w:rPr>
          <w:rFonts w:cstheme="minorHAnsi"/>
          <w:noProof/>
        </w:rPr>
        <w:t>(Westerling, 2018; Parks and Abatzoglou, 2020)</w:t>
      </w:r>
      <w:r w:rsidR="00CB550D">
        <w:rPr>
          <w:rFonts w:cstheme="minorHAnsi"/>
        </w:rPr>
        <w:fldChar w:fldCharType="end"/>
      </w:r>
      <w:r w:rsidR="0021575D" w:rsidRPr="00F30BF0">
        <w:rPr>
          <w:rFonts w:cstheme="minorHAnsi"/>
        </w:rPr>
        <w:t xml:space="preserve">. </w:t>
      </w:r>
      <w:commentRangeEnd w:id="189"/>
      <w:r w:rsidR="00832E90">
        <w:rPr>
          <w:rStyle w:val="CommentReference"/>
        </w:rPr>
        <w:commentReference w:id="189"/>
      </w:r>
    </w:p>
    <w:p w14:paraId="1734FEBC" w14:textId="49002B9C" w:rsidR="009B0C1C" w:rsidRDefault="00277ED1" w:rsidP="00277ED1">
      <w:pPr>
        <w:spacing w:line="360" w:lineRule="auto"/>
        <w:ind w:firstLine="360"/>
        <w:rPr>
          <w:rFonts w:cstheme="minorHAnsi"/>
          <w:sz w:val="20"/>
          <w:szCs w:val="20"/>
        </w:rPr>
      </w:pPr>
      <w:r w:rsidRPr="00F30BF0">
        <w:rPr>
          <w:rFonts w:cstheme="minorHAnsi"/>
        </w:rPr>
        <w:t xml:space="preserve">This study’s findings, which point at fire and neighborhood basal area as major stressors of sugar pine, suggest that fuel treatments with a density reduction component could substantially benefit sugar pine populations. </w:t>
      </w:r>
      <w:r w:rsidR="006E2387" w:rsidRPr="00F30BF0">
        <w:rPr>
          <w:rFonts w:cstheme="minorHAnsi"/>
        </w:rPr>
        <w:t xml:space="preserve">Fuel treatments to reduce or rearrange the dead biomass which fuels wildfires have been proven to reduce the hazard of severe wildfire </w:t>
      </w:r>
      <w:commentRangeStart w:id="190"/>
      <w:r w:rsidR="00EB4A84">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EB4A84">
        <w:rPr>
          <w:rFonts w:cstheme="minorHAnsi"/>
        </w:rPr>
        <w:fldChar w:fldCharType="end"/>
      </w:r>
      <w:commentRangeEnd w:id="190"/>
      <w:r w:rsidR="00B13331">
        <w:rPr>
          <w:rStyle w:val="CommentReference"/>
        </w:rPr>
        <w:commentReference w:id="190"/>
      </w:r>
      <w:r w:rsidR="006E2387" w:rsidRPr="00F30BF0">
        <w:rPr>
          <w:rFonts w:cstheme="minorHAnsi"/>
        </w:rPr>
        <w:t xml:space="preserve">, and in many cases have the co-benefit of reducing basal area </w:t>
      </w:r>
      <w:r w:rsidR="00CB550D">
        <w:rPr>
          <w:rFonts w:cstheme="minorHAnsi"/>
        </w:rPr>
        <w:fldChar w:fldCharType="begin" w:fldLock="1"/>
      </w:r>
      <w:r w:rsidR="002C19B3">
        <w:rPr>
          <w:rFonts w:cstheme="minorHAnsi"/>
        </w:rPr>
        <w:instrText>ADDIN CSL_CITATION {"citationItems":[{"id":"ITEM-1","itemData":{"DOI":"10.1093/jofore/fvab026","abstract":"A significant increase in treatment pace and scale is needed to restore dry western US forest resilience owing to increasingly frequent and severe wildfire and drought. We propose a pyrosilviculture approach to directly increase large-scale fire use and modify current thinning treatments to optimize future fire incorporation. Recommendations include leveraging wildfire’s “treatment” in areas burned at low and moderate severity with subsequent pyrosilviculture management, identifying managed wildfire zones, and facilitating and financing prescribed fire with “anchor,” “ecosystem asset,” and “revenue” focused thinning treatments. Pyrosilviculture would also expand prescribed-burn and managed-wildfire objectives to include reducing stand density, increasing forest heterogeneity, and selecting for tree species and phenotypes better adapted to changing climate and disturbance regimes. The potential benefits and limitations of this approach are discussed. Fire is inevitable in dry western US forests and pyrosilviculture focuses on proactively shifting more of that fire into managed large-scale burns needed to restore ecosystem resilience.A management paradigm shift in fire use is needed to restore western forest landscape resilience. We propose a “pyrosilviculture” approach with the goals of directly increasing prescribed fire and managed wildfire and modifying thinning treatments to optimize more managed fire. Changes include leveraging low- and moderate-wildfire burn areas as treatments, identifying managed wildfire zones, and three thinning treatments designed to expand and finance prescribed fire to connect dispersed treatments. We also suggest that large-scale fire be used to reduce forest density, increase structural heterogeneity, and select for tree species and phenotypes adapted to changing climate and fire conditions.","author":[{"dropping-particle":"","family":"North","given":"Malcolm P.","non-dropping-particle":"","parse-names":false,"suffix":""},{"dropping-particle":"","family":"York","given":"R A","non-dropping-particle":"","parse-names":false,"suffix":""},{"dropping-particle":"","family":"Collins","given":"B M","non-dropping-particle":"","parse-names":false,"suffix":""},{"dropping-particle":"","family":"Hurteau","given":"M D","non-dropping-particle":"","parse-names":false,"suffix":""},{"dropping-particle":"","family":"Jones","given":"G M","non-dropping-particle":"","parse-names":false,"suffix":""},{"dropping-particle":"","family":"Knapp","given":"E E","non-dropping-particle":"","parse-names":false,"suffix":""},{"dropping-particle":"","family":"Kobziar","given":"L","non-dropping-particle":"","parse-names":false,"suffix":""},{"dropping-particle":"","family":"Mccann","given":"H","non-dropping-particle":"","parse-names":false,"suffix":""},{"dropping-particle":"","family":"Meyer","given":"M D","non-dropping-particle":"","parse-names":false,"suffix":""},{"dropping-particle":"","family":"Stephens","given":"S L","non-dropping-particle":"","parse-names":false,"suffix":""},{"dropping-particle":"","family":"Tompkins","given":"R E","non-dropping-particle":"","parse-names":false,"suffix":""},{"dropping-particle":"","family":"Tubbesing","given":"C L","non-dropping-particle":"","parse-names":false,"suffix":""}],"container-title":"Journal of Forestry","id":"ITEM-1","issued":{"date-parts":[["2021"]]},"page":"1-25","title":"Pyrosilviculture needed for landscape resilience of dry western United States forests","type":"article-journal"},"uris":["http://www.mendeley.com/documents/?uuid=b3619aba-ae0c-4035-a4b8-a3472681f9cd"]},{"id":"ITEM-2","itemData":{"DOI":"10.1016/j.foreco.2016.01.034","ISSN":"03781127","abstract":"Increasingly, objectives for forests with moderate- or mixed-severity fire regimes are to restore successionally diverse landscapes that are resistant and resilient to current and future stressors. Maintaining native species and characteristic processes requires this successional diversity, but methods to achieve it are poorly explained in the literature. In the Inland Pacific US, large, old, early seral trees were a key historical feature of many young and old forest successional patches, especially where fires frequently occurred. Large, old trees are naturally fire-tolerant, but today are often threatened by dense understory cohorts that create fuel ladders that alter likely post-fire successional pathways. Reducing these understories can contribute to resistance by creating conditions where canopy trees will survive disturbances and climatic stressors; these survivors are important seed sources, soil protectors, and critical habitat elements. Historical timber harvesting has skewed tree size and age class distributions, created hard edges, and altered native patch sizes. Manipulating these altered forests to promote development of larger patches of older, larger, and more widely-spaced trees with diverse understories will increase landscape resistance to severe fires, and enhance wildlife habitat for underrepresented conditions.Closed-canopy, multi-layered patches that develop in hot, dry summer environments are vulnerable to droughts, and they increase landscape vulnerability to insect outbreaks and severe wildfires. These same patches provide habitat for species such as the northern spotted owl, which has benefited from increased habitat area. Regional and local planning will be critical for gauging risks, evaluating trade-offs, and restoring dynamics that can support these and other species. The goal will be to manage for heterogeneous landscapes that include variably-sized patches of (1) young, middle-aged, and old, closed-canopy forests growing in upper montane, northerly aspect, and valley bottom settings, (2) a similar diversity of open-canopy, fire-tolerant patches growing on ridgetops, southerly aspects, and lower montane settings, and (3) significant montane chaparral and grassland areas. Tools to achieve this goal include managed wildfire, prescribed burning, and variable density thinning at small to large scales. Specifics on \"how much and where?\" will vary according to physiographic, topographic and historical templates, and regulatory …","author":[{"dropping-particle":"","family":"Hessburg","given":"Paul F.","non-dropping-particle":"","parse-names":false,"suffix":""},{"dropping-particle":"","family":"Spies","given":"Thomas A.","non-dropping-particle":"","parse-names":false,"suffix":""},{"dropping-particle":"","family":"Perry","given":"David A.","non-dropping-particle":"","parse-names":false,"suffix":""},{"dropping-particle":"","family":"Skinner","given":"Carl N.","non-dropping-particle":"","parse-names":false,"suffix":""},{"dropping-particle":"","family":"Taylor","given":"Alan H.","non-dropping-particle":"","parse-names":false,"suffix":""},{"dropping-particle":"","family":"Brown","given":"Peter M.","non-dropping-particle":"","parse-names":false,"suffix":""},{"dropping-particle":"","family":"Stephens","given":"Scott L.","non-dropping-particle":"","parse-names":false,"suffix":""},{"dropping-particle":"","family":"Larson","given":"Andrew J.","non-dropping-particle":"","parse-names":false,"suffix":""},{"dropping-particle":"","family":"Churchill","given":"Derek J.","non-dropping-particle":"","parse-names":false,"suffix":""},{"dropping-particle":"","family":"Povak","given":"Nicholas A.","non-dropping-particle":"","parse-names":false,"suffix":""},{"dropping-particle":"","family":"Singleton","given":"Peter H.","non-dropping-particle":"","parse-names":false,"suffix":""},{"dropping-particle":"","family":"McComb","given":"Brenda","non-dropping-particle":"","parse-names":false,"suffix":""},{"dropping-particle":"","family":"Zielinski","given":"William J.","non-dropping-particle":"","parse-names":false,"suffix":""},{"dropping-particle":"","family":"Collins","given":"Brandon M.","non-dropping-particle":"","parse-names":false,"suffix":""},{"dropping-particle":"","family":"Salter","given":"R. Brion","non-dropping-particle":"","parse-names":false,"suffix":""},{"dropping-particle":"","family":"Keane","given":"John J.","non-dropping-particle":"","parse-names":false,"suffix":""},{"dropping-particle":"","family":"Franklin","given":"Jerry F.","non-dropping-particle":"","parse-names":false,"suffix":""},{"dropping-particle":"","family":"Riegel","given":"Greg","non-dropping-particle":"","parse-names":false,"suffix":""}],"container-title":"Forest Ecology and Management","id":"ITEM-2","issued":{"date-parts":[["2016"]]},"page":"221-250","publisher":"Elsevier B.V.","title":"Tamm Review: Management of mixed-severity fire regime forests in Oregon, Washington, and Northern California","type":"article-journal","volume":"366"},"uris":["http://www.mendeley.com/documents/?uuid=dcb615f9-320f-4ed4-9c01-338995dd9133"]}],"mendeley":{"formattedCitation":"(Hessburg &lt;i&gt;et al.&lt;/i&gt;, 2016; North &lt;i&gt;et al.&lt;/i&gt;, 2021)","plainTextFormattedCitation":"(Hessburg et al., 2016; North et al., 2021)","previouslyFormattedCitation":"(Hessburg &lt;i&gt;et al.&lt;/i&gt;, 2016; North &lt;i&gt;et al.&lt;/i&gt;, 2021)"},"properties":{"noteIndex":0},"schema":"https://github.com/citation-style-language/schema/raw/master/csl-citation.json"}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(Hessburg </w:t>
      </w:r>
      <w:r w:rsidR="00EB4A84" w:rsidRPr="00EB4A84">
        <w:rPr>
          <w:rFonts w:cstheme="minorHAnsi"/>
          <w:i/>
          <w:noProof/>
        </w:rPr>
        <w:t>et al.</w:t>
      </w:r>
      <w:r w:rsidR="00EB4A84" w:rsidRPr="00EB4A84">
        <w:rPr>
          <w:rFonts w:cstheme="minorHAnsi"/>
          <w:noProof/>
        </w:rPr>
        <w:t xml:space="preserve">, 2016; North </w:t>
      </w:r>
      <w:r w:rsidR="00EB4A84" w:rsidRPr="00EB4A84">
        <w:rPr>
          <w:rFonts w:cstheme="minorHAnsi"/>
          <w:i/>
          <w:noProof/>
        </w:rPr>
        <w:t>et al.</w:t>
      </w:r>
      <w:r w:rsidR="00EB4A84" w:rsidRPr="00EB4A84">
        <w:rPr>
          <w:rFonts w:cstheme="minorHAnsi"/>
          <w:noProof/>
        </w:rPr>
        <w:t>, 2021)</w:t>
      </w:r>
      <w:r w:rsidR="00CB550D">
        <w:rPr>
          <w:rFonts w:cstheme="minorHAnsi"/>
        </w:rPr>
        <w:fldChar w:fldCharType="end"/>
      </w:r>
      <w:r w:rsidR="006E2387" w:rsidRPr="00F30BF0">
        <w:rPr>
          <w:rFonts w:cstheme="minorHAnsi"/>
        </w:rPr>
        <w:t>. Our findings, and other studies examining the effects of prescribed fire on sugar pine mortality</w:t>
      </w:r>
      <w:r w:rsidR="00213912" w:rsidRPr="00F30BF0">
        <w:rPr>
          <w:rFonts w:cstheme="minorHAnsi"/>
        </w:rPr>
        <w:t xml:space="preserve"> </w:t>
      </w:r>
      <w:r w:rsidR="00CB550D">
        <w:rPr>
          <w:rFonts w:cstheme="minorHAnsi"/>
        </w:rPr>
        <w:fldChar w:fldCharType="begin" w:fldLock="1"/>
      </w:r>
      <w:r w:rsidR="00021D10">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Mortality?","type":"article-journal","volume":"12"},"uris":["http://www.mendeley.com/documents/?uuid=27f300f3-6aa3-4e67-9ff2-302a5568e9e8"]}],"mendeley":{"formattedCitation":"(Van Mantgem &lt;i&gt;et al.&lt;/i&gt;, 2004; Steel &lt;i&gt;et al.&lt;/i&gt;, 2021)","plainTextFormattedCitation":"(Van Mantgem et al., 2004; Steel et al., 2021)","previouslyFormattedCitation":"(Van Mantgem &lt;i&gt;et al.&lt;/i&gt;, 2004; Steel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(Van Mantgem </w:t>
      </w:r>
      <w:r w:rsidR="00021D10" w:rsidRPr="00021D10">
        <w:rPr>
          <w:rFonts w:cstheme="minorHAnsi"/>
          <w:i/>
          <w:noProof/>
        </w:rPr>
        <w:t>et al.</w:t>
      </w:r>
      <w:r w:rsidR="00021D10" w:rsidRPr="00021D10">
        <w:rPr>
          <w:rFonts w:cstheme="minorHAnsi"/>
          <w:noProof/>
        </w:rPr>
        <w:t xml:space="preserve">, 2004; Steel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6E2387" w:rsidRPr="00F30BF0">
        <w:rPr>
          <w:rFonts w:cstheme="minorHAnsi"/>
        </w:rPr>
        <w:t xml:space="preserve">, suggest that </w:t>
      </w:r>
      <w:r w:rsidR="00213912" w:rsidRPr="00F30BF0">
        <w:rPr>
          <w:rFonts w:cstheme="minorHAnsi"/>
        </w:rPr>
        <w:t>managers should be deliberate in their application of prescribed fire to reduce wildfire hazard</w:t>
      </w:r>
      <w:r w:rsidR="0046219E" w:rsidRPr="00F30BF0">
        <w:rPr>
          <w:rFonts w:cstheme="minorHAnsi"/>
        </w:rPr>
        <w:t xml:space="preserve"> and consider</w:t>
      </w:r>
      <w:r w:rsidR="00504371" w:rsidRPr="00F30BF0">
        <w:rPr>
          <w:rFonts w:cstheme="minorHAnsi"/>
        </w:rPr>
        <w:t xml:space="preserve"> </w:t>
      </w:r>
      <w:r w:rsidR="00021D10">
        <w:rPr>
          <w:rFonts w:cstheme="minorHAnsi"/>
        </w:rPr>
        <w:t xml:space="preserve">measures such as raking or local density reduction </w:t>
      </w:r>
      <w:r w:rsidR="00504371" w:rsidRPr="00F30BF0">
        <w:rPr>
          <w:rFonts w:cstheme="minorHAnsi"/>
        </w:rPr>
        <w:t xml:space="preserve">to protect individual trees where pre-fire fuels are abundant </w:t>
      </w:r>
      <w:r w:rsidR="00CB550D">
        <w:rPr>
          <w:rFonts w:cstheme="minorHAnsi"/>
        </w:rPr>
        <w:fldChar w:fldCharType="begin" w:fldLock="1"/>
      </w:r>
      <w:r w:rsidR="00B23450">
        <w:rPr>
          <w:rFonts w:cstheme="minorHAnsi"/>
        </w:rPr>
        <w:instrText>ADDIN CSL_CITATION {"citationItems":[{"id":"ITEM-1","itemData":{"DOI":"10.4996/fireecology.0603097","ISSN":"19339747","abstract":"Prescribed fire is an important tool for fuel reduction, the control of competing vegetation, and forest restoration. The accumulated fuels associated with historical fire exclusion can cause undesirably high tree mortality rates following prescribed fires and wildfires. This is especially true for sugar pine (Pinus lambertiana Douglas), which is already negatively affected by the introduced pathogen white pine blister rust (Cronartium ribicola J.C. Fisch. ex Rabenh). We tested the efficacy of raking away fuels around the base of sugar pine to reduce mortality following prescribed fire in Sequoia and Kings Canyon national parks, California, USA. This study was conducted in three prescribed fires and included 457 trees, half of which had the fuels around their bases raked away to mineral soil to 0.5 m away from the stem. Fire effects were assessed and tree mortality was recorded for three years after prescribed fires. Overall, raking had no detectable effect on mortality: raked trees averaged 30 % mortality compared to 36 % for unraked trees. There was a significant effect, however, between the interaction of raking and average pre-treatment forest floor fuel depth: the predicted probability of survival of a 50 cm dbh tree was 0.94 vs. 0.96 when average pre-treatment fuel depth was 0 cm for a raked and unraked tree, respectively. When average pre-treatment forest floor fuel depth was 30 cm, the predicted probability of survival for a raked 50 cm dbh tree was 0.60 compared to only 0.07 for an unraked tree. Raking did not affect mortality when fire intensity, measured as percent crown volume scorched, was very low (0 % scorch) or very high (&gt;80 % scorch), but the raking treatment significantly increased the proportion of trees that survived by 9.6 % for trees that burned under moderate fire intensity (1 % to 80 % scorch). Raking significantly reduced the likelihood of bole charring and bark beetle activity three years post fire. Fuel depth and anticipated fire intensity need to be accounted for to maximize the effectiveness of the treatments. Raking is an important management option to reduce tree mortality from prescribed fire, but is most effective under specific fuel and burning conditions.","author":[{"dropping-particle":"","family":"Nesmith","given":"Jonathan C.B.","non-dropping-particle":"","parse-names":false,"suffix":""},{"dropping-particle":"","family":"O'Hara","given":"Kevin L.","non-dropping-particle":"","parse-names":false,"suffix":""},{"dropping-particle":"","family":"Mantgem","given":"Phillip J.","non-dropping-particle":"van","parse-names":false,"suffix":""},{"dropping-particle":"","family":"Valpine","given":"Perry","non-dropping-particle":"de","parse-names":false,"suffix":""}],"container-title":"Fire Ecology","id":"ITEM-1","issue":"3","issued":{"date-parts":[["2010"]]},"page":"97-116","title":"The effects of raking on sugar pine mortality following prescribed fire in sequoia and kings canyon national parks, California, USA","type":"article-journal","volume":"6"},"uris":["http://www.mendeley.com/documents/?uuid=91857416-acb2-4d75-832b-dd4e289658a4"]},{"id":"ITEM-2","itemData":{"DOI":"10.1002/eap.2507","ISSN":"1051-0761","abstract":"In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trees","type":"article-journal"},"uris":["http://www.mendeley.com/documents/?uuid=923f9f80-0634-4566-ac74-bb9eb698fef4"]}],"mendeley":{"formattedCitation":"(Nesmith &lt;i&gt;et al.&lt;/i&gt;, 2010; Furniss &lt;i&gt;et al.&lt;/i&gt;, 2021)","plainTextFormattedCitation":"(Nesmith et al., 2010; Furniss et al., 2021)","previouslyFormattedCitation":"(Nesmith &lt;i&gt;et al.&lt;/i&gt;, 2010; Furniss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(Nesmith </w:t>
      </w:r>
      <w:r w:rsidR="00021D10" w:rsidRPr="00021D10">
        <w:rPr>
          <w:rFonts w:cstheme="minorHAnsi"/>
          <w:i/>
          <w:noProof/>
        </w:rPr>
        <w:t>et al.</w:t>
      </w:r>
      <w:r w:rsidR="00021D10" w:rsidRPr="00021D10">
        <w:rPr>
          <w:rFonts w:cstheme="minorHAnsi"/>
          <w:noProof/>
        </w:rPr>
        <w:t xml:space="preserve">, 2010; Furniss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504371" w:rsidRPr="00F30BF0">
        <w:rPr>
          <w:rFonts w:cstheme="minorHAnsi"/>
        </w:rPr>
        <w:t xml:space="preserve">. </w:t>
      </w:r>
      <w:r w:rsidR="0046219E" w:rsidRPr="00F30BF0">
        <w:rPr>
          <w:rFonts w:cstheme="minorHAnsi"/>
        </w:rPr>
        <w:t xml:space="preserve">Mechanical fuel treatments will provide some protection from wildfire and are often </w:t>
      </w:r>
      <w:commentRangeStart w:id="191"/>
      <w:r w:rsidR="0046219E" w:rsidRPr="00F30BF0">
        <w:rPr>
          <w:rFonts w:cstheme="minorHAnsi"/>
        </w:rPr>
        <w:t>applied alongside timber harvests</w:t>
      </w:r>
      <w:commentRangeEnd w:id="191"/>
      <w:r w:rsidR="00832E90">
        <w:rPr>
          <w:rStyle w:val="CommentReference"/>
        </w:rPr>
        <w:commentReference w:id="191"/>
      </w:r>
      <w:r w:rsidR="0046219E" w:rsidRPr="00F30BF0">
        <w:rPr>
          <w:rFonts w:cstheme="minorHAnsi"/>
        </w:rPr>
        <w:t xml:space="preserve">, for a dual benefit of reducing wildfire hazard and competition </w:t>
      </w:r>
      <w:r w:rsidR="00CB550D">
        <w:rPr>
          <w:rFonts w:cstheme="minorHAnsi"/>
        </w:rPr>
        <w:fldChar w:fldCharType="begin" w:fldLock="1"/>
      </w:r>
      <w:r w:rsidR="002C19B3">
        <w:rPr>
          <w:rFonts w:cstheme="minorHAnsi"/>
        </w:rPr>
        <w:instrText>ADDIN CSL_CITATION {"citationItems":[{"id":"ITEM-1","itemData":{"DOI":"10.1890/14-0971.1","abstract":"Fuel treatment implementation in dry forest types throughout the western United States is likely to increase in pace and scale in response to increasing incidence of large wildfires. While it is clear that properly implemented fuel treatments are effective at reducing hazardous fire potential, there are ancillary ecological effects that can impact forest resilience either positively or negatively depending on the specific elements examined, as well as treatment type, timing, and intensity. In this study, we use overstory tree growth responses, measured seven years after the most common fuel treatments, to estimate forest health. Across the five species analyzed, observed mortality and future vulnerability were consistently low in the mechanical- only treatment. Fire-only was similar to the control for all species except Douglas-fir, while mechanical-plus-fire had high observed mortality and future vulnerability for white fir and sugar pine. Given that overstory trees largely dictate the function of forests and services they provide (e.g., wildlife habitat, carbon sequestration, soil stability) these results have implications for understanding longer-term impacts of common fuel treatments on forest resilience.","author":[{"dropping-particle":"","family":"Collins","given":"B. M.","non-dropping-particle":"","parse-names":false,"suffix":""},{"dropping-particle":"","family":"Das","given":"Adrian J.","non-dropping-particle":"","parse-names":false,"suffix":""},{"dropping-particle":"","family":"Battles","given":"John J","non-dropping-particle":"","parse-names":false,"suffix":""},{"dropping-particle":"","family":"Fry","given":"Danny L.","non-dropping-particle":"","parse-names":false,"suffix":""},{"dropping-particle":"","family":"Krasnow","given":"Kevin D.","non-dropping-particle":"","parse-names":false,"suffix":""},{"dropping-particle":"","family":"Stephens","given":"Scott L.","non-dropping-particle":"","parse-names":false,"suffix":""}],"container-title":"Ecological Applications","id":"ITEM-1","issue":"8","issued":{"date-parts":[["2014"]]},"page":"1879-1886","title":"Beyond Reducing Fire Hazard","type":"article-journal","volume":"24"},"uris":["http://www.mendeley.com/documents/?uuid=5d441a06-fa7d-41bd-a013-5a6bab0ce109"]},{"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USA","type":"article-journal","volume":"29"},"uris":["http://www.mendeley.com/documents/?uuid=fab20f86-8948-4d2c-85ba-9a0ff200ff1e"]}],"mendeley":{"formattedCitation":"(Collins &lt;i&gt;et al.&lt;/i&gt;, 2014; Restaino &lt;i&gt;et al.&lt;/i&gt;, 2019)","plainTextFormattedCitation":"(Collins et al., 2014; Restaino et al., 2019)","previouslyFormattedCitation":"(Collins &lt;i&gt;et al.&lt;/i&gt;, 2014; Restaino &lt;i&gt;et al.&lt;/i&gt;, 2019)"},"properties":{"noteIndex":0},"schema":"https://github.com/citation-style-language/schema/raw/master/csl-citation.json"}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(Collins </w:t>
      </w:r>
      <w:r w:rsidR="00EB4A84" w:rsidRPr="00EB4A84">
        <w:rPr>
          <w:rFonts w:cstheme="minorHAnsi"/>
          <w:i/>
          <w:noProof/>
        </w:rPr>
        <w:t>et al.</w:t>
      </w:r>
      <w:r w:rsidR="00EB4A84" w:rsidRPr="00EB4A84">
        <w:rPr>
          <w:rFonts w:cstheme="minorHAnsi"/>
          <w:noProof/>
        </w:rPr>
        <w:t xml:space="preserve">, 2014; Restaino </w:t>
      </w:r>
      <w:r w:rsidR="00EB4A84" w:rsidRPr="00EB4A84">
        <w:rPr>
          <w:rFonts w:cstheme="minorHAnsi"/>
          <w:i/>
          <w:noProof/>
        </w:rPr>
        <w:t>et al.</w:t>
      </w:r>
      <w:r w:rsidR="00EB4A84" w:rsidRPr="00EB4A84">
        <w:rPr>
          <w:rFonts w:cstheme="minorHAnsi"/>
          <w:noProof/>
        </w:rPr>
        <w:t>, 2019)</w:t>
      </w:r>
      <w:r w:rsidR="00CB550D">
        <w:rPr>
          <w:rFonts w:cstheme="minorHAnsi"/>
        </w:rPr>
        <w:fldChar w:fldCharType="end"/>
      </w:r>
      <w:r w:rsidR="0046219E" w:rsidRPr="00F30BF0">
        <w:rPr>
          <w:rFonts w:cstheme="minorHAnsi"/>
        </w:rPr>
        <w:t xml:space="preserve">. On burned landscapes, managers can take advantage of established programs producing WPBR-resistant </w:t>
      </w:r>
      <w:r w:rsidR="0046219E" w:rsidRPr="00F30BF0">
        <w:rPr>
          <w:rFonts w:cstheme="minorHAnsi"/>
        </w:rPr>
        <w:lastRenderedPageBreak/>
        <w:t xml:space="preserve">seedlings </w:t>
      </w:r>
      <w:r w:rsidRPr="00F30BF0">
        <w:rPr>
          <w:rFonts w:cstheme="minorHAnsi"/>
        </w:rPr>
        <w:t xml:space="preserve">in reforestation efforts aimed at restoring sugar pine on landscapes impacted by high severity fire </w:t>
      </w:r>
      <w:r w:rsidR="00EB4A84">
        <w:rPr>
          <w:rFonts w:cstheme="minorHAnsi"/>
        </w:rPr>
        <w:fldChar w:fldCharType="begin" w:fldLock="1"/>
      </w:r>
      <w:r w:rsidR="002C19B3">
        <w:rPr>
          <w:rFonts w:cstheme="minorHAnsi"/>
        </w:rPr>
        <w:instrText>ADDIN CSL_CITATION {"citationItems":[{"id":"ITEM-1","itemData":{"author":[{"dropping-particle":"","family":"Kinloch","given":"B B","non-dropping-particle":"","parse-names":false,"suffix":""},{"dropping-particle":"","family":"Sniezko","given":"R A","non-dropping-particle":"","parse-names":false,"suffix":""},{"dropping-particle":"","family":"Savin","given":"D P","non-dropping-particle":"","parse-names":false,"suffix":""},{"dropping-particle":"","family":"Danchok","given":"R","non-dropping-particle":"","parse-names":false,"suffix":""},{"dropping-particle":"","family":"Kegley","given":"A","non-dropping-particle":"","parse-names":false,"suffix":""}],"container-title":"Schoettle, Anna W.; Sniezko, Richard A.; Kliejunas, John T., eds. 2018. Proceedings of the IUFRO joint conference: Genetics of five-needle pines, rusts of forest trees, and Strobusphere; 2014 June 15–20; Fort Collins, CO. Proc. RMRS-P-76. Fort Collins, CO","id":"ITEM-1","issued":{"date-parts":[["2018"]]},"page":"124-128","title":"Patterns of Variation in Blister Rust Resistance in Sugar Pine ( Pinus lambertiana )","type":"paper-conference"},"uris":["http://www.mendeley.com/documents/?uuid=bc10b7dc-0889-45c9-96ba-82c65d7a265d"]}],"mendeley":{"formattedCitation":"(Kinloch &lt;i&gt;et al.&lt;/i&gt;, 2018)","plainTextFormattedCitation":"(Kinloch et al., 2018)","previouslyFormattedCitation":"(Kinloch &lt;i&gt;et al.&lt;/i&gt;,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(Kinloch </w:t>
      </w:r>
      <w:r w:rsidR="00EB4A84" w:rsidRPr="00EB4A84">
        <w:rPr>
          <w:rFonts w:cstheme="minorHAnsi"/>
          <w:i/>
          <w:noProof/>
        </w:rPr>
        <w:t>et al.</w:t>
      </w:r>
      <w:r w:rsidR="00EB4A84" w:rsidRPr="00EB4A84">
        <w:rPr>
          <w:rFonts w:cstheme="minorHAnsi"/>
          <w:noProof/>
        </w:rPr>
        <w:t>, 2018)</w:t>
      </w:r>
      <w:r w:rsidR="00EB4A84">
        <w:rPr>
          <w:rFonts w:cstheme="minorHAnsi"/>
        </w:rPr>
        <w:fldChar w:fldCharType="end"/>
      </w:r>
      <w:r w:rsidRPr="00F30BF0">
        <w:rPr>
          <w:rFonts w:cstheme="minorHAnsi"/>
        </w:rPr>
        <w:t xml:space="preserve">. Investments in artificial regeneration should likewise be made deliberately and secured with follow up treatments for wildfire hazard </w:t>
      </w:r>
      <w:r w:rsidR="00EB4A84">
        <w:rPr>
          <w:rFonts w:cstheme="minorHAnsi"/>
        </w:rPr>
        <w:fldChar w:fldCharType="begin" w:fldLock="1"/>
      </w:r>
      <w:r w:rsidR="002C19B3">
        <w:rPr>
          <w:rFonts w:cstheme="minorHAnsi"/>
        </w:rPr>
        <w:instrText>ADDIN CSL_CITATION {"citationItems":[{"id":"ITEM-1","itemData":{"DOI":"10.1016/j.foreco.2018.09.007","ISBN":"9781594770913","ISSN":"03781127","abstract":"The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Management","id":"ITEM-1","issue":"July 2018","issued":{"date-parts":[["2019"]]},"page":"209-224","title":"Tamm Review: Reforestation for resilience in dry western U.S. forests","type":"article-journal","volume":"432"},"uris":["http://www.mendeley.com/documents/?uuid=4ca71152-bbb4-4682-9438-f468bbf36faf"]}],"mendeley":{"formattedCitation":"(North &lt;i&gt;et al.&lt;/i&gt;, 2019)","plainTextFormattedCitation":"(North et al., 2019)","previouslyFormattedCitation":"(North &lt;i&gt;et al.&lt;/i&gt;, 2019)"},"properties":{"noteIndex":0},"schema":"https://github.com/citation-style-language/schema/raw/master/csl-citation.json"}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(North </w:t>
      </w:r>
      <w:r w:rsidR="00EB4A84" w:rsidRPr="00EB4A84">
        <w:rPr>
          <w:rFonts w:cstheme="minorHAnsi"/>
          <w:i/>
          <w:noProof/>
        </w:rPr>
        <w:t>et al.</w:t>
      </w:r>
      <w:r w:rsidR="00EB4A84" w:rsidRPr="00EB4A84">
        <w:rPr>
          <w:rFonts w:cstheme="minorHAnsi"/>
          <w:noProof/>
        </w:rPr>
        <w:t>, 2019)</w:t>
      </w:r>
      <w:r w:rsidR="00EB4A84">
        <w:rPr>
          <w:rFonts w:cstheme="minorHAnsi"/>
        </w:rPr>
        <w:fldChar w:fldCharType="end"/>
      </w:r>
      <w:r w:rsidRPr="00F30BF0">
        <w:rPr>
          <w:rFonts w:cstheme="minorHAnsi"/>
        </w:rPr>
        <w:t xml:space="preserve"> and pruning to limit the effects of WPBR </w:t>
      </w:r>
      <w:r w:rsidR="00EB4A84">
        <w:rPr>
          <w:rFonts w:cstheme="minorHAnsi"/>
        </w:rPr>
        <w:fldChar w:fldCharType="begin" w:fldLock="1"/>
      </w:r>
      <w:r w:rsidR="002C19B3">
        <w:rPr>
          <w:rFonts w:cstheme="minorHAnsi"/>
        </w:rPr>
        <w:instrText>ADDIN CSL_CITATION {"citationItems":[{"id":"ITEM-1","itemData":{"author":[{"dropping-particle":"","family":"Bronson","given":"J","non-dropping-particle":"","parse-names":false,"suffix":""},{"dropping-particle":"","family":"Petrick","given":"J","non-dropping-particle":"","parse-names":false,"suffix":""},{"dropping-particle":"","family":"Danchok","given":"R","non-dropping-particle":"","parse-names":false,"suffix":""}],"id":"ITEM-1","issued":{"date-parts":[["2018"]]},"page":"205-208","title":"Efficacy of Early Pruning to Reduce the Incidence of White Pine Blister Rust on Sugar Pine ( Pinus lambertiana )","type":"article-journal"},"uris":["http://www.mendeley.com/documents/?uuid=33d2d0eb-5d50-4613-bfc1-c02e7d341a31"]}],"mendeley":{"formattedCitation":"(Bronson, Petrick and Danchok, 2018)","plainTextFormattedCitation":"(Bronson, Petrick and Danchok, 2018)","previouslyFormattedCitation":"(Bronson, Petrick and Danchok,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(Bronson, Petrick and Danchok, 2018)</w:t>
      </w:r>
      <w:r w:rsidR="00EB4A84">
        <w:rPr>
          <w:rFonts w:cstheme="minorHAnsi"/>
        </w:rPr>
        <w:fldChar w:fldCharType="end"/>
      </w:r>
      <w:r w:rsidRPr="00F30BF0">
        <w:rPr>
          <w:rFonts w:cstheme="minorHAnsi"/>
        </w:rPr>
        <w:t xml:space="preserve">. </w:t>
      </w:r>
      <w:commentRangeStart w:id="192"/>
      <w:r w:rsidR="0021575D" w:rsidRPr="00F30BF0">
        <w:rPr>
          <w:rFonts w:cstheme="minorHAnsi"/>
        </w:rPr>
        <w:t xml:space="preserve">The findings of this study indicate that managers can substantially benefit sugar pine populations by investing resources in addressing the tractable challenges posed by fire, densification, and white pine blister </w:t>
      </w:r>
      <w:commentRangeStart w:id="193"/>
      <w:r w:rsidR="0021575D" w:rsidRPr="00F30BF0">
        <w:rPr>
          <w:rFonts w:cstheme="minorHAnsi"/>
        </w:rPr>
        <w:t>rust</w:t>
      </w:r>
      <w:commentRangeEnd w:id="193"/>
      <w:r w:rsidR="00832E90">
        <w:rPr>
          <w:rStyle w:val="CommentReference"/>
        </w:rPr>
        <w:commentReference w:id="193"/>
      </w:r>
      <w:r w:rsidR="0021575D" w:rsidRPr="00F30BF0">
        <w:rPr>
          <w:rFonts w:cstheme="minorHAnsi"/>
        </w:rPr>
        <w:t>.</w:t>
      </w:r>
      <w:commentRangeEnd w:id="192"/>
      <w:r w:rsidR="002626E1">
        <w:rPr>
          <w:rStyle w:val="CommentReference"/>
        </w:rPr>
        <w:commentReference w:id="192"/>
      </w:r>
    </w:p>
    <w:p w14:paraId="36A15EFE" w14:textId="393E695D" w:rsidR="00EB4A84" w:rsidRDefault="0038352F" w:rsidP="00277ED1">
      <w:pPr>
        <w:spacing w:line="360" w:lineRule="auto"/>
        <w:rPr>
          <w:rFonts w:cstheme="minorHAnsi"/>
          <w:sz w:val="20"/>
          <w:szCs w:val="20"/>
        </w:rPr>
      </w:pPr>
      <w:r>
        <w:rPr>
          <w:rFonts w:cstheme="minorHAnsi"/>
          <w:sz w:val="20"/>
          <w:szCs w:val="20"/>
        </w:rPr>
        <w:t xml:space="preserve"> </w:t>
      </w:r>
    </w:p>
    <w:p w14:paraId="2A5CD66D" w14:textId="77777777" w:rsidR="00EB4A84" w:rsidRDefault="00EB4A84">
      <w:pPr>
        <w:rPr>
          <w:rFonts w:cstheme="minorHAnsi"/>
          <w:sz w:val="20"/>
          <w:szCs w:val="20"/>
        </w:rPr>
      </w:pPr>
      <w:r>
        <w:rPr>
          <w:rFonts w:cstheme="minorHAnsi"/>
          <w:sz w:val="20"/>
          <w:szCs w:val="20"/>
        </w:rPr>
        <w:br w:type="page"/>
      </w:r>
    </w:p>
    <w:p w14:paraId="600BA178" w14:textId="7C3B7446" w:rsidR="00277ED1" w:rsidRDefault="00EB4A84" w:rsidP="00EB4A84">
      <w:pPr>
        <w:pStyle w:val="Heading1"/>
        <w:rPr>
          <w:rFonts w:eastAsia="AR PL SungtiL GB"/>
          <w:lang w:eastAsia="zh-CN" w:bidi="hi-IN"/>
        </w:rPr>
      </w:pPr>
      <w:r>
        <w:rPr>
          <w:rFonts w:eastAsia="AR PL SungtiL GB"/>
          <w:lang w:eastAsia="zh-CN" w:bidi="hi-IN"/>
        </w:rPr>
        <w:lastRenderedPageBreak/>
        <w:t>References</w:t>
      </w:r>
    </w:p>
    <w:p w14:paraId="27247DA6" w14:textId="6F66B272" w:rsidR="00105668" w:rsidRPr="00105668" w:rsidRDefault="00EB4A84" w:rsidP="00105668">
      <w:pPr>
        <w:widowControl w:val="0"/>
        <w:autoSpaceDE w:val="0"/>
        <w:autoSpaceDN w:val="0"/>
        <w:adjustRightInd w:val="0"/>
        <w:spacing w:line="240" w:lineRule="auto"/>
        <w:rPr>
          <w:rFonts w:ascii="Calibri" w:hAnsi="Calibri" w:cs="Calibri"/>
          <w:noProof/>
          <w:szCs w:val="24"/>
        </w:rPr>
      </w:pPr>
      <w:r>
        <w:rPr>
          <w:lang w:eastAsia="zh-CN" w:bidi="hi-IN"/>
        </w:rPr>
        <w:fldChar w:fldCharType="begin" w:fldLock="1"/>
      </w:r>
      <w:r>
        <w:rPr>
          <w:lang w:eastAsia="zh-CN" w:bidi="hi-IN"/>
        </w:rPr>
        <w:instrText xml:space="preserve">ADDIN Mendeley Bibliography CSL_BIBLIOGRAPHY </w:instrText>
      </w:r>
      <w:r>
        <w:rPr>
          <w:lang w:eastAsia="zh-CN" w:bidi="hi-IN"/>
        </w:rPr>
        <w:fldChar w:fldCharType="separate"/>
      </w:r>
      <w:r w:rsidR="00105668" w:rsidRPr="00105668">
        <w:rPr>
          <w:rFonts w:ascii="Calibri" w:hAnsi="Calibri" w:cs="Calibri"/>
          <w:noProof/>
          <w:szCs w:val="24"/>
        </w:rPr>
        <w:t xml:space="preserve">Abatzoglou, J. T. </w:t>
      </w:r>
      <w:r w:rsidR="00105668" w:rsidRPr="00105668">
        <w:rPr>
          <w:rFonts w:ascii="Calibri" w:hAnsi="Calibri" w:cs="Calibri"/>
          <w:i/>
          <w:iCs/>
          <w:noProof/>
          <w:szCs w:val="24"/>
        </w:rPr>
        <w:t>et al.</w:t>
      </w:r>
      <w:r w:rsidR="00105668" w:rsidRPr="00105668">
        <w:rPr>
          <w:rFonts w:ascii="Calibri" w:hAnsi="Calibri" w:cs="Calibri"/>
          <w:noProof/>
          <w:szCs w:val="24"/>
        </w:rPr>
        <w:t xml:space="preserve"> (2018) ‘TerraClimate, a high-resolution global dataset of monthly climate and climatic water balance from 1958-2015’, </w:t>
      </w:r>
      <w:r w:rsidR="00105668" w:rsidRPr="00105668">
        <w:rPr>
          <w:rFonts w:ascii="Calibri" w:hAnsi="Calibri" w:cs="Calibri"/>
          <w:i/>
          <w:iCs/>
          <w:noProof/>
          <w:szCs w:val="24"/>
        </w:rPr>
        <w:t>Scientific Data</w:t>
      </w:r>
      <w:r w:rsidR="00105668" w:rsidRPr="00105668">
        <w:rPr>
          <w:rFonts w:ascii="Calibri" w:hAnsi="Calibri" w:cs="Calibri"/>
          <w:noProof/>
          <w:szCs w:val="24"/>
        </w:rPr>
        <w:t>, 5, pp. 1–12. doi: 10.1038/sdata.2017.191.</w:t>
      </w:r>
    </w:p>
    <w:p w14:paraId="3DF50A6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Aitken, S. N. and Whitlock, M. C. (2013) ‘Assisted Gene Flow to Facilitate Local Adaptation to Climate Change’, </w:t>
      </w:r>
      <w:r w:rsidRPr="00105668">
        <w:rPr>
          <w:rFonts w:ascii="Calibri" w:hAnsi="Calibri" w:cs="Calibri"/>
          <w:i/>
          <w:iCs/>
          <w:noProof/>
          <w:szCs w:val="24"/>
        </w:rPr>
        <w:t>Annual Review of Ecology, evolution, and Systematics</w:t>
      </w:r>
      <w:r w:rsidRPr="00105668">
        <w:rPr>
          <w:rFonts w:ascii="Calibri" w:hAnsi="Calibri" w:cs="Calibri"/>
          <w:noProof/>
          <w:szCs w:val="24"/>
        </w:rPr>
        <w:t>, 44, pp. 367–88. doi: 10.1146/annurev-ecolsys-110512-135747.</w:t>
      </w:r>
    </w:p>
    <w:p w14:paraId="7C9D7ECA"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Alizadeh, M. R. </w:t>
      </w:r>
      <w:r w:rsidRPr="00105668">
        <w:rPr>
          <w:rFonts w:ascii="Calibri" w:hAnsi="Calibri" w:cs="Calibri"/>
          <w:i/>
          <w:iCs/>
          <w:noProof/>
          <w:szCs w:val="24"/>
        </w:rPr>
        <w:t>et al.</w:t>
      </w:r>
      <w:r w:rsidRPr="00105668">
        <w:rPr>
          <w:rFonts w:ascii="Calibri" w:hAnsi="Calibri" w:cs="Calibri"/>
          <w:noProof/>
          <w:szCs w:val="24"/>
        </w:rPr>
        <w:t xml:space="preserve"> (2021) ‘Warming enabled upslope advance in western US forest fires’, </w:t>
      </w:r>
      <w:r w:rsidRPr="00105668">
        <w:rPr>
          <w:rFonts w:ascii="Calibri" w:hAnsi="Calibri" w:cs="Calibri"/>
          <w:i/>
          <w:iCs/>
          <w:noProof/>
          <w:szCs w:val="24"/>
        </w:rPr>
        <w:t>Proceedings of the National Academy of Sciences of the United States of America</w:t>
      </w:r>
      <w:r w:rsidRPr="00105668">
        <w:rPr>
          <w:rFonts w:ascii="Calibri" w:hAnsi="Calibri" w:cs="Calibri"/>
          <w:noProof/>
          <w:szCs w:val="24"/>
        </w:rPr>
        <w:t>, 118(22), pp. 1–14. doi: 10.1073/pnas.2009717118.</w:t>
      </w:r>
    </w:p>
    <w:p w14:paraId="4115F602"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Angell, N., Waring, K. M. and Graves, T. A. (2014) ‘Predicting height growth of sugar pine regeneration using stand and individual tree characteristics’, </w:t>
      </w:r>
      <w:r w:rsidRPr="00105668">
        <w:rPr>
          <w:rFonts w:ascii="Calibri" w:hAnsi="Calibri" w:cs="Calibri"/>
          <w:i/>
          <w:iCs/>
          <w:noProof/>
          <w:szCs w:val="24"/>
        </w:rPr>
        <w:t>Forestry</w:t>
      </w:r>
      <w:r w:rsidRPr="00105668">
        <w:rPr>
          <w:rFonts w:ascii="Calibri" w:hAnsi="Calibri" w:cs="Calibri"/>
          <w:noProof/>
          <w:szCs w:val="24"/>
        </w:rPr>
        <w:t>, 87(1), pp. 85–97. doi: 10.1093/forestry/cpt028.</w:t>
      </w:r>
    </w:p>
    <w:p w14:paraId="028B707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Ansley, J.-A. S. and Battles, J. J. (1998) ‘Forest Composition , Structure , and Change in an Old-Growth Mixed Conifer Forest in the Northern Sierra Nevada Author ( s ): Jolie-Anne S . Ansley and John J . Battles Published by : Torrey Botanical Society Stable URL : http://www.jstor.org/stable/29972’, </w:t>
      </w:r>
      <w:r w:rsidRPr="00105668">
        <w:rPr>
          <w:rFonts w:ascii="Calibri" w:hAnsi="Calibri" w:cs="Calibri"/>
          <w:i/>
          <w:iCs/>
          <w:noProof/>
          <w:szCs w:val="24"/>
        </w:rPr>
        <w:t>The Journal of the Torrey Botanical Society</w:t>
      </w:r>
      <w:r w:rsidRPr="00105668">
        <w:rPr>
          <w:rFonts w:ascii="Calibri" w:hAnsi="Calibri" w:cs="Calibri"/>
          <w:noProof/>
          <w:szCs w:val="24"/>
        </w:rPr>
        <w:t>, 125(4), pp. 297–308.</w:t>
      </w:r>
    </w:p>
    <w:p w14:paraId="3A672302"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Bechtold, W. A. and Patterson, P. L. (2005) ‘The Enhanced Forest Inventory and Analysis Program — National Sampling Design and Estimation Procedures’, </w:t>
      </w:r>
      <w:r w:rsidRPr="00105668">
        <w:rPr>
          <w:rFonts w:ascii="Calibri" w:hAnsi="Calibri" w:cs="Calibri"/>
          <w:i/>
          <w:iCs/>
          <w:noProof/>
          <w:szCs w:val="24"/>
        </w:rPr>
        <w:t>USDA General Technical Report</w:t>
      </w:r>
      <w:r w:rsidRPr="00105668">
        <w:rPr>
          <w:rFonts w:ascii="Calibri" w:hAnsi="Calibri" w:cs="Calibri"/>
          <w:noProof/>
          <w:szCs w:val="24"/>
        </w:rPr>
        <w:t>, SRS-80, p. 85.</w:t>
      </w:r>
    </w:p>
    <w:p w14:paraId="21B6D50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Bell, D. M., Bradford, J. B. and Lauenroth, W. K. (2014) ‘Early indicators of change: Divergent climate envelopes between tree life stages imply range shifts in the western United States’, </w:t>
      </w:r>
      <w:r w:rsidRPr="00105668">
        <w:rPr>
          <w:rFonts w:ascii="Calibri" w:hAnsi="Calibri" w:cs="Calibri"/>
          <w:i/>
          <w:iCs/>
          <w:noProof/>
          <w:szCs w:val="24"/>
        </w:rPr>
        <w:t>Global Ecology and Biogeography</w:t>
      </w:r>
      <w:r w:rsidRPr="00105668">
        <w:rPr>
          <w:rFonts w:ascii="Calibri" w:hAnsi="Calibri" w:cs="Calibri"/>
          <w:noProof/>
          <w:szCs w:val="24"/>
        </w:rPr>
        <w:t>, 23(2), pp. 168–180. doi: 10.1111/geb.12109.</w:t>
      </w:r>
    </w:p>
    <w:p w14:paraId="7E173B1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Bohlman, G. N., Safford, H. D. and Skinner, C. N. (2021) ‘Natural range of variation for yellow pine and mixed-conifer forests in northwestern California and southwestern Oregon’, </w:t>
      </w:r>
      <w:r w:rsidRPr="00105668">
        <w:rPr>
          <w:rFonts w:ascii="Calibri" w:hAnsi="Calibri" w:cs="Calibri"/>
          <w:i/>
          <w:iCs/>
          <w:noProof/>
          <w:szCs w:val="24"/>
        </w:rPr>
        <w:t>Gen. Tech. Rep. PSW-GTR-273. Albany, CA: US Department of Agriculture, Forest Service, Pacific Southwest Research Station. 146 p.</w:t>
      </w:r>
      <w:r w:rsidRPr="00105668">
        <w:rPr>
          <w:rFonts w:ascii="Calibri" w:hAnsi="Calibri" w:cs="Calibri"/>
          <w:noProof/>
          <w:szCs w:val="24"/>
        </w:rPr>
        <w:t>, 273(November).</w:t>
      </w:r>
    </w:p>
    <w:p w14:paraId="5C42E17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Bohner, T. and Diez, J. (2021) ‘Tree resistance and recovery from drought mediated by multiple abiotic and biotic processes across a large geographic gradient’, </w:t>
      </w:r>
      <w:r w:rsidRPr="00105668">
        <w:rPr>
          <w:rFonts w:ascii="Calibri" w:hAnsi="Calibri" w:cs="Calibri"/>
          <w:i/>
          <w:iCs/>
          <w:noProof/>
          <w:szCs w:val="24"/>
        </w:rPr>
        <w:t>Science of The Total Environment</w:t>
      </w:r>
      <w:r w:rsidRPr="00105668">
        <w:rPr>
          <w:rFonts w:ascii="Calibri" w:hAnsi="Calibri" w:cs="Calibri"/>
          <w:noProof/>
          <w:szCs w:val="24"/>
        </w:rPr>
        <w:t>, 789, p. 147744. doi: 10.1016/j.scitotenv.2021.147744.</w:t>
      </w:r>
    </w:p>
    <w:p w14:paraId="0CD11CE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Bronson, J., Petrick, J. and Danchok, R. (2018) ‘Efficacy of Early Pruning to Reduce the Incidence of White Pine Blister Rust on Sugar Pine ( Pinus lambertiana )’, pp. 205–208.</w:t>
      </w:r>
    </w:p>
    <w:p w14:paraId="4D4E8F0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Collins, B. M. </w:t>
      </w:r>
      <w:r w:rsidRPr="00105668">
        <w:rPr>
          <w:rFonts w:ascii="Calibri" w:hAnsi="Calibri" w:cs="Calibri"/>
          <w:i/>
          <w:iCs/>
          <w:noProof/>
          <w:szCs w:val="24"/>
        </w:rPr>
        <w:t>et al.</w:t>
      </w:r>
      <w:r w:rsidRPr="00105668">
        <w:rPr>
          <w:rFonts w:ascii="Calibri" w:hAnsi="Calibri" w:cs="Calibri"/>
          <w:noProof/>
          <w:szCs w:val="24"/>
        </w:rPr>
        <w:t xml:space="preserve"> (2014) ‘Beyond Reducing Fire Hazard’, </w:t>
      </w:r>
      <w:r w:rsidRPr="00105668">
        <w:rPr>
          <w:rFonts w:ascii="Calibri" w:hAnsi="Calibri" w:cs="Calibri"/>
          <w:i/>
          <w:iCs/>
          <w:noProof/>
          <w:szCs w:val="24"/>
        </w:rPr>
        <w:t>Ecological Applications</w:t>
      </w:r>
      <w:r w:rsidRPr="00105668">
        <w:rPr>
          <w:rFonts w:ascii="Calibri" w:hAnsi="Calibri" w:cs="Calibri"/>
          <w:noProof/>
          <w:szCs w:val="24"/>
        </w:rPr>
        <w:t>, 24(8), pp. 1879–1886. doi: 10.1890/14-0971.1.</w:t>
      </w:r>
    </w:p>
    <w:p w14:paraId="59D0DEF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Coop, J. D. </w:t>
      </w:r>
      <w:r w:rsidRPr="00105668">
        <w:rPr>
          <w:rFonts w:ascii="Calibri" w:hAnsi="Calibri" w:cs="Calibri"/>
          <w:i/>
          <w:iCs/>
          <w:noProof/>
          <w:szCs w:val="24"/>
        </w:rPr>
        <w:t>et al.</w:t>
      </w:r>
      <w:r w:rsidRPr="00105668">
        <w:rPr>
          <w:rFonts w:ascii="Calibri" w:hAnsi="Calibri" w:cs="Calibri"/>
          <w:noProof/>
          <w:szCs w:val="24"/>
        </w:rPr>
        <w:t xml:space="preserve"> (2020) ‘Wildfire-Driven Forest Conversion in Western North American Landscapes’, </w:t>
      </w:r>
      <w:r w:rsidRPr="00105668">
        <w:rPr>
          <w:rFonts w:ascii="Calibri" w:hAnsi="Calibri" w:cs="Calibri"/>
          <w:i/>
          <w:iCs/>
          <w:noProof/>
          <w:szCs w:val="24"/>
        </w:rPr>
        <w:t>BioScience</w:t>
      </w:r>
      <w:r w:rsidRPr="00105668">
        <w:rPr>
          <w:rFonts w:ascii="Calibri" w:hAnsi="Calibri" w:cs="Calibri"/>
          <w:noProof/>
          <w:szCs w:val="24"/>
        </w:rPr>
        <w:t>, 70(8), pp. 659–673. doi: 10.1093/biosci/biaa061.</w:t>
      </w:r>
    </w:p>
    <w:p w14:paraId="3D06C67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Das, A. </w:t>
      </w:r>
      <w:r w:rsidRPr="00105668">
        <w:rPr>
          <w:rFonts w:ascii="Calibri" w:hAnsi="Calibri" w:cs="Calibri"/>
          <w:i/>
          <w:iCs/>
          <w:noProof/>
          <w:szCs w:val="24"/>
        </w:rPr>
        <w:t>et al.</w:t>
      </w:r>
      <w:r w:rsidRPr="00105668">
        <w:rPr>
          <w:rFonts w:ascii="Calibri" w:hAnsi="Calibri" w:cs="Calibri"/>
          <w:noProof/>
          <w:szCs w:val="24"/>
        </w:rPr>
        <w:t xml:space="preserve"> (2008) ‘Spatial elements of mortality risk in old-growth forests’, </w:t>
      </w:r>
      <w:r w:rsidRPr="00105668">
        <w:rPr>
          <w:rFonts w:ascii="Calibri" w:hAnsi="Calibri" w:cs="Calibri"/>
          <w:i/>
          <w:iCs/>
          <w:noProof/>
          <w:szCs w:val="24"/>
        </w:rPr>
        <w:t>Ecology</w:t>
      </w:r>
      <w:r w:rsidRPr="00105668">
        <w:rPr>
          <w:rFonts w:ascii="Calibri" w:hAnsi="Calibri" w:cs="Calibri"/>
          <w:noProof/>
          <w:szCs w:val="24"/>
        </w:rPr>
        <w:t>, 89(6), pp. 1744–1756. doi: 10.1890/07-0524.1.</w:t>
      </w:r>
    </w:p>
    <w:p w14:paraId="47F9363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Das, A. (2012) ‘The effect of size and competition on tree growth rate in old-growth coniferous forests’, </w:t>
      </w:r>
      <w:r w:rsidRPr="00105668">
        <w:rPr>
          <w:rFonts w:ascii="Calibri" w:hAnsi="Calibri" w:cs="Calibri"/>
          <w:i/>
          <w:iCs/>
          <w:noProof/>
          <w:szCs w:val="24"/>
        </w:rPr>
        <w:t>Canadian Journal of Forest Research</w:t>
      </w:r>
      <w:r w:rsidRPr="00105668">
        <w:rPr>
          <w:rFonts w:ascii="Calibri" w:hAnsi="Calibri" w:cs="Calibri"/>
          <w:noProof/>
          <w:szCs w:val="24"/>
        </w:rPr>
        <w:t>, 42(11), pp. 1983–1995. doi: 10.1139/x2012-142.</w:t>
      </w:r>
    </w:p>
    <w:p w14:paraId="3EA204D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Das, A. J. </w:t>
      </w:r>
      <w:r w:rsidRPr="00105668">
        <w:rPr>
          <w:rFonts w:ascii="Calibri" w:hAnsi="Calibri" w:cs="Calibri"/>
          <w:i/>
          <w:iCs/>
          <w:noProof/>
          <w:szCs w:val="24"/>
        </w:rPr>
        <w:t>et al.</w:t>
      </w:r>
      <w:r w:rsidRPr="00105668">
        <w:rPr>
          <w:rFonts w:ascii="Calibri" w:hAnsi="Calibri" w:cs="Calibri"/>
          <w:noProof/>
          <w:szCs w:val="24"/>
        </w:rPr>
        <w:t xml:space="preserve"> (2007) ‘The relationship between tree growth patterns and likelihood of mortality: A study of two tree species in the Sierra Nevada’, </w:t>
      </w:r>
      <w:r w:rsidRPr="00105668">
        <w:rPr>
          <w:rFonts w:ascii="Calibri" w:hAnsi="Calibri" w:cs="Calibri"/>
          <w:i/>
          <w:iCs/>
          <w:noProof/>
          <w:szCs w:val="24"/>
        </w:rPr>
        <w:t>Canadian Journal of Forest Research</w:t>
      </w:r>
      <w:r w:rsidRPr="00105668">
        <w:rPr>
          <w:rFonts w:ascii="Calibri" w:hAnsi="Calibri" w:cs="Calibri"/>
          <w:noProof/>
          <w:szCs w:val="24"/>
        </w:rPr>
        <w:t xml:space="preserve">, 37(3), pp. 580–597. </w:t>
      </w:r>
      <w:r w:rsidRPr="00105668">
        <w:rPr>
          <w:rFonts w:ascii="Calibri" w:hAnsi="Calibri" w:cs="Calibri"/>
          <w:noProof/>
          <w:szCs w:val="24"/>
        </w:rPr>
        <w:lastRenderedPageBreak/>
        <w:t>doi: 10.1139/X06-262.</w:t>
      </w:r>
    </w:p>
    <w:p w14:paraId="68A1A285"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Das, A. J. </w:t>
      </w:r>
      <w:r w:rsidRPr="00105668">
        <w:rPr>
          <w:rFonts w:ascii="Calibri" w:hAnsi="Calibri" w:cs="Calibri"/>
          <w:i/>
          <w:iCs/>
          <w:noProof/>
          <w:szCs w:val="24"/>
        </w:rPr>
        <w:t>et al.</w:t>
      </w:r>
      <w:r w:rsidRPr="00105668">
        <w:rPr>
          <w:rFonts w:ascii="Calibri" w:hAnsi="Calibri" w:cs="Calibri"/>
          <w:noProof/>
          <w:szCs w:val="24"/>
        </w:rPr>
        <w:t xml:space="preserve"> (2013) ‘Climatic Correlates of Tree Mortality in Water- and Energy-Limited Forests’, </w:t>
      </w:r>
      <w:r w:rsidRPr="00105668">
        <w:rPr>
          <w:rFonts w:ascii="Calibri" w:hAnsi="Calibri" w:cs="Calibri"/>
          <w:i/>
          <w:iCs/>
          <w:noProof/>
          <w:szCs w:val="24"/>
        </w:rPr>
        <w:t>PLoS ONE</w:t>
      </w:r>
      <w:r w:rsidRPr="00105668">
        <w:rPr>
          <w:rFonts w:ascii="Calibri" w:hAnsi="Calibri" w:cs="Calibri"/>
          <w:noProof/>
          <w:szCs w:val="24"/>
        </w:rPr>
        <w:t>, 8(7). doi: 10.1371/journal.pone.0069917.</w:t>
      </w:r>
    </w:p>
    <w:p w14:paraId="1BE4BB6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Davis, K. T. </w:t>
      </w:r>
      <w:r w:rsidRPr="00105668">
        <w:rPr>
          <w:rFonts w:ascii="Calibri" w:hAnsi="Calibri" w:cs="Calibri"/>
          <w:i/>
          <w:iCs/>
          <w:noProof/>
          <w:szCs w:val="24"/>
        </w:rPr>
        <w:t>et al.</w:t>
      </w:r>
      <w:r w:rsidRPr="00105668">
        <w:rPr>
          <w:rFonts w:ascii="Calibri" w:hAnsi="Calibri" w:cs="Calibri"/>
          <w:noProof/>
          <w:szCs w:val="24"/>
        </w:rPr>
        <w:t xml:space="preserve"> (2019) ‘Wildfires and climate change push low-elevation forests across a critical climate threshold for tree regeneration’, </w:t>
      </w:r>
      <w:r w:rsidRPr="00105668">
        <w:rPr>
          <w:rFonts w:ascii="Calibri" w:hAnsi="Calibri" w:cs="Calibri"/>
          <w:i/>
          <w:iCs/>
          <w:noProof/>
          <w:szCs w:val="24"/>
        </w:rPr>
        <w:t>Proceedings of the National Academy of Sciences of the United States of America</w:t>
      </w:r>
      <w:r w:rsidRPr="00105668">
        <w:rPr>
          <w:rFonts w:ascii="Calibri" w:hAnsi="Calibri" w:cs="Calibri"/>
          <w:noProof/>
          <w:szCs w:val="24"/>
        </w:rPr>
        <w:t>, 116(13), pp. 6193–6198. doi: 10.1073/pnas.1815107116.</w:t>
      </w:r>
    </w:p>
    <w:p w14:paraId="30F65E9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Davis, R. S., Hood, S. and Bentz, B. J. (2012) ‘Fire-injured ponderosa pine provide a pulsed resource for bark beetles’, </w:t>
      </w:r>
      <w:r w:rsidRPr="00105668">
        <w:rPr>
          <w:rFonts w:ascii="Calibri" w:hAnsi="Calibri" w:cs="Calibri"/>
          <w:i/>
          <w:iCs/>
          <w:noProof/>
          <w:szCs w:val="24"/>
        </w:rPr>
        <w:t>Canadian Journal of Forest Research-Revue Canadienne De Recherche Forestiere</w:t>
      </w:r>
      <w:r w:rsidRPr="00105668">
        <w:rPr>
          <w:rFonts w:ascii="Calibri" w:hAnsi="Calibri" w:cs="Calibri"/>
          <w:noProof/>
          <w:szCs w:val="24"/>
        </w:rPr>
        <w:t>, 42(12), pp. 2022–2036. doi: 10.1139/x2012-147.</w:t>
      </w:r>
    </w:p>
    <w:p w14:paraId="7698CB6E"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Doak, D. F. </w:t>
      </w:r>
      <w:r w:rsidRPr="00105668">
        <w:rPr>
          <w:rFonts w:ascii="Calibri" w:hAnsi="Calibri" w:cs="Calibri"/>
          <w:i/>
          <w:iCs/>
          <w:noProof/>
          <w:szCs w:val="24"/>
        </w:rPr>
        <w:t>et al.</w:t>
      </w:r>
      <w:r w:rsidRPr="00105668">
        <w:rPr>
          <w:rFonts w:ascii="Calibri" w:hAnsi="Calibri" w:cs="Calibri"/>
          <w:noProof/>
          <w:szCs w:val="24"/>
        </w:rPr>
        <w:t xml:space="preserve"> (2021) ‘A critical comparison of integral projection and matrix projection models for demographic analysis’, </w:t>
      </w:r>
      <w:r w:rsidRPr="00105668">
        <w:rPr>
          <w:rFonts w:ascii="Calibri" w:hAnsi="Calibri" w:cs="Calibri"/>
          <w:i/>
          <w:iCs/>
          <w:noProof/>
          <w:szCs w:val="24"/>
        </w:rPr>
        <w:t>Ecological Monographs</w:t>
      </w:r>
      <w:r w:rsidRPr="00105668">
        <w:rPr>
          <w:rFonts w:ascii="Calibri" w:hAnsi="Calibri" w:cs="Calibri"/>
          <w:noProof/>
          <w:szCs w:val="24"/>
        </w:rPr>
        <w:t>, 91(2). doi: 10.1002/ecm.1447.</w:t>
      </w:r>
    </w:p>
    <w:p w14:paraId="5EC13AB6"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Dudney, J. </w:t>
      </w:r>
      <w:r w:rsidRPr="00105668">
        <w:rPr>
          <w:rFonts w:ascii="Calibri" w:hAnsi="Calibri" w:cs="Calibri"/>
          <w:i/>
          <w:iCs/>
          <w:noProof/>
          <w:szCs w:val="24"/>
        </w:rPr>
        <w:t>et al.</w:t>
      </w:r>
      <w:r w:rsidRPr="00105668">
        <w:rPr>
          <w:rFonts w:ascii="Calibri" w:hAnsi="Calibri" w:cs="Calibri"/>
          <w:noProof/>
          <w:szCs w:val="24"/>
        </w:rPr>
        <w:t xml:space="preserve"> (2021) ‘Nonlinear shifts in infectious rust disease due to climate change’, </w:t>
      </w:r>
      <w:r w:rsidRPr="00105668">
        <w:rPr>
          <w:rFonts w:ascii="Calibri" w:hAnsi="Calibri" w:cs="Calibri"/>
          <w:i/>
          <w:iCs/>
          <w:noProof/>
          <w:szCs w:val="24"/>
        </w:rPr>
        <w:t>Nature Communications</w:t>
      </w:r>
      <w:r w:rsidRPr="00105668">
        <w:rPr>
          <w:rFonts w:ascii="Calibri" w:hAnsi="Calibri" w:cs="Calibri"/>
          <w:noProof/>
          <w:szCs w:val="24"/>
        </w:rPr>
        <w:t>, 12(1). doi: 10.1038/s41467-021-25182-6.</w:t>
      </w:r>
    </w:p>
    <w:p w14:paraId="35F64CC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Dudney, J. C. </w:t>
      </w:r>
      <w:r w:rsidRPr="00105668">
        <w:rPr>
          <w:rFonts w:ascii="Calibri" w:hAnsi="Calibri" w:cs="Calibri"/>
          <w:i/>
          <w:iCs/>
          <w:noProof/>
          <w:szCs w:val="24"/>
        </w:rPr>
        <w:t>et al.</w:t>
      </w:r>
      <w:r w:rsidRPr="00105668">
        <w:rPr>
          <w:rFonts w:ascii="Calibri" w:hAnsi="Calibri" w:cs="Calibri"/>
          <w:noProof/>
          <w:szCs w:val="24"/>
        </w:rPr>
        <w:t xml:space="preserve"> (2020) ‘Compounding effects of white pine blister rust, mountain pine beetle, and fire threaten four white pine species’, </w:t>
      </w:r>
      <w:r w:rsidRPr="00105668">
        <w:rPr>
          <w:rFonts w:ascii="Calibri" w:hAnsi="Calibri" w:cs="Calibri"/>
          <w:i/>
          <w:iCs/>
          <w:noProof/>
          <w:szCs w:val="24"/>
        </w:rPr>
        <w:t>Ecosphere</w:t>
      </w:r>
      <w:r w:rsidRPr="00105668">
        <w:rPr>
          <w:rFonts w:ascii="Calibri" w:hAnsi="Calibri" w:cs="Calibri"/>
          <w:noProof/>
          <w:szCs w:val="24"/>
        </w:rPr>
        <w:t>, 11(October), p. e03263. doi: 10.1002/ecs2.3263.</w:t>
      </w:r>
    </w:p>
    <w:p w14:paraId="44EC6761"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Eitzel, M. </w:t>
      </w:r>
      <w:r w:rsidRPr="00105668">
        <w:rPr>
          <w:rFonts w:ascii="Calibri" w:hAnsi="Calibri" w:cs="Calibri"/>
          <w:i/>
          <w:iCs/>
          <w:noProof/>
          <w:szCs w:val="24"/>
        </w:rPr>
        <w:t>et al.</w:t>
      </w:r>
      <w:r w:rsidRPr="00105668">
        <w:rPr>
          <w:rFonts w:ascii="Calibri" w:hAnsi="Calibri" w:cs="Calibri"/>
          <w:noProof/>
          <w:szCs w:val="24"/>
        </w:rPr>
        <w:t xml:space="preserve"> (2013) ‘Estimating tree growth from complex forest monitoring data’, </w:t>
      </w:r>
      <w:r w:rsidRPr="00105668">
        <w:rPr>
          <w:rFonts w:ascii="Calibri" w:hAnsi="Calibri" w:cs="Calibri"/>
          <w:i/>
          <w:iCs/>
          <w:noProof/>
          <w:szCs w:val="24"/>
        </w:rPr>
        <w:t>Ecological Applications</w:t>
      </w:r>
      <w:r w:rsidRPr="00105668">
        <w:rPr>
          <w:rFonts w:ascii="Calibri" w:hAnsi="Calibri" w:cs="Calibri"/>
          <w:noProof/>
          <w:szCs w:val="24"/>
        </w:rPr>
        <w:t>, 23(6), pp. 1288–1296. doi: 10.1890/12-0504.1.</w:t>
      </w:r>
    </w:p>
    <w:p w14:paraId="3C46BC1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Fettig, C. J. </w:t>
      </w:r>
      <w:r w:rsidRPr="00105668">
        <w:rPr>
          <w:rFonts w:ascii="Calibri" w:hAnsi="Calibri" w:cs="Calibri"/>
          <w:i/>
          <w:iCs/>
          <w:noProof/>
          <w:szCs w:val="24"/>
        </w:rPr>
        <w:t>et al.</w:t>
      </w:r>
      <w:r w:rsidRPr="00105668">
        <w:rPr>
          <w:rFonts w:ascii="Calibri" w:hAnsi="Calibri" w:cs="Calibri"/>
          <w:noProof/>
          <w:szCs w:val="24"/>
        </w:rPr>
        <w:t xml:space="preserve"> (2019) ‘Tree mortality following drought in the central and southern Sierra Nevada, California, U.S.’, </w:t>
      </w:r>
      <w:r w:rsidRPr="00105668">
        <w:rPr>
          <w:rFonts w:ascii="Calibri" w:hAnsi="Calibri" w:cs="Calibri"/>
          <w:i/>
          <w:iCs/>
          <w:noProof/>
          <w:szCs w:val="24"/>
        </w:rPr>
        <w:t>Forest Ecology and Management</w:t>
      </w:r>
      <w:r w:rsidRPr="00105668">
        <w:rPr>
          <w:rFonts w:ascii="Calibri" w:hAnsi="Calibri" w:cs="Calibri"/>
          <w:noProof/>
          <w:szCs w:val="24"/>
        </w:rPr>
        <w:t>, 432(August 2018), pp. 164–178. doi: 10.1016/j.foreco.2018.09.006.</w:t>
      </w:r>
    </w:p>
    <w:p w14:paraId="00AAC5F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Foster, D. E. </w:t>
      </w:r>
      <w:r w:rsidRPr="00105668">
        <w:rPr>
          <w:rFonts w:ascii="Calibri" w:hAnsi="Calibri" w:cs="Calibri"/>
          <w:i/>
          <w:iCs/>
          <w:noProof/>
          <w:szCs w:val="24"/>
        </w:rPr>
        <w:t>et al.</w:t>
      </w:r>
      <w:r w:rsidRPr="00105668">
        <w:rPr>
          <w:rFonts w:ascii="Calibri" w:hAnsi="Calibri" w:cs="Calibri"/>
          <w:noProof/>
          <w:szCs w:val="24"/>
        </w:rPr>
        <w:t xml:space="preserve"> (2020) ‘Potential wildfire and carbon stability in frequent-fire forests in the Sierra Nevada: trade-offs from a long-term study’, </w:t>
      </w:r>
      <w:r w:rsidRPr="00105668">
        <w:rPr>
          <w:rFonts w:ascii="Calibri" w:hAnsi="Calibri" w:cs="Calibri"/>
          <w:i/>
          <w:iCs/>
          <w:noProof/>
          <w:szCs w:val="24"/>
        </w:rPr>
        <w:t>Ecosphere</w:t>
      </w:r>
      <w:r w:rsidRPr="00105668">
        <w:rPr>
          <w:rFonts w:ascii="Calibri" w:hAnsi="Calibri" w:cs="Calibri"/>
          <w:noProof/>
          <w:szCs w:val="24"/>
        </w:rPr>
        <w:t>, 11(8). doi: 10.1002/ecs2.3198.</w:t>
      </w:r>
    </w:p>
    <w:p w14:paraId="3279D8D2"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Furniss, T. J. </w:t>
      </w:r>
      <w:r w:rsidRPr="00105668">
        <w:rPr>
          <w:rFonts w:ascii="Calibri" w:hAnsi="Calibri" w:cs="Calibri"/>
          <w:i/>
          <w:iCs/>
          <w:noProof/>
          <w:szCs w:val="24"/>
        </w:rPr>
        <w:t>et al.</w:t>
      </w:r>
      <w:r w:rsidRPr="00105668">
        <w:rPr>
          <w:rFonts w:ascii="Calibri" w:hAnsi="Calibri" w:cs="Calibri"/>
          <w:noProof/>
          <w:szCs w:val="24"/>
        </w:rPr>
        <w:t xml:space="preserve"> (2018) ‘Multi-scale assessment of post-fire tree mortality models’, </w:t>
      </w:r>
      <w:r w:rsidRPr="00105668">
        <w:rPr>
          <w:rFonts w:ascii="Calibri" w:hAnsi="Calibri" w:cs="Calibri"/>
          <w:i/>
          <w:iCs/>
          <w:noProof/>
          <w:szCs w:val="24"/>
        </w:rPr>
        <w:t>International Journal of Wildland Fire</w:t>
      </w:r>
      <w:r w:rsidRPr="00105668">
        <w:rPr>
          <w:rFonts w:ascii="Calibri" w:hAnsi="Calibri" w:cs="Calibri"/>
          <w:noProof/>
          <w:szCs w:val="24"/>
        </w:rPr>
        <w:t>, p. in press. doi: 10.1071/WF18031.</w:t>
      </w:r>
    </w:p>
    <w:p w14:paraId="077FB155"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Furniss, T. J. </w:t>
      </w:r>
      <w:r w:rsidRPr="00105668">
        <w:rPr>
          <w:rFonts w:ascii="Calibri" w:hAnsi="Calibri" w:cs="Calibri"/>
          <w:i/>
          <w:iCs/>
          <w:noProof/>
          <w:szCs w:val="24"/>
        </w:rPr>
        <w:t>et al.</w:t>
      </w:r>
      <w:r w:rsidRPr="00105668">
        <w:rPr>
          <w:rFonts w:ascii="Calibri" w:hAnsi="Calibri" w:cs="Calibri"/>
          <w:noProof/>
          <w:szCs w:val="24"/>
        </w:rPr>
        <w:t xml:space="preserve"> (2021) ‘Crowding, climate, and the case for social distancing among trees’, </w:t>
      </w:r>
      <w:r w:rsidRPr="00105668">
        <w:rPr>
          <w:rFonts w:ascii="Calibri" w:hAnsi="Calibri" w:cs="Calibri"/>
          <w:i/>
          <w:iCs/>
          <w:noProof/>
          <w:szCs w:val="24"/>
        </w:rPr>
        <w:t>Ecological Applications</w:t>
      </w:r>
      <w:r w:rsidRPr="00105668">
        <w:rPr>
          <w:rFonts w:ascii="Calibri" w:hAnsi="Calibri" w:cs="Calibri"/>
          <w:noProof/>
          <w:szCs w:val="24"/>
        </w:rPr>
        <w:t>, (June 2021), pp. 1–14. doi: 10.1002/eap.2507.</w:t>
      </w:r>
    </w:p>
    <w:p w14:paraId="48C2BBF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Geils, B. W., Hummer, K. E. and Hunt, R. S. (2010) ‘White pines, Ribes, and blister rust: A review and synthesis’, </w:t>
      </w:r>
      <w:r w:rsidRPr="00105668">
        <w:rPr>
          <w:rFonts w:ascii="Calibri" w:hAnsi="Calibri" w:cs="Calibri"/>
          <w:i/>
          <w:iCs/>
          <w:noProof/>
          <w:szCs w:val="24"/>
        </w:rPr>
        <w:t>Forest Pathology</w:t>
      </w:r>
      <w:r w:rsidRPr="00105668">
        <w:rPr>
          <w:rFonts w:ascii="Calibri" w:hAnsi="Calibri" w:cs="Calibri"/>
          <w:noProof/>
          <w:szCs w:val="24"/>
        </w:rPr>
        <w:t>, 40(3–4), pp. 147–185. doi: 10.1111/j.1439-0329.2010.00654.x.</w:t>
      </w:r>
    </w:p>
    <w:p w14:paraId="71B1F01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Hessburg, P. F. </w:t>
      </w:r>
      <w:r w:rsidRPr="00105668">
        <w:rPr>
          <w:rFonts w:ascii="Calibri" w:hAnsi="Calibri" w:cs="Calibri"/>
          <w:i/>
          <w:iCs/>
          <w:noProof/>
          <w:szCs w:val="24"/>
        </w:rPr>
        <w:t>et al.</w:t>
      </w:r>
      <w:r w:rsidRPr="00105668">
        <w:rPr>
          <w:rFonts w:ascii="Calibri" w:hAnsi="Calibri" w:cs="Calibri"/>
          <w:noProof/>
          <w:szCs w:val="24"/>
        </w:rPr>
        <w:t xml:space="preserve"> (2016) ‘Tamm Review: Management of mixed-severity fire regime forests in Oregon, Washington, and Northern California’, </w:t>
      </w:r>
      <w:r w:rsidRPr="00105668">
        <w:rPr>
          <w:rFonts w:ascii="Calibri" w:hAnsi="Calibri" w:cs="Calibri"/>
          <w:i/>
          <w:iCs/>
          <w:noProof/>
          <w:szCs w:val="24"/>
        </w:rPr>
        <w:t>Forest Ecology and Management</w:t>
      </w:r>
      <w:r w:rsidRPr="00105668">
        <w:rPr>
          <w:rFonts w:ascii="Calibri" w:hAnsi="Calibri" w:cs="Calibri"/>
          <w:noProof/>
          <w:szCs w:val="24"/>
        </w:rPr>
        <w:t>, 366, pp. 221–250. doi: 10.1016/j.foreco.2016.01.034.</w:t>
      </w:r>
    </w:p>
    <w:p w14:paraId="5255C14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Hicke, J. A. </w:t>
      </w:r>
      <w:r w:rsidRPr="00105668">
        <w:rPr>
          <w:rFonts w:ascii="Calibri" w:hAnsi="Calibri" w:cs="Calibri"/>
          <w:i/>
          <w:iCs/>
          <w:noProof/>
          <w:szCs w:val="24"/>
        </w:rPr>
        <w:t>et al.</w:t>
      </w:r>
      <w:r w:rsidRPr="00105668">
        <w:rPr>
          <w:rFonts w:ascii="Calibri" w:hAnsi="Calibri" w:cs="Calibri"/>
          <w:noProof/>
          <w:szCs w:val="24"/>
        </w:rPr>
        <w:t xml:space="preserve"> (2012) ‘Effects of bark beetle-caused tree mortality on wildfire’, </w:t>
      </w:r>
      <w:r w:rsidRPr="00105668">
        <w:rPr>
          <w:rFonts w:ascii="Calibri" w:hAnsi="Calibri" w:cs="Calibri"/>
          <w:i/>
          <w:iCs/>
          <w:noProof/>
          <w:szCs w:val="24"/>
        </w:rPr>
        <w:t>Forest Ecology and Management</w:t>
      </w:r>
      <w:r w:rsidRPr="00105668">
        <w:rPr>
          <w:rFonts w:ascii="Calibri" w:hAnsi="Calibri" w:cs="Calibri"/>
          <w:noProof/>
          <w:szCs w:val="24"/>
        </w:rPr>
        <w:t>, 271, pp. 81–90. doi: 10.1016/j.foreco.2012.02.005.</w:t>
      </w:r>
    </w:p>
    <w:p w14:paraId="3EE5CAD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Hood, S. M., Smith, S. L. and Cluck, D. R. (2010) ‘Predicting mortality for five California conifers following wildfire’, </w:t>
      </w:r>
      <w:r w:rsidRPr="00105668">
        <w:rPr>
          <w:rFonts w:ascii="Calibri" w:hAnsi="Calibri" w:cs="Calibri"/>
          <w:i/>
          <w:iCs/>
          <w:noProof/>
          <w:szCs w:val="24"/>
        </w:rPr>
        <w:t>Forest Ecology and Management</w:t>
      </w:r>
      <w:r w:rsidRPr="00105668">
        <w:rPr>
          <w:rFonts w:ascii="Calibri" w:hAnsi="Calibri" w:cs="Calibri"/>
          <w:noProof/>
          <w:szCs w:val="24"/>
        </w:rPr>
        <w:t>, 260(5), pp. 750–762. doi: 10.1016/j.foreco.2010.05.033.</w:t>
      </w:r>
    </w:p>
    <w:p w14:paraId="10A37D7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Kinloch, B. B. </w:t>
      </w:r>
      <w:r w:rsidRPr="00105668">
        <w:rPr>
          <w:rFonts w:ascii="Calibri" w:hAnsi="Calibri" w:cs="Calibri"/>
          <w:i/>
          <w:iCs/>
          <w:noProof/>
          <w:szCs w:val="24"/>
        </w:rPr>
        <w:t>et al.</w:t>
      </w:r>
      <w:r w:rsidRPr="00105668">
        <w:rPr>
          <w:rFonts w:ascii="Calibri" w:hAnsi="Calibri" w:cs="Calibri"/>
          <w:noProof/>
          <w:szCs w:val="24"/>
        </w:rPr>
        <w:t xml:space="preserve"> (2018) ‘Patterns of Variation in Blister Rust Resistance in Sugar Pine ( Pinus lambertiana )’, in </w:t>
      </w:r>
      <w:r w:rsidRPr="00105668">
        <w:rPr>
          <w:rFonts w:ascii="Calibri" w:hAnsi="Calibri" w:cs="Calibri"/>
          <w:i/>
          <w:iCs/>
          <w:noProof/>
          <w:szCs w:val="24"/>
        </w:rPr>
        <w:t xml:space="preserve">Schoettle, Anna W.; Sniezko, Richard A.; Kliejunas, John T., eds. 2018. Proceedings of the IUFRO joint conference: Genetics of five-needle pines, rusts of forest trees, and Strobusphere; 2014 </w:t>
      </w:r>
      <w:r w:rsidRPr="00105668">
        <w:rPr>
          <w:rFonts w:ascii="Calibri" w:hAnsi="Calibri" w:cs="Calibri"/>
          <w:i/>
          <w:iCs/>
          <w:noProof/>
          <w:szCs w:val="24"/>
        </w:rPr>
        <w:lastRenderedPageBreak/>
        <w:t>June 15–20; Fort Collins, CO. Proc. RMRS-P-76. Fort Collins, CO</w:t>
      </w:r>
      <w:r w:rsidRPr="00105668">
        <w:rPr>
          <w:rFonts w:ascii="Calibri" w:hAnsi="Calibri" w:cs="Calibri"/>
          <w:noProof/>
          <w:szCs w:val="24"/>
        </w:rPr>
        <w:t>, pp. 124–128.</w:t>
      </w:r>
    </w:p>
    <w:p w14:paraId="6B10EC2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Kinloch, B. B. and Scheuner, W. H. (1990) ‘Pinus lambertiana Dougl.’, in </w:t>
      </w:r>
      <w:r w:rsidRPr="00105668">
        <w:rPr>
          <w:rFonts w:ascii="Calibri" w:hAnsi="Calibri" w:cs="Calibri"/>
          <w:i/>
          <w:iCs/>
          <w:noProof/>
          <w:szCs w:val="24"/>
        </w:rPr>
        <w:t>Silvics of North America 1</w:t>
      </w:r>
      <w:r w:rsidRPr="00105668">
        <w:rPr>
          <w:rFonts w:ascii="Calibri" w:hAnsi="Calibri" w:cs="Calibri"/>
          <w:noProof/>
          <w:szCs w:val="24"/>
        </w:rPr>
        <w:t>, pp. 370–380.</w:t>
      </w:r>
    </w:p>
    <w:p w14:paraId="0340C80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Kinloch Jr., B. B., Marosy, M. and Huddleston, M. E. (1996) ‘Sugar pine: status, values, and roles in ecosystems: Proceedings of a symposium presented by the California Sugar Pine Management Committee’, p. 225.</w:t>
      </w:r>
    </w:p>
    <w:p w14:paraId="67455913"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Latham, P. and Tappeiner, J. (2002) ‘Response of old-growth conifers to reduction in stand density in western Oregon forests’, </w:t>
      </w:r>
      <w:r w:rsidRPr="00105668">
        <w:rPr>
          <w:rFonts w:ascii="Calibri" w:hAnsi="Calibri" w:cs="Calibri"/>
          <w:i/>
          <w:iCs/>
          <w:noProof/>
          <w:szCs w:val="24"/>
        </w:rPr>
        <w:t>Tree Physiology</w:t>
      </w:r>
      <w:r w:rsidRPr="00105668">
        <w:rPr>
          <w:rFonts w:ascii="Calibri" w:hAnsi="Calibri" w:cs="Calibri"/>
          <w:noProof/>
          <w:szCs w:val="24"/>
        </w:rPr>
        <w:t>, 22(2–3), pp. 137–146. doi: 10.1093/treephys/22.2-3.137.</w:t>
      </w:r>
    </w:p>
    <w:p w14:paraId="6A772D21"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Levine, C. R. </w:t>
      </w:r>
      <w:r w:rsidRPr="00105668">
        <w:rPr>
          <w:rFonts w:ascii="Calibri" w:hAnsi="Calibri" w:cs="Calibri"/>
          <w:i/>
          <w:iCs/>
          <w:noProof/>
          <w:szCs w:val="24"/>
        </w:rPr>
        <w:t>et al.</w:t>
      </w:r>
      <w:r w:rsidRPr="00105668">
        <w:rPr>
          <w:rFonts w:ascii="Calibri" w:hAnsi="Calibri" w:cs="Calibri"/>
          <w:noProof/>
          <w:szCs w:val="24"/>
        </w:rPr>
        <w:t xml:space="preserve"> (2016) ‘Long-term demographic trends in a fire-suppressed mixed-conifer forest’, </w:t>
      </w:r>
      <w:r w:rsidRPr="00105668">
        <w:rPr>
          <w:rFonts w:ascii="Calibri" w:hAnsi="Calibri" w:cs="Calibri"/>
          <w:i/>
          <w:iCs/>
          <w:noProof/>
          <w:szCs w:val="24"/>
        </w:rPr>
        <w:t>Canadian Journal of Forest Research</w:t>
      </w:r>
      <w:r w:rsidRPr="00105668">
        <w:rPr>
          <w:rFonts w:ascii="Calibri" w:hAnsi="Calibri" w:cs="Calibri"/>
          <w:noProof/>
          <w:szCs w:val="24"/>
        </w:rPr>
        <w:t>, 46(5), pp. 745–752. doi: 10.1139/cjfr-2015-0406.</w:t>
      </w:r>
    </w:p>
    <w:p w14:paraId="790B4C2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Lutz, J. A. </w:t>
      </w:r>
      <w:r w:rsidRPr="00105668">
        <w:rPr>
          <w:rFonts w:ascii="Calibri" w:hAnsi="Calibri" w:cs="Calibri"/>
          <w:i/>
          <w:iCs/>
          <w:noProof/>
          <w:szCs w:val="24"/>
        </w:rPr>
        <w:t>et al.</w:t>
      </w:r>
      <w:r w:rsidRPr="00105668">
        <w:rPr>
          <w:rFonts w:ascii="Calibri" w:hAnsi="Calibri" w:cs="Calibri"/>
          <w:noProof/>
          <w:szCs w:val="24"/>
        </w:rPr>
        <w:t xml:space="preserve"> (2018) ‘Global importance of large-diameter trees’, </w:t>
      </w:r>
      <w:r w:rsidRPr="00105668">
        <w:rPr>
          <w:rFonts w:ascii="Calibri" w:hAnsi="Calibri" w:cs="Calibri"/>
          <w:i/>
          <w:iCs/>
          <w:noProof/>
          <w:szCs w:val="24"/>
        </w:rPr>
        <w:t>Global Ecology and Biogeography</w:t>
      </w:r>
      <w:r w:rsidRPr="00105668">
        <w:rPr>
          <w:rFonts w:ascii="Calibri" w:hAnsi="Calibri" w:cs="Calibri"/>
          <w:noProof/>
          <w:szCs w:val="24"/>
        </w:rPr>
        <w:t>, 27(7), pp. 849–864. doi: 10.1111/geb.12747.</w:t>
      </w:r>
    </w:p>
    <w:p w14:paraId="4175C6C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Mahalovich, M. and Stritch, L. (2013) ‘Pinus albicaulis. The IUCN Red List of Threatened Species 2013’. Available at: https://dx.doi.org/10.2305/IUCN.UK.2013-1.RLTS.T39049A2885918.en.</w:t>
      </w:r>
    </w:p>
    <w:p w14:paraId="5E58240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Maloney, P. E. (2011) ‘Incidence and distribution of white pine blister rust in the high-elevation forests of California’, </w:t>
      </w:r>
      <w:r w:rsidRPr="00105668">
        <w:rPr>
          <w:rFonts w:ascii="Calibri" w:hAnsi="Calibri" w:cs="Calibri"/>
          <w:i/>
          <w:iCs/>
          <w:noProof/>
          <w:szCs w:val="24"/>
        </w:rPr>
        <w:t>Forest Pathology</w:t>
      </w:r>
      <w:r w:rsidRPr="00105668">
        <w:rPr>
          <w:rFonts w:ascii="Calibri" w:hAnsi="Calibri" w:cs="Calibri"/>
          <w:noProof/>
          <w:szCs w:val="24"/>
        </w:rPr>
        <w:t>, 41(4), pp. 308–316. doi: 10.1111/j.1439-0329.2011.00732.x.</w:t>
      </w:r>
    </w:p>
    <w:p w14:paraId="7669EE1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Maloney, P. E. </w:t>
      </w:r>
      <w:r w:rsidRPr="00105668">
        <w:rPr>
          <w:rFonts w:ascii="Calibri" w:hAnsi="Calibri" w:cs="Calibri"/>
          <w:i/>
          <w:iCs/>
          <w:noProof/>
          <w:szCs w:val="24"/>
        </w:rPr>
        <w:t>et al.</w:t>
      </w:r>
      <w:r w:rsidRPr="00105668">
        <w:rPr>
          <w:rFonts w:ascii="Calibri" w:hAnsi="Calibri" w:cs="Calibri"/>
          <w:noProof/>
          <w:szCs w:val="24"/>
        </w:rPr>
        <w:t xml:space="preserve"> (2011) ‘Population biology of sugar pine (Pinus lambertiana Dougl.) with reference to historical disturbances in the Lake Tahoe Basin: Implications for restoration’, </w:t>
      </w:r>
      <w:r w:rsidRPr="00105668">
        <w:rPr>
          <w:rFonts w:ascii="Calibri" w:hAnsi="Calibri" w:cs="Calibri"/>
          <w:i/>
          <w:iCs/>
          <w:noProof/>
          <w:szCs w:val="24"/>
        </w:rPr>
        <w:t>Forest Ecology and Management</w:t>
      </w:r>
      <w:r w:rsidRPr="00105668">
        <w:rPr>
          <w:rFonts w:ascii="Calibri" w:hAnsi="Calibri" w:cs="Calibri"/>
          <w:noProof/>
          <w:szCs w:val="24"/>
        </w:rPr>
        <w:t>, 262(5), pp. 770–779. doi: 10.1016/j.foreco.2011.05.011.</w:t>
      </w:r>
    </w:p>
    <w:p w14:paraId="58DEC263"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Maloney, P. E. </w:t>
      </w:r>
      <w:r w:rsidRPr="00105668">
        <w:rPr>
          <w:rFonts w:ascii="Calibri" w:hAnsi="Calibri" w:cs="Calibri"/>
          <w:i/>
          <w:iCs/>
          <w:noProof/>
          <w:szCs w:val="24"/>
        </w:rPr>
        <w:t>et al.</w:t>
      </w:r>
      <w:r w:rsidRPr="00105668">
        <w:rPr>
          <w:rFonts w:ascii="Calibri" w:hAnsi="Calibri" w:cs="Calibri"/>
          <w:noProof/>
          <w:szCs w:val="24"/>
        </w:rPr>
        <w:t xml:space="preserve"> (2012) ‘Ecology of whitebark pine populations in relation to white pine blister rust infection in subalpine forests of the Lake Tahoe Basin, USA: Implications for restoration’, </w:t>
      </w:r>
      <w:r w:rsidRPr="00105668">
        <w:rPr>
          <w:rFonts w:ascii="Calibri" w:hAnsi="Calibri" w:cs="Calibri"/>
          <w:i/>
          <w:iCs/>
          <w:noProof/>
          <w:szCs w:val="24"/>
        </w:rPr>
        <w:t>Forest Ecology and Management</w:t>
      </w:r>
      <w:r w:rsidRPr="00105668">
        <w:rPr>
          <w:rFonts w:ascii="Calibri" w:hAnsi="Calibri" w:cs="Calibri"/>
          <w:noProof/>
          <w:szCs w:val="24"/>
        </w:rPr>
        <w:t>, 280, pp. 166–175. doi: 10.1016/j.foreco.2012.05.025.</w:t>
      </w:r>
    </w:p>
    <w:p w14:paraId="74D4436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Maloney, P. E. (2014) ‘The multivariate underpinnings of recruitment for three Pinus species in montane forests of the Sierra Nevada, USA’, </w:t>
      </w:r>
      <w:r w:rsidRPr="00105668">
        <w:rPr>
          <w:rFonts w:ascii="Calibri" w:hAnsi="Calibri" w:cs="Calibri"/>
          <w:i/>
          <w:iCs/>
          <w:noProof/>
          <w:szCs w:val="24"/>
        </w:rPr>
        <w:t>Plant Ecology</w:t>
      </w:r>
      <w:r w:rsidRPr="00105668">
        <w:rPr>
          <w:rFonts w:ascii="Calibri" w:hAnsi="Calibri" w:cs="Calibri"/>
          <w:noProof/>
          <w:szCs w:val="24"/>
        </w:rPr>
        <w:t>, 215(2), pp. 261–274. doi: 10.1007/s11258-013-0295-6.</w:t>
      </w:r>
    </w:p>
    <w:p w14:paraId="0E2BA94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w:t>
      </w:r>
      <w:r w:rsidRPr="00105668">
        <w:rPr>
          <w:rFonts w:ascii="Calibri" w:hAnsi="Calibri" w:cs="Calibri"/>
          <w:i/>
          <w:iCs/>
          <w:noProof/>
          <w:szCs w:val="24"/>
        </w:rPr>
        <w:t>et al.</w:t>
      </w:r>
      <w:r w:rsidRPr="00105668">
        <w:rPr>
          <w:rFonts w:ascii="Calibri" w:hAnsi="Calibri" w:cs="Calibri"/>
          <w:noProof/>
          <w:szCs w:val="24"/>
        </w:rPr>
        <w:t xml:space="preserve"> (2011) ‘Long-term effects of prescribed fire on mixed conifer forest structure in the Sierra Nevada, California’, </w:t>
      </w:r>
      <w:r w:rsidRPr="00105668">
        <w:rPr>
          <w:rFonts w:ascii="Calibri" w:hAnsi="Calibri" w:cs="Calibri"/>
          <w:i/>
          <w:iCs/>
          <w:noProof/>
          <w:szCs w:val="24"/>
        </w:rPr>
        <w:t>Forest Ecology and Management</w:t>
      </w:r>
      <w:r w:rsidRPr="00105668">
        <w:rPr>
          <w:rFonts w:ascii="Calibri" w:hAnsi="Calibri" w:cs="Calibri"/>
          <w:noProof/>
          <w:szCs w:val="24"/>
        </w:rPr>
        <w:t>, 261(6), pp. 989–994. doi: 10.1016/j.foreco.2010.12.013.</w:t>
      </w:r>
    </w:p>
    <w:p w14:paraId="3C09EC3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w:t>
      </w:r>
      <w:r w:rsidRPr="00105668">
        <w:rPr>
          <w:rFonts w:ascii="Calibri" w:hAnsi="Calibri" w:cs="Calibri"/>
          <w:i/>
          <w:iCs/>
          <w:noProof/>
          <w:szCs w:val="24"/>
        </w:rPr>
        <w:t>et al.</w:t>
      </w:r>
      <w:r w:rsidRPr="00105668">
        <w:rPr>
          <w:rFonts w:ascii="Calibri" w:hAnsi="Calibri" w:cs="Calibri"/>
          <w:noProof/>
          <w:szCs w:val="24"/>
        </w:rPr>
        <w:t xml:space="preserve"> (2016) ‘Does Prescribed Fire Promote Resistance To Drought in Low Elevation Forests of the Sierra Nevada, California, Usa?’, </w:t>
      </w:r>
      <w:r w:rsidRPr="00105668">
        <w:rPr>
          <w:rFonts w:ascii="Calibri" w:hAnsi="Calibri" w:cs="Calibri"/>
          <w:i/>
          <w:iCs/>
          <w:noProof/>
          <w:szCs w:val="24"/>
        </w:rPr>
        <w:t>Fire Ecology</w:t>
      </w:r>
      <w:r w:rsidRPr="00105668">
        <w:rPr>
          <w:rFonts w:ascii="Calibri" w:hAnsi="Calibri" w:cs="Calibri"/>
          <w:noProof/>
          <w:szCs w:val="24"/>
        </w:rPr>
        <w:t>, 12(1), pp. 5–15. doi: 10.4996/fireecology.1201013.</w:t>
      </w:r>
    </w:p>
    <w:p w14:paraId="63B821F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w:t>
      </w:r>
      <w:r w:rsidRPr="00105668">
        <w:rPr>
          <w:rFonts w:ascii="Calibri" w:hAnsi="Calibri" w:cs="Calibri"/>
          <w:i/>
          <w:iCs/>
          <w:noProof/>
          <w:szCs w:val="24"/>
        </w:rPr>
        <w:t>et al.</w:t>
      </w:r>
      <w:r w:rsidRPr="00105668">
        <w:rPr>
          <w:rFonts w:ascii="Calibri" w:hAnsi="Calibri" w:cs="Calibri"/>
          <w:noProof/>
          <w:szCs w:val="24"/>
        </w:rPr>
        <w:t xml:space="preserve"> (2018) ‘Pre-fire drought and competition mediate post-fire conifer mortality in western U.S. National Parks’, </w:t>
      </w:r>
      <w:r w:rsidRPr="00105668">
        <w:rPr>
          <w:rFonts w:ascii="Calibri" w:hAnsi="Calibri" w:cs="Calibri"/>
          <w:i/>
          <w:iCs/>
          <w:noProof/>
          <w:szCs w:val="24"/>
        </w:rPr>
        <w:t>Ecological Applications</w:t>
      </w:r>
      <w:r w:rsidRPr="00105668">
        <w:rPr>
          <w:rFonts w:ascii="Calibri" w:hAnsi="Calibri" w:cs="Calibri"/>
          <w:noProof/>
          <w:szCs w:val="24"/>
        </w:rPr>
        <w:t>, 28(7), pp. 1730–1739. doi: 10.1002/eap.1778.</w:t>
      </w:r>
    </w:p>
    <w:p w14:paraId="29FC0A13"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w:t>
      </w:r>
      <w:r w:rsidRPr="00105668">
        <w:rPr>
          <w:rFonts w:ascii="Calibri" w:hAnsi="Calibri" w:cs="Calibri"/>
          <w:i/>
          <w:iCs/>
          <w:noProof/>
          <w:szCs w:val="24"/>
        </w:rPr>
        <w:t>et al.</w:t>
      </w:r>
      <w:r w:rsidRPr="00105668">
        <w:rPr>
          <w:rFonts w:ascii="Calibri" w:hAnsi="Calibri" w:cs="Calibri"/>
          <w:noProof/>
          <w:szCs w:val="24"/>
        </w:rPr>
        <w:t xml:space="preserve"> (2004) ‘Effects of an introduced pathogen and fire exclusion on the demography of sugar pine’, </w:t>
      </w:r>
      <w:r w:rsidRPr="00105668">
        <w:rPr>
          <w:rFonts w:ascii="Calibri" w:hAnsi="Calibri" w:cs="Calibri"/>
          <w:i/>
          <w:iCs/>
          <w:noProof/>
          <w:szCs w:val="24"/>
        </w:rPr>
        <w:t>Ecological Applications</w:t>
      </w:r>
      <w:r w:rsidRPr="00105668">
        <w:rPr>
          <w:rFonts w:ascii="Calibri" w:hAnsi="Calibri" w:cs="Calibri"/>
          <w:noProof/>
          <w:szCs w:val="24"/>
        </w:rPr>
        <w:t>, 14(5), pp. 1590–1602. doi: 10.1890/03-5109.</w:t>
      </w:r>
    </w:p>
    <w:p w14:paraId="451B52B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w:t>
      </w:r>
      <w:r w:rsidRPr="00105668">
        <w:rPr>
          <w:rFonts w:ascii="Calibri" w:hAnsi="Calibri" w:cs="Calibri"/>
          <w:i/>
          <w:iCs/>
          <w:noProof/>
          <w:szCs w:val="24"/>
        </w:rPr>
        <w:t>et al.</w:t>
      </w:r>
      <w:r w:rsidRPr="00105668">
        <w:rPr>
          <w:rFonts w:ascii="Calibri" w:hAnsi="Calibri" w:cs="Calibri"/>
          <w:noProof/>
          <w:szCs w:val="24"/>
        </w:rPr>
        <w:t xml:space="preserve"> (2020) ‘The influence of pre-fire growth patterns on post-fire tree mortality for common conifers in western US parks’, </w:t>
      </w:r>
      <w:r w:rsidRPr="00105668">
        <w:rPr>
          <w:rFonts w:ascii="Calibri" w:hAnsi="Calibri" w:cs="Calibri"/>
          <w:i/>
          <w:iCs/>
          <w:noProof/>
          <w:szCs w:val="24"/>
        </w:rPr>
        <w:t>International Journal of Wildland Fire</w:t>
      </w:r>
      <w:r w:rsidRPr="00105668">
        <w:rPr>
          <w:rFonts w:ascii="Calibri" w:hAnsi="Calibri" w:cs="Calibri"/>
          <w:noProof/>
          <w:szCs w:val="24"/>
        </w:rPr>
        <w:t>, 29(6), pp. 513–518. doi: 10.1071/WF19020.</w:t>
      </w:r>
    </w:p>
    <w:p w14:paraId="4441323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and Stephenson, N. L. (2007) ‘Apparent climatically induced increase of tree </w:t>
      </w:r>
      <w:r w:rsidRPr="00105668">
        <w:rPr>
          <w:rFonts w:ascii="Calibri" w:hAnsi="Calibri" w:cs="Calibri"/>
          <w:noProof/>
          <w:szCs w:val="24"/>
        </w:rPr>
        <w:lastRenderedPageBreak/>
        <w:t xml:space="preserve">mortality rates in a temperate forest’, </w:t>
      </w:r>
      <w:r w:rsidRPr="00105668">
        <w:rPr>
          <w:rFonts w:ascii="Calibri" w:hAnsi="Calibri" w:cs="Calibri"/>
          <w:i/>
          <w:iCs/>
          <w:noProof/>
          <w:szCs w:val="24"/>
        </w:rPr>
        <w:t>Ecology Letters</w:t>
      </w:r>
      <w:r w:rsidRPr="00105668">
        <w:rPr>
          <w:rFonts w:ascii="Calibri" w:hAnsi="Calibri" w:cs="Calibri"/>
          <w:noProof/>
          <w:szCs w:val="24"/>
        </w:rPr>
        <w:t>, 10(10), pp. 909–916. doi: 10.1111/j.1461-0248.2007.01080.x.</w:t>
      </w:r>
    </w:p>
    <w:p w14:paraId="142F3102"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Stephenson, N. L. and Keeley, J. E. (2006) ‘Forest reproduction along a climatic gradient in the Sierra Nevada, California’, </w:t>
      </w:r>
      <w:r w:rsidRPr="00105668">
        <w:rPr>
          <w:rFonts w:ascii="Calibri" w:hAnsi="Calibri" w:cs="Calibri"/>
          <w:i/>
          <w:iCs/>
          <w:noProof/>
          <w:szCs w:val="24"/>
        </w:rPr>
        <w:t>Forest Ecology and Management</w:t>
      </w:r>
      <w:r w:rsidRPr="00105668">
        <w:rPr>
          <w:rFonts w:ascii="Calibri" w:hAnsi="Calibri" w:cs="Calibri"/>
          <w:noProof/>
          <w:szCs w:val="24"/>
        </w:rPr>
        <w:t>, 225(1–3), pp. 391–399. doi: 10.1016/j.foreco.2006.01.015.</w:t>
      </w:r>
    </w:p>
    <w:p w14:paraId="7177DDD5"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Moran, E. V. </w:t>
      </w:r>
      <w:r w:rsidRPr="00105668">
        <w:rPr>
          <w:rFonts w:ascii="Calibri" w:hAnsi="Calibri" w:cs="Calibri"/>
          <w:i/>
          <w:iCs/>
          <w:noProof/>
          <w:szCs w:val="24"/>
        </w:rPr>
        <w:t>et al.</w:t>
      </w:r>
      <w:r w:rsidRPr="00105668">
        <w:rPr>
          <w:rFonts w:ascii="Calibri" w:hAnsi="Calibri" w:cs="Calibri"/>
          <w:noProof/>
          <w:szCs w:val="24"/>
        </w:rPr>
        <w:t xml:space="preserve"> (2019) ‘Negative impacts of summer heat on Sierra Nevada tree seedlings’, </w:t>
      </w:r>
      <w:r w:rsidRPr="00105668">
        <w:rPr>
          <w:rFonts w:ascii="Calibri" w:hAnsi="Calibri" w:cs="Calibri"/>
          <w:i/>
          <w:iCs/>
          <w:noProof/>
          <w:szCs w:val="24"/>
        </w:rPr>
        <w:t>Ecosphere</w:t>
      </w:r>
      <w:r w:rsidRPr="00105668">
        <w:rPr>
          <w:rFonts w:ascii="Calibri" w:hAnsi="Calibri" w:cs="Calibri"/>
          <w:noProof/>
          <w:szCs w:val="24"/>
        </w:rPr>
        <w:t>, 10(6). doi: 10.1002/ecs2.2776.</w:t>
      </w:r>
    </w:p>
    <w:p w14:paraId="1E8638D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Murray, M. P. and Tomback, D. F. (2010) ‘Clark’s nutcrackers harvest sugar pine seeds from cones’, </w:t>
      </w:r>
      <w:r w:rsidRPr="00105668">
        <w:rPr>
          <w:rFonts w:ascii="Calibri" w:hAnsi="Calibri" w:cs="Calibri"/>
          <w:i/>
          <w:iCs/>
          <w:noProof/>
          <w:szCs w:val="24"/>
        </w:rPr>
        <w:t>Western North American Naturalist</w:t>
      </w:r>
      <w:r w:rsidRPr="00105668">
        <w:rPr>
          <w:rFonts w:ascii="Calibri" w:hAnsi="Calibri" w:cs="Calibri"/>
          <w:noProof/>
          <w:szCs w:val="24"/>
        </w:rPr>
        <w:t>, 70(3), pp. 413–414. doi: 10.3398/064.070.0314.</w:t>
      </w:r>
    </w:p>
    <w:p w14:paraId="1E3FE26E"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Nesmith, J. C. B. </w:t>
      </w:r>
      <w:r w:rsidRPr="00105668">
        <w:rPr>
          <w:rFonts w:ascii="Calibri" w:hAnsi="Calibri" w:cs="Calibri"/>
          <w:i/>
          <w:iCs/>
          <w:noProof/>
          <w:szCs w:val="24"/>
        </w:rPr>
        <w:t>et al.</w:t>
      </w:r>
      <w:r w:rsidRPr="00105668">
        <w:rPr>
          <w:rFonts w:ascii="Calibri" w:hAnsi="Calibri" w:cs="Calibri"/>
          <w:noProof/>
          <w:szCs w:val="24"/>
        </w:rPr>
        <w:t xml:space="preserve"> (2010) ‘The effects of raking on sugar pine mortality following prescribed fire in sequoia and kings canyon national parks, California, USA’, </w:t>
      </w:r>
      <w:r w:rsidRPr="00105668">
        <w:rPr>
          <w:rFonts w:ascii="Calibri" w:hAnsi="Calibri" w:cs="Calibri"/>
          <w:i/>
          <w:iCs/>
          <w:noProof/>
          <w:szCs w:val="24"/>
        </w:rPr>
        <w:t>Fire Ecology</w:t>
      </w:r>
      <w:r w:rsidRPr="00105668">
        <w:rPr>
          <w:rFonts w:ascii="Calibri" w:hAnsi="Calibri" w:cs="Calibri"/>
          <w:noProof/>
          <w:szCs w:val="24"/>
        </w:rPr>
        <w:t>, 6(3), pp. 97–116. doi: 10.4996/fireecology.0603097.</w:t>
      </w:r>
    </w:p>
    <w:p w14:paraId="13DE6AA2"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Nesmith, J. C. B. </w:t>
      </w:r>
      <w:r w:rsidRPr="00105668">
        <w:rPr>
          <w:rFonts w:ascii="Calibri" w:hAnsi="Calibri" w:cs="Calibri"/>
          <w:i/>
          <w:iCs/>
          <w:noProof/>
          <w:szCs w:val="24"/>
        </w:rPr>
        <w:t>et al.</w:t>
      </w:r>
      <w:r w:rsidRPr="00105668">
        <w:rPr>
          <w:rFonts w:ascii="Calibri" w:hAnsi="Calibri" w:cs="Calibri"/>
          <w:noProof/>
          <w:szCs w:val="24"/>
        </w:rPr>
        <w:t xml:space="preserve"> (2015) ‘The influence of prefire tree growth and crown condition on postfire mortality of sugar pine following prescribed fire in Sequoia National Park’, </w:t>
      </w:r>
      <w:r w:rsidRPr="00105668">
        <w:rPr>
          <w:rFonts w:ascii="Calibri" w:hAnsi="Calibri" w:cs="Calibri"/>
          <w:i/>
          <w:iCs/>
          <w:noProof/>
          <w:szCs w:val="24"/>
        </w:rPr>
        <w:t>Canadian Journal of Forest Research</w:t>
      </w:r>
      <w:r w:rsidRPr="00105668">
        <w:rPr>
          <w:rFonts w:ascii="Calibri" w:hAnsi="Calibri" w:cs="Calibri"/>
          <w:noProof/>
          <w:szCs w:val="24"/>
        </w:rPr>
        <w:t>, 45(7), pp. 910–919. doi: 10.1139/cjfr-2014-0449.</w:t>
      </w:r>
    </w:p>
    <w:p w14:paraId="56AD8611"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North, M. P. </w:t>
      </w:r>
      <w:r w:rsidRPr="00105668">
        <w:rPr>
          <w:rFonts w:ascii="Calibri" w:hAnsi="Calibri" w:cs="Calibri"/>
          <w:i/>
          <w:iCs/>
          <w:noProof/>
          <w:szCs w:val="24"/>
        </w:rPr>
        <w:t>et al.</w:t>
      </w:r>
      <w:r w:rsidRPr="00105668">
        <w:rPr>
          <w:rFonts w:ascii="Calibri" w:hAnsi="Calibri" w:cs="Calibri"/>
          <w:noProof/>
          <w:szCs w:val="24"/>
        </w:rPr>
        <w:t xml:space="preserve"> (2019) ‘Tamm Review: Reforestation for resilience in dry western U.S. forests’, </w:t>
      </w:r>
      <w:r w:rsidRPr="00105668">
        <w:rPr>
          <w:rFonts w:ascii="Calibri" w:hAnsi="Calibri" w:cs="Calibri"/>
          <w:i/>
          <w:iCs/>
          <w:noProof/>
          <w:szCs w:val="24"/>
        </w:rPr>
        <w:t>Forest Ecology and Management</w:t>
      </w:r>
      <w:r w:rsidRPr="00105668">
        <w:rPr>
          <w:rFonts w:ascii="Calibri" w:hAnsi="Calibri" w:cs="Calibri"/>
          <w:noProof/>
          <w:szCs w:val="24"/>
        </w:rPr>
        <w:t>, 432(July 2018), pp. 209–224. doi: 10.1016/j.foreco.2018.09.007.</w:t>
      </w:r>
    </w:p>
    <w:p w14:paraId="59FD236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North, M. P. </w:t>
      </w:r>
      <w:r w:rsidRPr="00105668">
        <w:rPr>
          <w:rFonts w:ascii="Calibri" w:hAnsi="Calibri" w:cs="Calibri"/>
          <w:i/>
          <w:iCs/>
          <w:noProof/>
          <w:szCs w:val="24"/>
        </w:rPr>
        <w:t>et al.</w:t>
      </w:r>
      <w:r w:rsidRPr="00105668">
        <w:rPr>
          <w:rFonts w:ascii="Calibri" w:hAnsi="Calibri" w:cs="Calibri"/>
          <w:noProof/>
          <w:szCs w:val="24"/>
        </w:rPr>
        <w:t xml:space="preserve"> (2021) ‘Pyrosilviculture needed for landscape resilience of dry western United States forests’, </w:t>
      </w:r>
      <w:r w:rsidRPr="00105668">
        <w:rPr>
          <w:rFonts w:ascii="Calibri" w:hAnsi="Calibri" w:cs="Calibri"/>
          <w:i/>
          <w:iCs/>
          <w:noProof/>
          <w:szCs w:val="24"/>
        </w:rPr>
        <w:t>Journal of Forestry</w:t>
      </w:r>
      <w:r w:rsidRPr="00105668">
        <w:rPr>
          <w:rFonts w:ascii="Calibri" w:hAnsi="Calibri" w:cs="Calibri"/>
          <w:noProof/>
          <w:szCs w:val="24"/>
        </w:rPr>
        <w:t>, pp. 1–25. doi: 10.1093/jofore/fvab026.</w:t>
      </w:r>
    </w:p>
    <w:p w14:paraId="5F42F49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North, M. P. </w:t>
      </w:r>
      <w:r w:rsidRPr="00105668">
        <w:rPr>
          <w:rFonts w:ascii="Calibri" w:hAnsi="Calibri" w:cs="Calibri"/>
          <w:i/>
          <w:iCs/>
          <w:noProof/>
          <w:szCs w:val="24"/>
        </w:rPr>
        <w:t>et al.</w:t>
      </w:r>
      <w:r w:rsidRPr="00105668">
        <w:rPr>
          <w:rFonts w:ascii="Calibri" w:hAnsi="Calibri" w:cs="Calibri"/>
          <w:noProof/>
          <w:szCs w:val="24"/>
        </w:rPr>
        <w:t xml:space="preserve"> (2022) ‘Operational resilience in western US frequent-fire forests’, </w:t>
      </w:r>
      <w:r w:rsidRPr="00105668">
        <w:rPr>
          <w:rFonts w:ascii="Calibri" w:hAnsi="Calibri" w:cs="Calibri"/>
          <w:i/>
          <w:iCs/>
          <w:noProof/>
          <w:szCs w:val="24"/>
        </w:rPr>
        <w:t>Forest Ecology and Management</w:t>
      </w:r>
      <w:r w:rsidRPr="00105668">
        <w:rPr>
          <w:rFonts w:ascii="Calibri" w:hAnsi="Calibri" w:cs="Calibri"/>
          <w:noProof/>
          <w:szCs w:val="24"/>
        </w:rPr>
        <w:t>, 507(November 2021), p. 120004. doi: 10.1016/j.foreco.2021.120004.</w:t>
      </w:r>
    </w:p>
    <w:p w14:paraId="26AF039A"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Parks, S. A. and Abatzoglou, J. T. (2020) ‘Warmer and Drier Fire Seasons Contribute to Increases in Area Burned at High Severity in Western US Forests From 1985 to 2017’, </w:t>
      </w:r>
      <w:r w:rsidRPr="00105668">
        <w:rPr>
          <w:rFonts w:ascii="Calibri" w:hAnsi="Calibri" w:cs="Calibri"/>
          <w:i/>
          <w:iCs/>
          <w:noProof/>
          <w:szCs w:val="24"/>
        </w:rPr>
        <w:t>Geophysical Research Letters</w:t>
      </w:r>
      <w:r w:rsidRPr="00105668">
        <w:rPr>
          <w:rFonts w:ascii="Calibri" w:hAnsi="Calibri" w:cs="Calibri"/>
          <w:noProof/>
          <w:szCs w:val="24"/>
        </w:rPr>
        <w:t>, 47(22), pp. 1–10. doi: 10.1029/2020GL089858.</w:t>
      </w:r>
    </w:p>
    <w:p w14:paraId="2329F93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Paz-Kagan, T. </w:t>
      </w:r>
      <w:r w:rsidRPr="00105668">
        <w:rPr>
          <w:rFonts w:ascii="Calibri" w:hAnsi="Calibri" w:cs="Calibri"/>
          <w:i/>
          <w:iCs/>
          <w:noProof/>
          <w:szCs w:val="24"/>
        </w:rPr>
        <w:t>et al.</w:t>
      </w:r>
      <w:r w:rsidRPr="00105668">
        <w:rPr>
          <w:rFonts w:ascii="Calibri" w:hAnsi="Calibri" w:cs="Calibri"/>
          <w:noProof/>
          <w:szCs w:val="24"/>
        </w:rPr>
        <w:t xml:space="preserve"> (2017) ‘What mediates tree mortality during drought in the southern Sierra Nevada’, </w:t>
      </w:r>
      <w:r w:rsidRPr="00105668">
        <w:rPr>
          <w:rFonts w:ascii="Calibri" w:hAnsi="Calibri" w:cs="Calibri"/>
          <w:i/>
          <w:iCs/>
          <w:noProof/>
          <w:szCs w:val="24"/>
        </w:rPr>
        <w:t>Ecological Applications</w:t>
      </w:r>
      <w:r w:rsidRPr="00105668">
        <w:rPr>
          <w:rFonts w:ascii="Calibri" w:hAnsi="Calibri" w:cs="Calibri"/>
          <w:noProof/>
          <w:szCs w:val="24"/>
        </w:rPr>
        <w:t>, 27(8), pp. 2443–2457. doi: 10.1002/eap.1620.</w:t>
      </w:r>
    </w:p>
    <w:p w14:paraId="1C4BB89C"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Restaino, C. </w:t>
      </w:r>
      <w:r w:rsidRPr="00105668">
        <w:rPr>
          <w:rFonts w:ascii="Calibri" w:hAnsi="Calibri" w:cs="Calibri"/>
          <w:i/>
          <w:iCs/>
          <w:noProof/>
          <w:szCs w:val="24"/>
        </w:rPr>
        <w:t>et al.</w:t>
      </w:r>
      <w:r w:rsidRPr="00105668">
        <w:rPr>
          <w:rFonts w:ascii="Calibri" w:hAnsi="Calibri" w:cs="Calibri"/>
          <w:noProof/>
          <w:szCs w:val="24"/>
        </w:rPr>
        <w:t xml:space="preserve"> (2019) ‘Forest structure and climate mediate drought-induced tree mortality in forests of the Sierra Nevada , USA’, </w:t>
      </w:r>
      <w:r w:rsidRPr="00105668">
        <w:rPr>
          <w:rFonts w:ascii="Calibri" w:hAnsi="Calibri" w:cs="Calibri"/>
          <w:i/>
          <w:iCs/>
          <w:noProof/>
          <w:szCs w:val="24"/>
        </w:rPr>
        <w:t>Ecological Applications</w:t>
      </w:r>
      <w:r w:rsidRPr="00105668">
        <w:rPr>
          <w:rFonts w:ascii="Calibri" w:hAnsi="Calibri" w:cs="Calibri"/>
          <w:noProof/>
          <w:szCs w:val="24"/>
        </w:rPr>
        <w:t>, 29(December 2017), pp. 1–14. doi: 10.1002/eap.1902.</w:t>
      </w:r>
    </w:p>
    <w:p w14:paraId="1FF6008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Safford, H. D. and Stevens, J. T. (2017) ‘Natural Range of Variation (NRV) for yellow pine and mixed conifer forests in the bioregional assessment area, including the Sierra Nevada, southern Cascades, and Modoc and Inyo National Forests’, </w:t>
      </w:r>
      <w:r w:rsidRPr="00105668">
        <w:rPr>
          <w:rFonts w:ascii="Calibri" w:hAnsi="Calibri" w:cs="Calibri"/>
          <w:i/>
          <w:iCs/>
          <w:noProof/>
          <w:szCs w:val="24"/>
        </w:rPr>
        <w:t>Gen. Tech. Rep. PSW-GTR-2562</w:t>
      </w:r>
      <w:r w:rsidRPr="00105668">
        <w:rPr>
          <w:rFonts w:ascii="Calibri" w:hAnsi="Calibri" w:cs="Calibri"/>
          <w:noProof/>
          <w:szCs w:val="24"/>
        </w:rPr>
        <w:t>, (October), pp. 1–151.</w:t>
      </w:r>
    </w:p>
    <w:p w14:paraId="3B7F1C4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Schubert, G. H. (1956) </w:t>
      </w:r>
      <w:r w:rsidRPr="00105668">
        <w:rPr>
          <w:rFonts w:ascii="Calibri" w:hAnsi="Calibri" w:cs="Calibri"/>
          <w:i/>
          <w:iCs/>
          <w:noProof/>
          <w:szCs w:val="24"/>
        </w:rPr>
        <w:t>Effect of fertilizer on cone production of sugar pine</w:t>
      </w:r>
      <w:r w:rsidRPr="00105668">
        <w:rPr>
          <w:rFonts w:ascii="Calibri" w:hAnsi="Calibri" w:cs="Calibri"/>
          <w:noProof/>
          <w:szCs w:val="24"/>
        </w:rPr>
        <w:t>.</w:t>
      </w:r>
    </w:p>
    <w:p w14:paraId="166D86F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Schwilk, D. W. and Ackerly, D. D. (2001) ‘Flammability and Serotiny as Strategies : Correlated Evolution in Pines evolution correlated as strategies : and serotiny Flammability in pines’, </w:t>
      </w:r>
      <w:r w:rsidRPr="00105668">
        <w:rPr>
          <w:rFonts w:ascii="Calibri" w:hAnsi="Calibri" w:cs="Calibri"/>
          <w:i/>
          <w:iCs/>
          <w:noProof/>
          <w:szCs w:val="24"/>
        </w:rPr>
        <w:t>Oikos</w:t>
      </w:r>
      <w:r w:rsidRPr="00105668">
        <w:rPr>
          <w:rFonts w:ascii="Calibri" w:hAnsi="Calibri" w:cs="Calibri"/>
          <w:noProof/>
          <w:szCs w:val="24"/>
        </w:rPr>
        <w:t>, 94, pp. 326–336.</w:t>
      </w:r>
    </w:p>
    <w:p w14:paraId="02DFBF8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Shive, K. L. </w:t>
      </w:r>
      <w:r w:rsidRPr="00105668">
        <w:rPr>
          <w:rFonts w:ascii="Calibri" w:hAnsi="Calibri" w:cs="Calibri"/>
          <w:i/>
          <w:iCs/>
          <w:noProof/>
          <w:szCs w:val="24"/>
        </w:rPr>
        <w:t>et al.</w:t>
      </w:r>
      <w:r w:rsidRPr="00105668">
        <w:rPr>
          <w:rFonts w:ascii="Calibri" w:hAnsi="Calibri" w:cs="Calibri"/>
          <w:noProof/>
          <w:szCs w:val="24"/>
        </w:rPr>
        <w:t xml:space="preserve"> (2018) ‘From the stand scale to the landscape scale: predicting the spatial patterns of forest regeneration after disturbance’, </w:t>
      </w:r>
      <w:r w:rsidRPr="00105668">
        <w:rPr>
          <w:rFonts w:ascii="Calibri" w:hAnsi="Calibri" w:cs="Calibri"/>
          <w:i/>
          <w:iCs/>
          <w:noProof/>
          <w:szCs w:val="24"/>
        </w:rPr>
        <w:t>Ecological Applications</w:t>
      </w:r>
      <w:r w:rsidRPr="00105668">
        <w:rPr>
          <w:rFonts w:ascii="Calibri" w:hAnsi="Calibri" w:cs="Calibri"/>
          <w:noProof/>
          <w:szCs w:val="24"/>
        </w:rPr>
        <w:t>, 28(6), pp. 1626–1639. doi: 10.1002/eap.1756.</w:t>
      </w:r>
    </w:p>
    <w:p w14:paraId="5CC23816"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lastRenderedPageBreak/>
        <w:t xml:space="preserve">Shriver, R. K. </w:t>
      </w:r>
      <w:r w:rsidRPr="00105668">
        <w:rPr>
          <w:rFonts w:ascii="Calibri" w:hAnsi="Calibri" w:cs="Calibri"/>
          <w:i/>
          <w:iCs/>
          <w:noProof/>
          <w:szCs w:val="24"/>
        </w:rPr>
        <w:t>et al.</w:t>
      </w:r>
      <w:r w:rsidRPr="00105668">
        <w:rPr>
          <w:rFonts w:ascii="Calibri" w:hAnsi="Calibri" w:cs="Calibri"/>
          <w:noProof/>
          <w:szCs w:val="24"/>
        </w:rPr>
        <w:t xml:space="preserve"> (2019) ‘Transient population dynamics impede restoration and may promote ecosystem transformation after disturbance’, </w:t>
      </w:r>
      <w:r w:rsidRPr="00105668">
        <w:rPr>
          <w:rFonts w:ascii="Calibri" w:hAnsi="Calibri" w:cs="Calibri"/>
          <w:i/>
          <w:iCs/>
          <w:noProof/>
          <w:szCs w:val="24"/>
        </w:rPr>
        <w:t>Ecology Letters</w:t>
      </w:r>
      <w:r w:rsidRPr="00105668">
        <w:rPr>
          <w:rFonts w:ascii="Calibri" w:hAnsi="Calibri" w:cs="Calibri"/>
          <w:noProof/>
          <w:szCs w:val="24"/>
        </w:rPr>
        <w:t>, 22(9), pp. 1357–1366. doi: 10.1111/ele.13291.</w:t>
      </w:r>
    </w:p>
    <w:p w14:paraId="21EE92BE"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Shriver, R. K. </w:t>
      </w:r>
      <w:r w:rsidRPr="00105668">
        <w:rPr>
          <w:rFonts w:ascii="Calibri" w:hAnsi="Calibri" w:cs="Calibri"/>
          <w:i/>
          <w:iCs/>
          <w:noProof/>
          <w:szCs w:val="24"/>
        </w:rPr>
        <w:t>et al.</w:t>
      </w:r>
      <w:r w:rsidRPr="00105668">
        <w:rPr>
          <w:rFonts w:ascii="Calibri" w:hAnsi="Calibri" w:cs="Calibri"/>
          <w:noProof/>
          <w:szCs w:val="24"/>
        </w:rPr>
        <w:t xml:space="preserve"> (2021) ‘Quantifying the demographic vulnerabilities of dry woodlands to climate and competition using range‐wide monitoring data’, </w:t>
      </w:r>
      <w:r w:rsidRPr="00105668">
        <w:rPr>
          <w:rFonts w:ascii="Calibri" w:hAnsi="Calibri" w:cs="Calibri"/>
          <w:i/>
          <w:iCs/>
          <w:noProof/>
          <w:szCs w:val="24"/>
        </w:rPr>
        <w:t>Ecology</w:t>
      </w:r>
      <w:r w:rsidRPr="00105668">
        <w:rPr>
          <w:rFonts w:ascii="Calibri" w:hAnsi="Calibri" w:cs="Calibri"/>
          <w:noProof/>
          <w:szCs w:val="24"/>
        </w:rPr>
        <w:t>, 0(0), pp. 1–12. doi: 10.1002/ecy.3425.</w:t>
      </w:r>
    </w:p>
    <w:p w14:paraId="588038F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Slack, A. W., Kane, J. M. and Knapp, E. E. (2021) ‘Growth and defense inform large sugar pine ( Pinus lambertiana ) mortality in a fire ‐ excluded forest of the central Sierra Nevada’, </w:t>
      </w:r>
      <w:r w:rsidRPr="00105668">
        <w:rPr>
          <w:rFonts w:ascii="Calibri" w:hAnsi="Calibri" w:cs="Calibri"/>
          <w:i/>
          <w:iCs/>
          <w:noProof/>
          <w:szCs w:val="24"/>
        </w:rPr>
        <w:t>Trees</w:t>
      </w:r>
      <w:r w:rsidRPr="00105668">
        <w:rPr>
          <w:rFonts w:ascii="Calibri" w:hAnsi="Calibri" w:cs="Calibri"/>
          <w:noProof/>
          <w:szCs w:val="24"/>
        </w:rPr>
        <w:t>, (0123456789). doi: 10.1007/s00468-021-02098-8.</w:t>
      </w:r>
    </w:p>
    <w:p w14:paraId="4A1679E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Steel, Z. </w:t>
      </w:r>
      <w:r w:rsidRPr="00105668">
        <w:rPr>
          <w:rFonts w:ascii="Calibri" w:hAnsi="Calibri" w:cs="Calibri"/>
          <w:i/>
          <w:iCs/>
          <w:noProof/>
          <w:szCs w:val="24"/>
        </w:rPr>
        <w:t>et al.</w:t>
      </w:r>
      <w:r w:rsidRPr="00105668">
        <w:rPr>
          <w:rFonts w:ascii="Calibri" w:hAnsi="Calibri" w:cs="Calibri"/>
          <w:noProof/>
          <w:szCs w:val="24"/>
        </w:rPr>
        <w:t xml:space="preserve"> (2021) ‘Do Forest Fuel Reduction Treatments Confer Resistance to Beetle Infestation and Drought Mortality?’, </w:t>
      </w:r>
      <w:r w:rsidRPr="00105668">
        <w:rPr>
          <w:rFonts w:ascii="Calibri" w:hAnsi="Calibri" w:cs="Calibri"/>
          <w:i/>
          <w:iCs/>
          <w:noProof/>
          <w:szCs w:val="24"/>
        </w:rPr>
        <w:t>Ecosphere</w:t>
      </w:r>
      <w:r w:rsidRPr="00105668">
        <w:rPr>
          <w:rFonts w:ascii="Calibri" w:hAnsi="Calibri" w:cs="Calibri"/>
          <w:noProof/>
          <w:szCs w:val="24"/>
        </w:rPr>
        <w:t>, 12(January). doi: 10.1002/ecs2.3344.</w:t>
      </w:r>
    </w:p>
    <w:p w14:paraId="5B4F7DC4"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Steel, Z. L., Safford, H. D. and Viers, J. H. (2015) ‘The fire frequency-severity relationship and the legacy of fire suppression in California forests http://www.esajournals.org/doi/pdf/10.1890/ES14-00224.1’, </w:t>
      </w:r>
      <w:r w:rsidRPr="00105668">
        <w:rPr>
          <w:rFonts w:ascii="Calibri" w:hAnsi="Calibri" w:cs="Calibri"/>
          <w:i/>
          <w:iCs/>
          <w:noProof/>
          <w:szCs w:val="24"/>
        </w:rPr>
        <w:t>Ecosphere</w:t>
      </w:r>
      <w:r w:rsidRPr="00105668">
        <w:rPr>
          <w:rFonts w:ascii="Calibri" w:hAnsi="Calibri" w:cs="Calibri"/>
          <w:noProof/>
          <w:szCs w:val="24"/>
        </w:rPr>
        <w:t>, 6(1). doi: 10.1890/ES14-00224.1.</w:t>
      </w:r>
    </w:p>
    <w:p w14:paraId="1398A2C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Stephens, S. C. L. S. </w:t>
      </w:r>
      <w:r w:rsidRPr="00105668">
        <w:rPr>
          <w:rFonts w:ascii="Calibri" w:hAnsi="Calibri" w:cs="Calibri"/>
          <w:i/>
          <w:iCs/>
          <w:noProof/>
          <w:szCs w:val="24"/>
        </w:rPr>
        <w:t>et al.</w:t>
      </w:r>
      <w:r w:rsidRPr="00105668">
        <w:rPr>
          <w:rFonts w:ascii="Calibri" w:hAnsi="Calibri" w:cs="Calibri"/>
          <w:noProof/>
          <w:szCs w:val="24"/>
        </w:rPr>
        <w:t xml:space="preserve"> (2015) ‘Historical and current landscape-scale ponderosa pine and mixed conifer forest structure in the Southern Sierra Nevada’, </w:t>
      </w:r>
      <w:r w:rsidRPr="00105668">
        <w:rPr>
          <w:rFonts w:ascii="Calibri" w:hAnsi="Calibri" w:cs="Calibri"/>
          <w:i/>
          <w:iCs/>
          <w:noProof/>
          <w:szCs w:val="24"/>
        </w:rPr>
        <w:t>Ecosphere</w:t>
      </w:r>
      <w:r w:rsidRPr="00105668">
        <w:rPr>
          <w:rFonts w:ascii="Calibri" w:hAnsi="Calibri" w:cs="Calibri"/>
          <w:noProof/>
          <w:szCs w:val="24"/>
        </w:rPr>
        <w:t>, 6(May), pp. 1–63.</w:t>
      </w:r>
    </w:p>
    <w:p w14:paraId="61AA105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Stephens, S. L. </w:t>
      </w:r>
      <w:r w:rsidRPr="00105668">
        <w:rPr>
          <w:rFonts w:ascii="Calibri" w:hAnsi="Calibri" w:cs="Calibri"/>
          <w:i/>
          <w:iCs/>
          <w:noProof/>
          <w:szCs w:val="24"/>
        </w:rPr>
        <w:t>et al.</w:t>
      </w:r>
      <w:r w:rsidRPr="00105668">
        <w:rPr>
          <w:rFonts w:ascii="Calibri" w:hAnsi="Calibri" w:cs="Calibri"/>
          <w:noProof/>
          <w:szCs w:val="24"/>
        </w:rPr>
        <w:t xml:space="preserve"> (2018) ‘Drought, Tree Mortality, and Wildfire in Forests Adapted to Frequent Fire’, </w:t>
      </w:r>
      <w:r w:rsidRPr="00105668">
        <w:rPr>
          <w:rFonts w:ascii="Calibri" w:hAnsi="Calibri" w:cs="Calibri"/>
          <w:i/>
          <w:iCs/>
          <w:noProof/>
          <w:szCs w:val="24"/>
        </w:rPr>
        <w:t>BioScience</w:t>
      </w:r>
      <w:r w:rsidRPr="00105668">
        <w:rPr>
          <w:rFonts w:ascii="Calibri" w:hAnsi="Calibri" w:cs="Calibri"/>
          <w:noProof/>
          <w:szCs w:val="24"/>
        </w:rPr>
        <w:t>, XX(X), pp. 1–12. doi: 10.1093/biosci/bix146.</w:t>
      </w:r>
    </w:p>
    <w:p w14:paraId="5443096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Stephenson, N. L. </w:t>
      </w:r>
      <w:r w:rsidRPr="00105668">
        <w:rPr>
          <w:rFonts w:ascii="Calibri" w:hAnsi="Calibri" w:cs="Calibri"/>
          <w:i/>
          <w:iCs/>
          <w:noProof/>
          <w:szCs w:val="24"/>
        </w:rPr>
        <w:t>et al.</w:t>
      </w:r>
      <w:r w:rsidRPr="00105668">
        <w:rPr>
          <w:rFonts w:ascii="Calibri" w:hAnsi="Calibri" w:cs="Calibri"/>
          <w:noProof/>
          <w:szCs w:val="24"/>
        </w:rPr>
        <w:t xml:space="preserve"> (2019) ‘Which trees die during drought? The key role of insect host-tree selection’, </w:t>
      </w:r>
      <w:r w:rsidRPr="00105668">
        <w:rPr>
          <w:rFonts w:ascii="Calibri" w:hAnsi="Calibri" w:cs="Calibri"/>
          <w:i/>
          <w:iCs/>
          <w:noProof/>
          <w:szCs w:val="24"/>
        </w:rPr>
        <w:t>Journal of Ecology</w:t>
      </w:r>
      <w:r w:rsidRPr="00105668">
        <w:rPr>
          <w:rFonts w:ascii="Calibri" w:hAnsi="Calibri" w:cs="Calibri"/>
          <w:noProof/>
          <w:szCs w:val="24"/>
        </w:rPr>
        <w:t>, 107(5), pp. 2383–2401. doi: 10.1111/1365-2745.13176.</w:t>
      </w:r>
    </w:p>
    <w:p w14:paraId="2ACD1FD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Stevens, J. T. </w:t>
      </w:r>
      <w:r w:rsidRPr="00105668">
        <w:rPr>
          <w:rFonts w:ascii="Calibri" w:hAnsi="Calibri" w:cs="Calibri"/>
          <w:i/>
          <w:iCs/>
          <w:noProof/>
          <w:szCs w:val="24"/>
        </w:rPr>
        <w:t>et al.</w:t>
      </w:r>
      <w:r w:rsidRPr="00105668">
        <w:rPr>
          <w:rFonts w:ascii="Calibri" w:hAnsi="Calibri" w:cs="Calibri"/>
          <w:noProof/>
          <w:szCs w:val="24"/>
        </w:rPr>
        <w:t xml:space="preserve"> (2017) ‘Changing spatial patterns of stand-replacing fire in California conifer forests’, </w:t>
      </w:r>
      <w:r w:rsidRPr="00105668">
        <w:rPr>
          <w:rFonts w:ascii="Calibri" w:hAnsi="Calibri" w:cs="Calibri"/>
          <w:i/>
          <w:iCs/>
          <w:noProof/>
          <w:szCs w:val="24"/>
        </w:rPr>
        <w:t>Forest Ecology and Management</w:t>
      </w:r>
      <w:r w:rsidRPr="00105668">
        <w:rPr>
          <w:rFonts w:ascii="Calibri" w:hAnsi="Calibri" w:cs="Calibri"/>
          <w:noProof/>
          <w:szCs w:val="24"/>
        </w:rPr>
        <w:t>, 406(August), pp. 28–36. doi: 10.1016/j.foreco.2017.08.051.</w:t>
      </w:r>
    </w:p>
    <w:p w14:paraId="1A4B705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Stewart, J. A. E. </w:t>
      </w:r>
      <w:r w:rsidRPr="00105668">
        <w:rPr>
          <w:rFonts w:ascii="Calibri" w:hAnsi="Calibri" w:cs="Calibri"/>
          <w:i/>
          <w:iCs/>
          <w:noProof/>
          <w:szCs w:val="24"/>
        </w:rPr>
        <w:t>et al.</w:t>
      </w:r>
      <w:r w:rsidRPr="00105668">
        <w:rPr>
          <w:rFonts w:ascii="Calibri" w:hAnsi="Calibri" w:cs="Calibri"/>
          <w:noProof/>
          <w:szCs w:val="24"/>
        </w:rPr>
        <w:t xml:space="preserve"> (2021) ‘Effects of postfire climate and seed availability on postfire conifer regeneration’, </w:t>
      </w:r>
      <w:r w:rsidRPr="00105668">
        <w:rPr>
          <w:rFonts w:ascii="Calibri" w:hAnsi="Calibri" w:cs="Calibri"/>
          <w:i/>
          <w:iCs/>
          <w:noProof/>
          <w:szCs w:val="24"/>
        </w:rPr>
        <w:t>Ecological Applications</w:t>
      </w:r>
      <w:r w:rsidRPr="00105668">
        <w:rPr>
          <w:rFonts w:ascii="Calibri" w:hAnsi="Calibri" w:cs="Calibri"/>
          <w:noProof/>
          <w:szCs w:val="24"/>
        </w:rPr>
        <w:t>, 31(3), pp. 1–14. doi: 10.1002/eap.2280.</w:t>
      </w:r>
    </w:p>
    <w:p w14:paraId="5B22AA4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Voelker, S. L. </w:t>
      </w:r>
      <w:r w:rsidRPr="00105668">
        <w:rPr>
          <w:rFonts w:ascii="Calibri" w:hAnsi="Calibri" w:cs="Calibri"/>
          <w:i/>
          <w:iCs/>
          <w:noProof/>
          <w:szCs w:val="24"/>
        </w:rPr>
        <w:t>et al.</w:t>
      </w:r>
      <w:r w:rsidRPr="00105668">
        <w:rPr>
          <w:rFonts w:ascii="Calibri" w:hAnsi="Calibri" w:cs="Calibri"/>
          <w:noProof/>
          <w:szCs w:val="24"/>
        </w:rPr>
        <w:t xml:space="preserve"> (2019) ‘Fire deficits have increased drought sensitivity in dry conifer forests: Fire frequency and tree-ring carbon isotope evidence from Central Oregon’, </w:t>
      </w:r>
      <w:r w:rsidRPr="00105668">
        <w:rPr>
          <w:rFonts w:ascii="Calibri" w:hAnsi="Calibri" w:cs="Calibri"/>
          <w:i/>
          <w:iCs/>
          <w:noProof/>
          <w:szCs w:val="24"/>
        </w:rPr>
        <w:t>Global Change Biology</w:t>
      </w:r>
      <w:r w:rsidRPr="00105668">
        <w:rPr>
          <w:rFonts w:ascii="Calibri" w:hAnsi="Calibri" w:cs="Calibri"/>
          <w:noProof/>
          <w:szCs w:val="24"/>
        </w:rPr>
        <w:t>, 25(4), pp. 1247–1262. doi: 10.1111/gcb.14543.</w:t>
      </w:r>
    </w:p>
    <w:p w14:paraId="5BEA4CD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Wayman, R. B. and Safford, H. D. (2021) ‘Recent bark beetle outbreaks influence wildfire severity in mixed-conifer forests of the Sierra Nevada, California, USA’, </w:t>
      </w:r>
      <w:r w:rsidRPr="00105668">
        <w:rPr>
          <w:rFonts w:ascii="Calibri" w:hAnsi="Calibri" w:cs="Calibri"/>
          <w:i/>
          <w:iCs/>
          <w:noProof/>
          <w:szCs w:val="24"/>
        </w:rPr>
        <w:t>Ecological Applications</w:t>
      </w:r>
      <w:r w:rsidRPr="00105668">
        <w:rPr>
          <w:rFonts w:ascii="Calibri" w:hAnsi="Calibri" w:cs="Calibri"/>
          <w:noProof/>
          <w:szCs w:val="24"/>
        </w:rPr>
        <w:t>, 31(3), pp. 1–19. doi: 10.1002/eap.2287.</w:t>
      </w:r>
    </w:p>
    <w:p w14:paraId="46939E8A"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Westerling, A. L. (2018) </w:t>
      </w:r>
      <w:r w:rsidRPr="00105668">
        <w:rPr>
          <w:rFonts w:ascii="Calibri" w:hAnsi="Calibri" w:cs="Calibri"/>
          <w:i/>
          <w:iCs/>
          <w:noProof/>
          <w:szCs w:val="24"/>
        </w:rPr>
        <w:t>Wildfire Simulations for the Fourth California Climate Assessment: Projecting Changes in Extreme Wildfire Events with a Warming Climate</w:t>
      </w:r>
      <w:r w:rsidRPr="00105668">
        <w:rPr>
          <w:rFonts w:ascii="Calibri" w:hAnsi="Calibri" w:cs="Calibri"/>
          <w:noProof/>
          <w:szCs w:val="24"/>
        </w:rPr>
        <w:t>. CCCA4-CEC-2018–014. Available at: http://www.climateassessment.ca.gov/techreports/docs/20180827-Projections_CCCA4-CEC-2018-014.pdf.</w:t>
      </w:r>
    </w:p>
    <w:p w14:paraId="2835EF53"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Wilson, B. T. </w:t>
      </w:r>
      <w:r w:rsidRPr="00105668">
        <w:rPr>
          <w:rFonts w:ascii="Calibri" w:hAnsi="Calibri" w:cs="Calibri"/>
          <w:i/>
          <w:iCs/>
          <w:noProof/>
          <w:szCs w:val="24"/>
        </w:rPr>
        <w:t>et al.</w:t>
      </w:r>
      <w:r w:rsidRPr="00105668">
        <w:rPr>
          <w:rFonts w:ascii="Calibri" w:hAnsi="Calibri" w:cs="Calibri"/>
          <w:noProof/>
          <w:szCs w:val="24"/>
        </w:rPr>
        <w:t xml:space="preserve"> (2013) ‘Live tree species basal area of the contiguous United States (2000-2009)’. Newton Square, PA: USDA Forest Service, Rocky Mountain Research Station. Available at: https://doi.org/10.2737/RDS-2013-0013.</w:t>
      </w:r>
    </w:p>
    <w:p w14:paraId="382AF8C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Yeaton, R. I. (1983) ‘The Successional Replacement of Ponderosa Pine by Sugar Pine in the Sierra Nevada Author ( s ): Richard I . Yeaton Source : Bulletin of the Torrey Botanical Club , Jul . - Sep ., 1983 , Vol . 110 , No . 3 ( Jul . - Published by : Torrey Botanical Society ’, 110(3), pp. 292–297.</w:t>
      </w:r>
    </w:p>
    <w:p w14:paraId="6397AC6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lastRenderedPageBreak/>
        <w:t xml:space="preserve">Yeaton, R. I. (1984) ‘Aspects of the Population Biology of Sugar Pine ( Pinus lambertiana Dougl .) on an Elevational Gradient in the Sierra Nevada of Central California’, </w:t>
      </w:r>
      <w:r w:rsidRPr="00105668">
        <w:rPr>
          <w:rFonts w:ascii="Calibri" w:hAnsi="Calibri" w:cs="Calibri"/>
          <w:i/>
          <w:iCs/>
          <w:noProof/>
          <w:szCs w:val="24"/>
        </w:rPr>
        <w:t>The American Midland Naturalist</w:t>
      </w:r>
      <w:r w:rsidRPr="00105668">
        <w:rPr>
          <w:rFonts w:ascii="Calibri" w:hAnsi="Calibri" w:cs="Calibri"/>
          <w:noProof/>
          <w:szCs w:val="24"/>
        </w:rPr>
        <w:t>, 111(1), pp. 126–137. Available at: https://www.jstor.org/stable/2425550.</w:t>
      </w:r>
    </w:p>
    <w:p w14:paraId="4CBE0D1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York, R. A. </w:t>
      </w:r>
      <w:r w:rsidRPr="00105668">
        <w:rPr>
          <w:rFonts w:ascii="Calibri" w:hAnsi="Calibri" w:cs="Calibri"/>
          <w:i/>
          <w:iCs/>
          <w:noProof/>
          <w:szCs w:val="24"/>
        </w:rPr>
        <w:t>et al.</w:t>
      </w:r>
      <w:r w:rsidRPr="00105668">
        <w:rPr>
          <w:rFonts w:ascii="Calibri" w:hAnsi="Calibri" w:cs="Calibri"/>
          <w:noProof/>
          <w:szCs w:val="24"/>
        </w:rPr>
        <w:t xml:space="preserve"> (2004) ‘Group selection management in conifer forests: Relationships between opening size and tree growth’, </w:t>
      </w:r>
      <w:r w:rsidRPr="00105668">
        <w:rPr>
          <w:rFonts w:ascii="Calibri" w:hAnsi="Calibri" w:cs="Calibri"/>
          <w:i/>
          <w:iCs/>
          <w:noProof/>
          <w:szCs w:val="24"/>
        </w:rPr>
        <w:t>Canadian Journal of Forest Research</w:t>
      </w:r>
      <w:r w:rsidRPr="00105668">
        <w:rPr>
          <w:rFonts w:ascii="Calibri" w:hAnsi="Calibri" w:cs="Calibri"/>
          <w:noProof/>
          <w:szCs w:val="24"/>
        </w:rPr>
        <w:t>, 34(3), pp. 630–641. doi: 10.1139/x03-222.</w:t>
      </w:r>
    </w:p>
    <w:p w14:paraId="3209EAA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York, R. A. </w:t>
      </w:r>
      <w:r w:rsidRPr="00105668">
        <w:rPr>
          <w:rFonts w:ascii="Calibri" w:hAnsi="Calibri" w:cs="Calibri"/>
          <w:i/>
          <w:iCs/>
          <w:noProof/>
          <w:szCs w:val="24"/>
        </w:rPr>
        <w:t>et al.</w:t>
      </w:r>
      <w:r w:rsidRPr="00105668">
        <w:rPr>
          <w:rFonts w:ascii="Calibri" w:hAnsi="Calibri" w:cs="Calibri"/>
          <w:noProof/>
          <w:szCs w:val="24"/>
        </w:rPr>
        <w:t xml:space="preserve"> (2012) ‘A gap-based approach for regenerating pine species and reducing surface fuels in multi-aged mixed conifer stands in the Sierra Nevada, California’, </w:t>
      </w:r>
      <w:r w:rsidRPr="00105668">
        <w:rPr>
          <w:rFonts w:ascii="Calibri" w:hAnsi="Calibri" w:cs="Calibri"/>
          <w:i/>
          <w:iCs/>
          <w:noProof/>
          <w:szCs w:val="24"/>
        </w:rPr>
        <w:t>Forestry</w:t>
      </w:r>
      <w:r w:rsidRPr="00105668">
        <w:rPr>
          <w:rFonts w:ascii="Calibri" w:hAnsi="Calibri" w:cs="Calibri"/>
          <w:noProof/>
          <w:szCs w:val="24"/>
        </w:rPr>
        <w:t>, 85(2), pp. 203–213. doi: 10.1093/forestry/cpr058.</w:t>
      </w:r>
    </w:p>
    <w:p w14:paraId="417AD4D7" w14:textId="77777777" w:rsidR="00105668" w:rsidRPr="00105668" w:rsidRDefault="00105668" w:rsidP="00105668">
      <w:pPr>
        <w:widowControl w:val="0"/>
        <w:autoSpaceDE w:val="0"/>
        <w:autoSpaceDN w:val="0"/>
        <w:adjustRightInd w:val="0"/>
        <w:spacing w:line="240" w:lineRule="auto"/>
        <w:rPr>
          <w:rFonts w:ascii="Calibri" w:hAnsi="Calibri" w:cs="Calibri"/>
          <w:noProof/>
        </w:rPr>
      </w:pPr>
      <w:r w:rsidRPr="00105668">
        <w:rPr>
          <w:rFonts w:ascii="Calibri" w:hAnsi="Calibri" w:cs="Calibri"/>
          <w:noProof/>
          <w:szCs w:val="24"/>
        </w:rPr>
        <w:t xml:space="preserve">Young, D. J. N. </w:t>
      </w:r>
      <w:r w:rsidRPr="00105668">
        <w:rPr>
          <w:rFonts w:ascii="Calibri" w:hAnsi="Calibri" w:cs="Calibri"/>
          <w:i/>
          <w:iCs/>
          <w:noProof/>
          <w:szCs w:val="24"/>
        </w:rPr>
        <w:t>et al.</w:t>
      </w:r>
      <w:r w:rsidRPr="00105668">
        <w:rPr>
          <w:rFonts w:ascii="Calibri" w:hAnsi="Calibri" w:cs="Calibri"/>
          <w:noProof/>
          <w:szCs w:val="24"/>
        </w:rPr>
        <w:t xml:space="preserve"> (2017) ‘Long-term climate and competition explain forest mortality patterns under extreme drought’, </w:t>
      </w:r>
      <w:r w:rsidRPr="00105668">
        <w:rPr>
          <w:rFonts w:ascii="Calibri" w:hAnsi="Calibri" w:cs="Calibri"/>
          <w:i/>
          <w:iCs/>
          <w:noProof/>
          <w:szCs w:val="24"/>
        </w:rPr>
        <w:t>Ecology Letters</w:t>
      </w:r>
      <w:r w:rsidRPr="00105668">
        <w:rPr>
          <w:rFonts w:ascii="Calibri" w:hAnsi="Calibri" w:cs="Calibri"/>
          <w:noProof/>
          <w:szCs w:val="24"/>
        </w:rPr>
        <w:t>, 20(1), pp. 78–86. doi: 10.1111/ele.12711.</w:t>
      </w:r>
    </w:p>
    <w:p w14:paraId="0FE8925A" w14:textId="2BE0F2B3" w:rsidR="00EB4A84" w:rsidRPr="00EB4A84" w:rsidRDefault="00EB4A84" w:rsidP="00EB4A84">
      <w:pPr>
        <w:rPr>
          <w:lang w:eastAsia="zh-CN" w:bidi="hi-IN"/>
        </w:rPr>
      </w:pPr>
      <w:r>
        <w:rPr>
          <w:lang w:eastAsia="zh-CN" w:bidi="hi-IN"/>
        </w:rPr>
        <w:fldChar w:fldCharType="end"/>
      </w:r>
    </w:p>
    <w:p w14:paraId="30B6AB74" w14:textId="77777777" w:rsidR="0021575D" w:rsidRDefault="0021575D">
      <w:pPr>
        <w:rPr>
          <w:rFonts w:asciiTheme="majorHAnsi" w:eastAsiaTheme="majorEastAsia" w:hAnsiTheme="majorHAnsi" w:cstheme="majorBidi"/>
          <w:color w:val="2F5496" w:themeColor="accent1" w:themeShade="BF"/>
          <w:sz w:val="32"/>
          <w:szCs w:val="32"/>
        </w:rPr>
      </w:pPr>
      <w:r>
        <w:br w:type="page"/>
      </w:r>
    </w:p>
    <w:p w14:paraId="499CE184" w14:textId="05628C8D"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438BC1BD">
            <wp:extent cx="2712720" cy="4222115"/>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rotWithShape="1">
                    <a:blip r:embed="rId12" cstate="print">
                      <a:extLst>
                        <a:ext uri="{28A0092B-C50C-407E-A947-70E740481C1C}">
                          <a14:useLocalDpi xmlns:a14="http://schemas.microsoft.com/office/drawing/2010/main" val="0"/>
                        </a:ext>
                      </a:extLst>
                    </a:blip>
                    <a:srcRect l="26538" r="27821"/>
                    <a:stretch/>
                  </pic:blipFill>
                  <pic:spPr bwMode="auto">
                    <a:xfrm>
                      <a:off x="0" y="0"/>
                      <a:ext cx="2712720" cy="4222115"/>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066B8F67" w:rsidR="003E0B60" w:rsidRPr="00462B96" w:rsidRDefault="003E0B60" w:rsidP="008400A4">
      <w:pPr>
        <w:pStyle w:val="Caption"/>
      </w:pPr>
      <w:bookmarkStart w:id="194" w:name="_Ref94877166"/>
      <w:r>
        <w:t xml:space="preserve">Figure </w:t>
      </w:r>
      <w:r w:rsidR="00E13880">
        <w:fldChar w:fldCharType="begin"/>
      </w:r>
      <w:r w:rsidR="00E13880">
        <w:instrText xml:space="preserve"> SEQ Figure \* ARA</w:instrText>
      </w:r>
      <w:r w:rsidR="00E13880">
        <w:instrText xml:space="preserve">BIC </w:instrText>
      </w:r>
      <w:r w:rsidR="00E13880">
        <w:fldChar w:fldCharType="separate"/>
      </w:r>
      <w:r w:rsidR="009166BF">
        <w:rPr>
          <w:noProof/>
        </w:rPr>
        <w:t>1</w:t>
      </w:r>
      <w:r w:rsidR="00E13880">
        <w:rPr>
          <w:noProof/>
        </w:rPr>
        <w:fldChar w:fldCharType="end"/>
      </w:r>
      <w:bookmarkEnd w:id="194"/>
      <w:r>
        <w:t>: Range delineation for sugar pine (green), developed from the USFS RMRS Live Tree Species Basal Area of the Contiguous United States 2000-2009. Inset shows position relative to North America.</w:t>
      </w:r>
    </w:p>
    <w:p w14:paraId="40E71624" w14:textId="77777777" w:rsidR="007E3804" w:rsidRDefault="007E3804" w:rsidP="008400A4">
      <w:pPr>
        <w:keepNext/>
      </w:pPr>
      <w:r>
        <w:rPr>
          <w:noProof/>
        </w:rPr>
        <w:lastRenderedPageBreak/>
        <w:drawing>
          <wp:inline distT="0" distB="0" distL="0" distR="0" wp14:anchorId="7E22CEF5" wp14:editId="11240FCB">
            <wp:extent cx="5658802" cy="6964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2602" cy="6993973"/>
                    </a:xfrm>
                    <a:prstGeom prst="rect">
                      <a:avLst/>
                    </a:prstGeom>
                  </pic:spPr>
                </pic:pic>
              </a:graphicData>
            </a:graphic>
          </wp:inline>
        </w:drawing>
      </w:r>
    </w:p>
    <w:p w14:paraId="7C4930ED" w14:textId="4D658E2B" w:rsidR="007E3804" w:rsidRDefault="007E3804" w:rsidP="007E3804">
      <w:pPr>
        <w:pStyle w:val="Caption"/>
      </w:pPr>
      <w:bookmarkStart w:id="195" w:name="_Ref93744929"/>
      <w:commentRangeStart w:id="196"/>
      <w:r>
        <w:t xml:space="preserve">Figure </w:t>
      </w:r>
      <w:fldSimple w:instr=" SEQ Figure \* ARABIC ">
        <w:r w:rsidR="009166BF">
          <w:rPr>
            <w:noProof/>
          </w:rPr>
          <w:t>2</w:t>
        </w:r>
      </w:fldSimple>
      <w:bookmarkEnd w:id="195"/>
      <w:r w:rsidR="008400A4">
        <w:rPr>
          <w:noProof/>
        </w:rPr>
        <w:t xml:space="preserve">: </w:t>
      </w:r>
      <w:commentRangeEnd w:id="196"/>
      <w:r w:rsidR="00090276">
        <w:rPr>
          <w:rStyle w:val="CommentReference"/>
          <w:i w:val="0"/>
          <w:iCs w:val="0"/>
          <w:color w:val="auto"/>
        </w:rPr>
        <w:commentReference w:id="196"/>
      </w:r>
      <w:r w:rsidR="008400A4">
        <w:rPr>
          <w:noProof/>
        </w:rPr>
        <w:t xml:space="preserve">Fixed effects of initial DBH, fire, WPBR, neighborhood basal area, drought, and site dryness on survival. </w:t>
      </w:r>
      <w:r w:rsidR="00AC4853">
        <w:rPr>
          <w:noProof/>
        </w:rPr>
        <w:t>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Predictions were generated using the posterior samples for model parameters</w:t>
      </w:r>
      <w:r w:rsidR="00143E5F">
        <w:rPr>
          <w:noProof/>
        </w:rPr>
        <w:t xml:space="preserve">, resulting in a range of predicted survival for each set of explanatory variable values. Lines show the median predicted survival, darker ribbons show a 50% credible interval, and lighter ribbons show a 95% credible interval. Random </w:t>
      </w:r>
      <w:r w:rsidR="00143E5F">
        <w:rPr>
          <w:noProof/>
        </w:rPr>
        <w:lastRenderedPageBreak/>
        <w:t>effects were held at 0.</w:t>
      </w:r>
      <w:r w:rsidR="008A7C78">
        <w:rPr>
          <w:noProof/>
        </w:rPr>
        <w:t xml:space="preserve"> Note the varying scales on the Y-axis.</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p>
    <w:p w14:paraId="5D348714" w14:textId="72487FFF" w:rsidR="007E3804" w:rsidRDefault="00143E5F" w:rsidP="008400A4">
      <w:pPr>
        <w:keepNext/>
      </w:pPr>
      <w:r>
        <w:rPr>
          <w:noProof/>
        </w:rPr>
        <w:t xml:space="preserve"> </w:t>
      </w:r>
      <w:r w:rsidR="007E3804">
        <w:rPr>
          <w:noProof/>
        </w:rPr>
        <w:drawing>
          <wp:inline distT="0" distB="0" distL="0" distR="0" wp14:anchorId="1515FA6E" wp14:editId="580D7A0C">
            <wp:extent cx="5640229" cy="6941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5069" cy="6960085"/>
                    </a:xfrm>
                    <a:prstGeom prst="rect">
                      <a:avLst/>
                    </a:prstGeom>
                  </pic:spPr>
                </pic:pic>
              </a:graphicData>
            </a:graphic>
          </wp:inline>
        </w:drawing>
      </w:r>
    </w:p>
    <w:p w14:paraId="45744BE9" w14:textId="11FCC540" w:rsidR="007E3804" w:rsidRDefault="007E3804" w:rsidP="007E3804">
      <w:pPr>
        <w:pStyle w:val="Caption"/>
      </w:pPr>
      <w:bookmarkStart w:id="197" w:name="_Ref94611931"/>
      <w:r>
        <w:t xml:space="preserve">Figure </w:t>
      </w:r>
      <w:fldSimple w:instr=" SEQ Figure \* ARABIC ">
        <w:r w:rsidR="009166BF">
          <w:rPr>
            <w:noProof/>
          </w:rPr>
          <w:t>3</w:t>
        </w:r>
      </w:fldSimple>
      <w:bookmarkEnd w:id="197"/>
      <w:r w:rsidR="00DE4D0E">
        <w:rPr>
          <w:noProof/>
        </w:rPr>
        <w:t>:</w:t>
      </w:r>
      <w:r w:rsidR="00143E5F" w:rsidRPr="00143E5F">
        <w:rPr>
          <w:noProof/>
        </w:rPr>
        <w:t xml:space="preserve"> </w:t>
      </w:r>
      <w:r w:rsidR="00143E5F">
        <w:rPr>
          <w:noProof/>
        </w:rPr>
        <w:t xml:space="preserve">Fixed effects of initial DBH, fire, WPBR, neighborhood basal area, drought, and site dryness on growth. In the top left panel, DBH growth over the 10 years between censuses (Y-axis) is predicted for stems of various initial size (X-axis), holding other variables at “Absent” (for fire and WPBR) or 0 (scaled mean, for basal area, drought, and site dryness). In the other panels, growth is predicted for stems of various sizes and across two levels of each other explanatory variable: with or without disturbance, or at high (1.0) or low (-1.0) values for scaled continuous variables. Predictions were generated using the posterior </w:t>
      </w:r>
      <w:r w:rsidR="00143E5F">
        <w:rPr>
          <w:noProof/>
        </w:rPr>
        <w:lastRenderedPageBreak/>
        <w:t>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r w:rsidR="008A7C78">
        <w:rPr>
          <w:noProof/>
        </w:rPr>
        <w:t xml:space="preserve"> Note the varying scales on the Y-axis.</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p>
    <w:p w14:paraId="7A90CA33" w14:textId="77777777" w:rsidR="007E3804" w:rsidRDefault="007E3804" w:rsidP="008400A4">
      <w:pPr>
        <w:keepNext/>
      </w:pPr>
      <w:r>
        <w:rPr>
          <w:noProof/>
        </w:rPr>
        <w:drawing>
          <wp:inline distT="0" distB="0" distL="0" distR="0" wp14:anchorId="5BB37C55" wp14:editId="59AB0D32">
            <wp:extent cx="5637805" cy="6938838"/>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7805" cy="6938838"/>
                    </a:xfrm>
                    <a:prstGeom prst="rect">
                      <a:avLst/>
                    </a:prstGeom>
                  </pic:spPr>
                </pic:pic>
              </a:graphicData>
            </a:graphic>
          </wp:inline>
        </w:drawing>
      </w:r>
    </w:p>
    <w:p w14:paraId="6DB62EB3" w14:textId="7BF6D6C8" w:rsidR="007E3804" w:rsidRDefault="007E3804" w:rsidP="007E3804">
      <w:pPr>
        <w:pStyle w:val="Caption"/>
      </w:pPr>
      <w:bookmarkStart w:id="198" w:name="_Ref94613276"/>
      <w:r>
        <w:t xml:space="preserve">Figure </w:t>
      </w:r>
      <w:fldSimple w:instr=" SEQ Figure \* ARABIC ">
        <w:r w:rsidR="009166BF">
          <w:rPr>
            <w:noProof/>
          </w:rPr>
          <w:t>4</w:t>
        </w:r>
      </w:fldSimple>
      <w:bookmarkEnd w:id="198"/>
      <w:r w:rsidR="00DE4D0E">
        <w:rPr>
          <w:noProof/>
        </w:rPr>
        <w:t>:</w:t>
      </w:r>
      <w:r w:rsidR="00143E5F">
        <w:rPr>
          <w:noProof/>
        </w:rPr>
        <w:t xml:space="preserve"> Fixed effects of initial DBH, fire, WPBR, neighborhood basal area, drought, and site dryness on </w:t>
      </w:r>
      <w:r w:rsidR="00F23E3D">
        <w:rPr>
          <w:noProof/>
        </w:rPr>
        <w:t>fecundity</w:t>
      </w:r>
      <w:r w:rsidR="00143E5F">
        <w:rPr>
          <w:noProof/>
        </w:rPr>
        <w:t xml:space="preserve">. In the top left panel, </w:t>
      </w:r>
      <w:r w:rsidR="00F23E3D">
        <w:rPr>
          <w:noProof/>
        </w:rPr>
        <w:t xml:space="preserve">fecundity </w:t>
      </w:r>
      <w:r w:rsidR="00143E5F">
        <w:rPr>
          <w:noProof/>
        </w:rPr>
        <w:t xml:space="preserve">(Y-axis) is predicted for stems of various initial size (X-axis), holding other variables at “Absent” (for fire and WPBR) or 0 (scaled mean, for basal area, drought, and site dryness). In the other panels, </w:t>
      </w:r>
      <w:r w:rsidR="00F23E3D">
        <w:rPr>
          <w:noProof/>
        </w:rPr>
        <w:t>fecundity</w:t>
      </w:r>
      <w:r w:rsidR="00143E5F">
        <w:rPr>
          <w:noProof/>
        </w:rPr>
        <w:t xml:space="preserve"> is predicted for stems of </w:t>
      </w:r>
      <w:r w:rsidR="00143E5F">
        <w:rPr>
          <w:noProof/>
        </w:rPr>
        <w:lastRenderedPageBreak/>
        <w:t>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r w:rsidR="008A7C78">
        <w:rPr>
          <w:noProof/>
        </w:rPr>
        <w:t xml:space="preserve"> Note the varying scales</w:t>
      </w:r>
      <w:r w:rsidR="00FD714B">
        <w:rPr>
          <w:noProof/>
        </w:rPr>
        <w:t xml:space="preserve"> and log</w:t>
      </w:r>
      <w:r w:rsidR="00FD714B" w:rsidRPr="00FD714B">
        <w:rPr>
          <w:noProof/>
          <w:vertAlign w:val="subscript"/>
        </w:rPr>
        <w:t>10</w:t>
      </w:r>
      <w:r w:rsidR="00FD714B">
        <w:rPr>
          <w:noProof/>
        </w:rPr>
        <w:t xml:space="preserve"> scaling </w:t>
      </w:r>
      <w:r w:rsidR="008A7C78">
        <w:rPr>
          <w:noProof/>
        </w:rPr>
        <w:t>on the Y-axis.</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p>
    <w:p w14:paraId="357A16E4" w14:textId="77777777" w:rsidR="00A708CE" w:rsidRDefault="00A708CE" w:rsidP="00A708CE">
      <w:pPr>
        <w:keepNext/>
      </w:pPr>
      <w:r>
        <w:rPr>
          <w:noProof/>
        </w:rPr>
        <w:drawing>
          <wp:inline distT="0" distB="0" distL="0" distR="0" wp14:anchorId="648EA25A" wp14:editId="360420A1">
            <wp:extent cx="5898192" cy="37185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6" cstate="print">
                      <a:extLst>
                        <a:ext uri="{28A0092B-C50C-407E-A947-70E740481C1C}">
                          <a14:useLocalDpi xmlns:a14="http://schemas.microsoft.com/office/drawing/2010/main" val="0"/>
                        </a:ext>
                      </a:extLst>
                    </a:blip>
                    <a:srcRect t="8784" b="8771"/>
                    <a:stretch/>
                  </pic:blipFill>
                  <pic:spPr bwMode="auto">
                    <a:xfrm>
                      <a:off x="0" y="0"/>
                      <a:ext cx="5903961" cy="3722197"/>
                    </a:xfrm>
                    <a:prstGeom prst="rect">
                      <a:avLst/>
                    </a:prstGeom>
                    <a:ln>
                      <a:noFill/>
                    </a:ln>
                    <a:extLst>
                      <a:ext uri="{53640926-AAD7-44D8-BBD7-CCE9431645EC}">
                        <a14:shadowObscured xmlns:a14="http://schemas.microsoft.com/office/drawing/2010/main"/>
                      </a:ext>
                    </a:extLst>
                  </pic:spPr>
                </pic:pic>
              </a:graphicData>
            </a:graphic>
          </wp:inline>
        </w:drawing>
      </w:r>
    </w:p>
    <w:p w14:paraId="631F8CF6" w14:textId="62908B55" w:rsidR="007E3804" w:rsidRPr="007E3804" w:rsidRDefault="00A708CE" w:rsidP="00A708CE">
      <w:pPr>
        <w:pStyle w:val="Caption"/>
      </w:pPr>
      <w:bookmarkStart w:id="199" w:name="_Ref94615945"/>
      <w:r>
        <w:t xml:space="preserve">Figure </w:t>
      </w:r>
      <w:fldSimple w:instr=" SEQ Figure \* ARABIC ">
        <w:r w:rsidR="009166BF">
          <w:rPr>
            <w:noProof/>
          </w:rPr>
          <w:t>5</w:t>
        </w:r>
      </w:fldSimple>
      <w:bookmarkEnd w:id="199"/>
      <w:r w:rsidR="00F23E3D">
        <w:rPr>
          <w:noProof/>
        </w:rPr>
        <w:t xml:space="preserve">: Posterior median random effect values for ecoregion subsections where sugar pine was present in the training data. The three panels show the random effect values for the survival, growth, and fecundity sub models. Ecoregion random effects drawn from a normal distribution with mean 0 and variance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s</m:t>
                </m:r>
              </m:e>
            </m:d>
          </m:sub>
          <m:sup>
            <m:r>
              <w:rPr>
                <w:rFonts w:ascii="Cambria Math" w:eastAsiaTheme="minorEastAsia" w:hAnsi="Cambria Math"/>
              </w:rPr>
              <m:t>2</m:t>
            </m:r>
          </m:sup>
        </m:sSubSup>
      </m:oMath>
      <w:r w:rsidR="00F23E3D">
        <w:rPr>
          <w:rFonts w:eastAsiaTheme="minorEastAsia"/>
          <w:noProof/>
        </w:rPr>
        <w:t xml:space="preserv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g</m:t>
                </m:r>
              </m:e>
            </m:d>
          </m:sub>
          <m:sup>
            <m:r>
              <w:rPr>
                <w:rFonts w:ascii="Cambria Math" w:eastAsiaTheme="minorEastAsia" w:hAnsi="Cambria Math"/>
              </w:rPr>
              <m:t>2</m:t>
            </m:r>
          </m:sup>
        </m:sSubSup>
      </m:oMath>
      <w:r w:rsidR="00F23E3D">
        <w:rPr>
          <w:rFonts w:eastAsiaTheme="minorEastAsia"/>
          <w:noProof/>
        </w:rPr>
        <w:t xml:space="preserve">, and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f</m:t>
                </m:r>
              </m:e>
            </m:d>
          </m:sub>
          <m:sup>
            <m:r>
              <w:rPr>
                <w:rFonts w:ascii="Cambria Math" w:eastAsiaTheme="minorEastAsia" w:hAnsi="Cambria Math"/>
              </w:rPr>
              <m:t>2</m:t>
            </m:r>
          </m:sup>
        </m:sSubSup>
      </m:oMath>
      <w:r w:rsidR="00F23E3D">
        <w:rPr>
          <w:rFonts w:eastAsiaTheme="minorEastAsia"/>
          <w:noProof/>
        </w:rPr>
        <w:t xml:space="preserve"> for the survival, growth, and fecundity sub models, respectively. </w:t>
      </w:r>
      <w:r w:rsidR="008A7C78">
        <w:rPr>
          <w:rFonts w:eastAsiaTheme="minorEastAsia"/>
          <w:noProof/>
        </w:rPr>
        <w:t xml:space="preserve">Ecoregions have been clipped by the sugar pine range polygon. Ecoregion effects should be interpreted as representing broad-scale variation in vital rates across the range of sugar pine which is not explained by the other variables in the model (i.e., by individual size and its interactions with fire, WPBR, basal area, drought, and site dryness, or by plot-scale variation). </w:t>
      </w:r>
    </w:p>
    <w:p w14:paraId="33A71862" w14:textId="77777777" w:rsidR="001161D9" w:rsidRDefault="001161D9" w:rsidP="001161D9">
      <w:pPr>
        <w:keepNext/>
      </w:pPr>
      <w:r>
        <w:rPr>
          <w:noProof/>
        </w:rPr>
        <w:lastRenderedPageBreak/>
        <w:drawing>
          <wp:inline distT="0" distB="0" distL="0" distR="0" wp14:anchorId="7CF0ADA3" wp14:editId="35D83025">
            <wp:extent cx="3169925" cy="5943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9925" cy="5943610"/>
                    </a:xfrm>
                    <a:prstGeom prst="rect">
                      <a:avLst/>
                    </a:prstGeom>
                  </pic:spPr>
                </pic:pic>
              </a:graphicData>
            </a:graphic>
          </wp:inline>
        </w:drawing>
      </w:r>
    </w:p>
    <w:p w14:paraId="2C5F2E8F" w14:textId="61C4228D" w:rsidR="001161D9" w:rsidRDefault="001161D9" w:rsidP="001161D9">
      <w:pPr>
        <w:pStyle w:val="Caption"/>
      </w:pPr>
      <w:bookmarkStart w:id="200" w:name="_Ref94616225"/>
      <w:r>
        <w:t xml:space="preserve">Figure </w:t>
      </w:r>
      <w:fldSimple w:instr=" SEQ Figure \* ARABIC ">
        <w:r w:rsidR="009166BF">
          <w:rPr>
            <w:noProof/>
          </w:rPr>
          <w:t>6</w:t>
        </w:r>
      </w:fldSimple>
      <w:bookmarkEnd w:id="200"/>
      <w:r>
        <w:t>: Posterior distribution of asymptotic population growth rate (Lambda) under a variety of hypothetical scenarios</w:t>
      </w:r>
      <w:r w:rsidR="00B41811">
        <w:t>, each corresponding to the presence or absence of a specific stressor.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w:t>
      </w:r>
      <w:r>
        <w:t>andom effect values are held at 0</w:t>
      </w:r>
      <w:r w:rsidR="00B41811">
        <w:t xml:space="preserve">, </w:t>
      </w:r>
      <w:r>
        <w:t>representing an average plot in an average ecoregion</w:t>
      </w:r>
      <w:r w:rsidR="00B41811">
        <w:t>. The bounds of the figure have been restricted for readability of scenarios other than “Low BA.”</w:t>
      </w:r>
    </w:p>
    <w:p w14:paraId="4004C18D" w14:textId="77777777" w:rsidR="009166BF" w:rsidRDefault="009166BF" w:rsidP="009166BF">
      <w:pPr>
        <w:keepNext/>
      </w:pPr>
      <w:r>
        <w:rPr>
          <w:noProof/>
        </w:rPr>
        <w:lastRenderedPageBreak/>
        <w:drawing>
          <wp:inline distT="0" distB="0" distL="0" distR="0" wp14:anchorId="6882C8FE" wp14:editId="6B220CD3">
            <wp:extent cx="5943612" cy="3657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2CADA87C" w14:textId="6FBE6985" w:rsidR="009166BF" w:rsidRPr="009166BF" w:rsidRDefault="009166BF" w:rsidP="009166BF">
      <w:pPr>
        <w:pStyle w:val="Caption"/>
      </w:pPr>
      <w:bookmarkStart w:id="201" w:name="_Ref94620208"/>
      <w:commentRangeStart w:id="202"/>
      <w:r>
        <w:t xml:space="preserve">Figure </w:t>
      </w:r>
      <w:fldSimple w:instr=" SEQ Figure \* ARABIC ">
        <w:r>
          <w:rPr>
            <w:noProof/>
          </w:rPr>
          <w:t>7</w:t>
        </w:r>
      </w:fldSimple>
      <w:bookmarkEnd w:id="201"/>
      <w:commentRangeEnd w:id="202"/>
      <w:r w:rsidR="004C0B8F">
        <w:rPr>
          <w:rStyle w:val="CommentReference"/>
          <w:i w:val="0"/>
          <w:iCs w:val="0"/>
          <w:color w:val="auto"/>
        </w:rPr>
        <w:commentReference w:id="202"/>
      </w:r>
      <w:r>
        <w:t>: Distribution of predicted asymptotic population growth rates (Lambda) across observed subplots where sugar pine was present during the initial census. The asymptotic population growth rate was predicted for each subplot using model parameter values held at their posterior medians. The bounds of the figure have been restricted for readability</w:t>
      </w:r>
      <w:r w:rsidR="00715CFB">
        <w:t>.</w:t>
      </w:r>
    </w:p>
    <w:p w14:paraId="743AF64E" w14:textId="752F5399" w:rsidR="008F25B6" w:rsidRDefault="008F25B6" w:rsidP="00E9049A">
      <w:r>
        <w:br w:type="page"/>
      </w:r>
    </w:p>
    <w:p w14:paraId="4A917602" w14:textId="5FC06DA3" w:rsidR="008F25B6" w:rsidRDefault="008F25B6" w:rsidP="008F25B6">
      <w:pPr>
        <w:pStyle w:val="Heading1"/>
      </w:pPr>
      <w:bookmarkStart w:id="203" w:name="_Ref93658815"/>
      <w:r>
        <w:lastRenderedPageBreak/>
        <w:t>Supplementary Materials</w:t>
      </w:r>
      <w:bookmarkEnd w:id="203"/>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A0EBFB4">
            <wp:extent cx="4526721" cy="297976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26721" cy="2979768"/>
                    </a:xfrm>
                    <a:prstGeom prst="rect">
                      <a:avLst/>
                    </a:prstGeom>
                  </pic:spPr>
                </pic:pic>
              </a:graphicData>
            </a:graphic>
          </wp:inline>
        </w:drawing>
      </w:r>
    </w:p>
    <w:p w14:paraId="0877D86D" w14:textId="396345B3" w:rsidR="008F25B6" w:rsidRDefault="008F25B6" w:rsidP="008F25B6">
      <w:pPr>
        <w:pStyle w:val="Caption"/>
        <w:rPr>
          <w:rFonts w:eastAsiaTheme="minorEastAsia"/>
        </w:rPr>
      </w:pPr>
      <w:bookmarkStart w:id="204" w:name="_Ref93658573"/>
      <w:r>
        <w:t xml:space="preserve">Supplementary Figure </w:t>
      </w:r>
      <w:r w:rsidR="00E13880">
        <w:fldChar w:fldCharType="begin"/>
      </w:r>
      <w:r w:rsidR="00E13880">
        <w:instrText xml:space="preserve"> SEQ Supplementary_Figure \* ARABIC </w:instrText>
      </w:r>
      <w:r w:rsidR="00E13880">
        <w:fldChar w:fldCharType="separate"/>
      </w:r>
      <w:r w:rsidR="003E04A3">
        <w:rPr>
          <w:noProof/>
        </w:rPr>
        <w:t>1</w:t>
      </w:r>
      <w:r w:rsidR="00E13880">
        <w:rPr>
          <w:noProof/>
        </w:rPr>
        <w:fldChar w:fldCharType="end"/>
      </w:r>
      <w:bookmarkEnd w:id="204"/>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0479FBEB">
            <wp:extent cx="4515485" cy="3207635"/>
            <wp:effectExtent l="0" t="0" r="0" b="0"/>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31765" cy="3219200"/>
                    </a:xfrm>
                    <a:prstGeom prst="rect">
                      <a:avLst/>
                    </a:prstGeom>
                  </pic:spPr>
                </pic:pic>
              </a:graphicData>
            </a:graphic>
          </wp:inline>
        </w:drawing>
      </w:r>
    </w:p>
    <w:p w14:paraId="1EB7E987" w14:textId="699E8D73" w:rsidR="006144D6" w:rsidRDefault="006144D6" w:rsidP="006144D6">
      <w:pPr>
        <w:pStyle w:val="Caption"/>
      </w:pPr>
      <w:bookmarkStart w:id="205" w:name="_Ref93658580"/>
      <w:r>
        <w:t xml:space="preserve">Supplementary Figure </w:t>
      </w:r>
      <w:r w:rsidR="00E13880">
        <w:fldChar w:fldCharType="begin"/>
      </w:r>
      <w:r w:rsidR="00E13880">
        <w:instrText xml:space="preserve"> SEQ Supplementary_Figure \* ARABIC </w:instrText>
      </w:r>
      <w:r w:rsidR="00E13880">
        <w:fldChar w:fldCharType="separate"/>
      </w:r>
      <w:r w:rsidR="003E04A3">
        <w:rPr>
          <w:noProof/>
        </w:rPr>
        <w:t>2</w:t>
      </w:r>
      <w:r w:rsidR="00E13880">
        <w:rPr>
          <w:noProof/>
        </w:rPr>
        <w:fldChar w:fldCharType="end"/>
      </w:r>
      <w:bookmarkEnd w:id="205"/>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78979B64">
            <wp:extent cx="4992063" cy="328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2063" cy="3286085"/>
                    </a:xfrm>
                    <a:prstGeom prst="rect">
                      <a:avLst/>
                    </a:prstGeom>
                  </pic:spPr>
                </pic:pic>
              </a:graphicData>
            </a:graphic>
          </wp:inline>
        </w:drawing>
      </w:r>
    </w:p>
    <w:p w14:paraId="121401EB" w14:textId="59C57447" w:rsidR="006144D6" w:rsidRDefault="00166284" w:rsidP="00166284">
      <w:pPr>
        <w:pStyle w:val="Caption"/>
      </w:pPr>
      <w:bookmarkStart w:id="206" w:name="_Ref93658585"/>
      <w:r>
        <w:t xml:space="preserve">Supplementary Figure </w:t>
      </w:r>
      <w:r w:rsidR="00E13880">
        <w:fldChar w:fldCharType="begin"/>
      </w:r>
      <w:r w:rsidR="00E13880">
        <w:instrText xml:space="preserve"> SEQ Supplementary_Figure \* ARABIC </w:instrText>
      </w:r>
      <w:r w:rsidR="00E13880">
        <w:fldChar w:fldCharType="separate"/>
      </w:r>
      <w:r w:rsidR="003E04A3">
        <w:rPr>
          <w:noProof/>
        </w:rPr>
        <w:t>3</w:t>
      </w:r>
      <w:r w:rsidR="00E13880">
        <w:rPr>
          <w:noProof/>
        </w:rPr>
        <w:fldChar w:fldCharType="end"/>
      </w:r>
      <w:bookmarkEnd w:id="206"/>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059A7B57">
            <wp:extent cx="4709112" cy="3345180"/>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16469" cy="3350406"/>
                    </a:xfrm>
                    <a:prstGeom prst="rect">
                      <a:avLst/>
                    </a:prstGeom>
                  </pic:spPr>
                </pic:pic>
              </a:graphicData>
            </a:graphic>
          </wp:inline>
        </w:drawing>
      </w:r>
    </w:p>
    <w:p w14:paraId="13C04A4A" w14:textId="1C907B1F" w:rsidR="00166284" w:rsidRDefault="00166284" w:rsidP="00166284">
      <w:pPr>
        <w:pStyle w:val="Caption"/>
      </w:pPr>
      <w:bookmarkStart w:id="207" w:name="_Ref93658594"/>
      <w:r>
        <w:t xml:space="preserve">Supplementary Figure </w:t>
      </w:r>
      <w:r w:rsidR="00E13880">
        <w:fldChar w:fldCharType="begin"/>
      </w:r>
      <w:r w:rsidR="00E13880">
        <w:instrText xml:space="preserve"> SEQ Supplementary_Figure \* ARABIC </w:instrText>
      </w:r>
      <w:r w:rsidR="00E13880">
        <w:fldChar w:fldCharType="separate"/>
      </w:r>
      <w:r w:rsidR="003E04A3">
        <w:rPr>
          <w:noProof/>
        </w:rPr>
        <w:t>4</w:t>
      </w:r>
      <w:r w:rsidR="00E13880">
        <w:rPr>
          <w:noProof/>
        </w:rPr>
        <w:fldChar w:fldCharType="end"/>
      </w:r>
      <w:bookmarkEnd w:id="207"/>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5D790EBC">
            <wp:extent cx="4559389" cy="30012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59389" cy="3001272"/>
                    </a:xfrm>
                    <a:prstGeom prst="rect">
                      <a:avLst/>
                    </a:prstGeom>
                  </pic:spPr>
                </pic:pic>
              </a:graphicData>
            </a:graphic>
          </wp:inline>
        </w:drawing>
      </w:r>
    </w:p>
    <w:p w14:paraId="501B2DA9" w14:textId="046AB594" w:rsidR="00166284" w:rsidRDefault="00166284" w:rsidP="00166284">
      <w:pPr>
        <w:pStyle w:val="Caption"/>
      </w:pPr>
      <w:bookmarkStart w:id="208" w:name="_Ref93658597"/>
      <w:r>
        <w:t xml:space="preserve">Supplementary Figure </w:t>
      </w:r>
      <w:r w:rsidR="00E13880">
        <w:fldChar w:fldCharType="begin"/>
      </w:r>
      <w:r w:rsidR="00E13880">
        <w:instrText xml:space="preserve"> SEQ Supplementary_Figure \* ARABIC </w:instrText>
      </w:r>
      <w:r w:rsidR="00E13880">
        <w:fldChar w:fldCharType="separate"/>
      </w:r>
      <w:r w:rsidR="003E04A3">
        <w:rPr>
          <w:noProof/>
        </w:rPr>
        <w:t>5</w:t>
      </w:r>
      <w:r w:rsidR="00E13880">
        <w:rPr>
          <w:noProof/>
        </w:rPr>
        <w:fldChar w:fldCharType="end"/>
      </w:r>
      <w:bookmarkEnd w:id="208"/>
      <w:r>
        <w:t>: Posterior distributions (black) against prior distributions (red) for the fixed effect coefficients affecting fecundity in the recruitment model.</w:t>
      </w:r>
    </w:p>
    <w:p w14:paraId="0051D5B8" w14:textId="77777777" w:rsidR="00C45A1A" w:rsidRDefault="00C45A1A" w:rsidP="00C45A1A">
      <w:pPr>
        <w:keepNext/>
      </w:pPr>
      <w:commentRangeStart w:id="209"/>
      <w:r>
        <w:rPr>
          <w:noProof/>
        </w:rPr>
        <w:drawing>
          <wp:inline distT="0" distB="0" distL="0" distR="0" wp14:anchorId="2242AF05" wp14:editId="4D2FC233">
            <wp:extent cx="4419600" cy="3139521"/>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22760" cy="3141766"/>
                    </a:xfrm>
                    <a:prstGeom prst="rect">
                      <a:avLst/>
                    </a:prstGeom>
                  </pic:spPr>
                </pic:pic>
              </a:graphicData>
            </a:graphic>
          </wp:inline>
        </w:drawing>
      </w:r>
      <w:commentRangeEnd w:id="209"/>
      <w:r w:rsidR="001C02F2">
        <w:rPr>
          <w:rStyle w:val="CommentReference"/>
        </w:rPr>
        <w:commentReference w:id="209"/>
      </w:r>
    </w:p>
    <w:p w14:paraId="725CAA6F" w14:textId="633B505C" w:rsidR="00C45A1A" w:rsidRDefault="00C45A1A" w:rsidP="00C45A1A">
      <w:pPr>
        <w:pStyle w:val="Caption"/>
      </w:pPr>
      <w:bookmarkStart w:id="210" w:name="_Ref93658599"/>
      <w:r>
        <w:t xml:space="preserve">Supplementary Figure </w:t>
      </w:r>
      <w:r w:rsidR="00E13880">
        <w:fldChar w:fldCharType="begin"/>
      </w:r>
      <w:r w:rsidR="00E13880">
        <w:instrText xml:space="preserve"> SEQ Supplementary_Figure \* ARABIC </w:instrText>
      </w:r>
      <w:r w:rsidR="00E13880">
        <w:fldChar w:fldCharType="separate"/>
      </w:r>
      <w:r w:rsidR="003E04A3">
        <w:rPr>
          <w:noProof/>
        </w:rPr>
        <w:t>6</w:t>
      </w:r>
      <w:r w:rsidR="00E13880">
        <w:rPr>
          <w:noProof/>
        </w:rPr>
        <w:fldChar w:fldCharType="end"/>
      </w:r>
      <w:bookmarkEnd w:id="210"/>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1294E644">
            <wp:extent cx="5943010" cy="4222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324DC867" w14:textId="50F1F14E" w:rsidR="0027122B" w:rsidRDefault="0027122B" w:rsidP="0027122B">
      <w:pPr>
        <w:pStyle w:val="Caption"/>
      </w:pPr>
      <w:r>
        <w:t xml:space="preserve">Supplementary Figure </w:t>
      </w:r>
      <w:r w:rsidR="00E13880">
        <w:fldChar w:fldCharType="begin"/>
      </w:r>
      <w:r w:rsidR="00E13880">
        <w:instrText xml:space="preserve"> SEQ Supplementary_Figure \* ARABIC </w:instrText>
      </w:r>
      <w:r w:rsidR="00E13880">
        <w:fldChar w:fldCharType="separate"/>
      </w:r>
      <w:r w:rsidR="003E04A3">
        <w:rPr>
          <w:noProof/>
        </w:rPr>
        <w:t>7</w:t>
      </w:r>
      <w:r w:rsidR="00E13880">
        <w:rPr>
          <w:noProof/>
        </w:rPr>
        <w:fldChar w:fldCharType="end"/>
      </w:r>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w:t>
      </w:r>
      <w:proofErr w:type="gramStart"/>
      <w:r w:rsidR="00873E42">
        <w:t>each individual</w:t>
      </w:r>
      <w:proofErr w:type="gramEnd"/>
      <w:r w:rsidR="00873E42">
        <w:t xml:space="preserve">,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71BA9C1C">
            <wp:extent cx="5943600" cy="4222115"/>
            <wp:effectExtent l="0" t="0" r="0" b="69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4858AA0B" w14:textId="258F48DD" w:rsidR="004438A3" w:rsidRDefault="004438A3" w:rsidP="004438A3">
      <w:pPr>
        <w:pStyle w:val="Caption"/>
      </w:pPr>
      <w:r>
        <w:t xml:space="preserve">Supplementary Figure </w:t>
      </w:r>
      <w:r w:rsidR="00E13880">
        <w:fldChar w:fldCharType="begin"/>
      </w:r>
      <w:r w:rsidR="00E13880">
        <w:instrText xml:space="preserve"> SEQ Supplementary_Figure \* ARABIC </w:instrText>
      </w:r>
      <w:r w:rsidR="00E13880">
        <w:fldChar w:fldCharType="separate"/>
      </w:r>
      <w:r w:rsidR="003E04A3">
        <w:rPr>
          <w:noProof/>
        </w:rPr>
        <w:t>8</w:t>
      </w:r>
      <w:r w:rsidR="00E13880">
        <w:rPr>
          <w:noProof/>
        </w:rPr>
        <w:fldChar w:fldCharType="end"/>
      </w:r>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i.e. perfect prediction. The gray ribbon gives a 95% credible interval for size at remeasurement as predicted by the </w:t>
      </w:r>
      <w:proofErr w:type="gramStart"/>
      <w:r w:rsidR="00422EF5">
        <w:t>model, and</w:t>
      </w:r>
      <w:proofErr w:type="gramEnd"/>
      <w:r w:rsidR="00422EF5">
        <w:t xml:space="preserve">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59631769">
            <wp:extent cx="5943010" cy="4222115"/>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5131CEB9" w14:textId="25197612" w:rsidR="00422EF5" w:rsidRDefault="00422EF5" w:rsidP="00422EF5">
      <w:pPr>
        <w:pStyle w:val="Caption"/>
      </w:pPr>
      <w:r>
        <w:t xml:space="preserve">Supplementary Figure </w:t>
      </w:r>
      <w:r w:rsidR="00E13880">
        <w:fldChar w:fldCharType="begin"/>
      </w:r>
      <w:r w:rsidR="00E13880">
        <w:instrText xml:space="preserve"> SEQ Supplementary_Figure \* ARABIC </w:instrText>
      </w:r>
      <w:r w:rsidR="00E13880">
        <w:fldChar w:fldCharType="separate"/>
      </w:r>
      <w:r w:rsidR="003E04A3">
        <w:rPr>
          <w:noProof/>
        </w:rPr>
        <w:t>9</w:t>
      </w:r>
      <w:r w:rsidR="00E13880">
        <w:rPr>
          <w:noProof/>
        </w:rPr>
        <w:fldChar w:fldCharType="end"/>
      </w:r>
      <w:r>
        <w:t xml:space="preserve">: </w:t>
      </w:r>
      <w:r w:rsidR="00807967">
        <w:t xml:space="preserve">Posterior retrodictions for the recruitment model. The black points show the observed count of untagged individuals (new recruits and preexisting small stems) on each subplot on the Y-axis, and the median predicted density on the X-axis. </w:t>
      </w:r>
      <w:r w:rsidR="006E6E45">
        <w:t>The blue line has slope 1 and intercept 0, i.e. perfect prediction. The bounds of the grey ribbon correspond to the 2.5</w:t>
      </w:r>
      <w:r w:rsidR="006E6E45" w:rsidRPr="006E6E45">
        <w:rPr>
          <w:vertAlign w:val="superscript"/>
        </w:rPr>
        <w:t>th</w:t>
      </w:r>
      <w:r w:rsidR="006E6E45">
        <w:t xml:space="preserve"> and 97.5</w:t>
      </w:r>
      <w:r w:rsidR="006E6E45" w:rsidRPr="006E6E45">
        <w:rPr>
          <w:vertAlign w:val="superscript"/>
        </w:rPr>
        <w:t>th</w:t>
      </w:r>
      <w:r w:rsidR="006E6E45">
        <w:t xml:space="preserve"> percentiles of simulated counts drawn from a negative binomial distribution with location parameter predicted from the posterior distribution of the model. The gray ribbon contains all the true values, indicating that </w:t>
      </w:r>
      <w:proofErr w:type="gramStart"/>
      <w:r w:rsidR="006E6E45">
        <w:t>all of</w:t>
      </w:r>
      <w:proofErr w:type="gramEnd"/>
      <w:r w:rsidR="006E6E45">
        <w:t xml:space="preserve"> the observed counts are consistent with the variability expected from the model.</w:t>
      </w:r>
    </w:p>
    <w:p w14:paraId="55C09F63" w14:textId="77777777" w:rsidR="00857BF9" w:rsidRDefault="00857BF9" w:rsidP="00857BF9">
      <w:pPr>
        <w:keepNext/>
      </w:pPr>
      <w:r>
        <w:rPr>
          <w:noProof/>
        </w:rPr>
        <w:lastRenderedPageBreak/>
        <w:drawing>
          <wp:inline distT="0" distB="0" distL="0" distR="0" wp14:anchorId="5DD8294E" wp14:editId="79598273">
            <wp:extent cx="5943010" cy="4222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5617C7AB" w14:textId="557EC0F6" w:rsidR="0026626B" w:rsidRDefault="00857BF9" w:rsidP="00857BF9">
      <w:pPr>
        <w:pStyle w:val="Caption"/>
      </w:pPr>
      <w:r>
        <w:t xml:space="preserve">Supplementary Figure </w:t>
      </w:r>
      <w:r w:rsidR="00E13880">
        <w:fldChar w:fldCharType="begin"/>
      </w:r>
      <w:r w:rsidR="00E13880">
        <w:instrText xml:space="preserve"> SEQ Supplementary_Figure \* ARABIC </w:instrText>
      </w:r>
      <w:r w:rsidR="00E13880">
        <w:fldChar w:fldCharType="separate"/>
      </w:r>
      <w:r w:rsidR="003E04A3">
        <w:rPr>
          <w:noProof/>
        </w:rPr>
        <w:t>10</w:t>
      </w:r>
      <w:r w:rsidR="00E13880">
        <w:rPr>
          <w:noProof/>
        </w:rPr>
        <w:fldChar w:fldCharType="end"/>
      </w:r>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w:t>
      </w:r>
      <w:proofErr w:type="gramStart"/>
      <w:r>
        <w:t>each individual</w:t>
      </w:r>
      <w:proofErr w:type="gramEnd"/>
      <w:r>
        <w:t xml:space="preserve">, with a gray ribbon showing a 95% credible interval for survival probability for each individual. </w:t>
      </w:r>
    </w:p>
    <w:p w14:paraId="5EF1ACF9" w14:textId="77777777" w:rsidR="00857BF9" w:rsidRDefault="00857BF9" w:rsidP="00857BF9">
      <w:pPr>
        <w:keepNext/>
      </w:pPr>
      <w:r>
        <w:rPr>
          <w:noProof/>
        </w:rPr>
        <w:lastRenderedPageBreak/>
        <w:drawing>
          <wp:inline distT="0" distB="0" distL="0" distR="0" wp14:anchorId="4C51AD53" wp14:editId="2144F072">
            <wp:extent cx="5943010" cy="4222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472115B4" w14:textId="1514AEB3" w:rsidR="00857BF9" w:rsidRDefault="00857BF9" w:rsidP="00857BF9">
      <w:pPr>
        <w:pStyle w:val="Caption"/>
      </w:pPr>
      <w:r>
        <w:t xml:space="preserve">Supplementary Figure </w:t>
      </w:r>
      <w:r w:rsidR="00E13880">
        <w:fldChar w:fldCharType="begin"/>
      </w:r>
      <w:r w:rsidR="00E13880">
        <w:instrText xml:space="preserve"> SEQ Supplementary_Figure \* ARABIC </w:instrText>
      </w:r>
      <w:r w:rsidR="00E13880">
        <w:fldChar w:fldCharType="separate"/>
      </w:r>
      <w:r w:rsidR="003E04A3">
        <w:rPr>
          <w:noProof/>
        </w:rPr>
        <w:t>11</w:t>
      </w:r>
      <w:r w:rsidR="00E13880">
        <w:rPr>
          <w:noProof/>
        </w:rPr>
        <w:fldChar w:fldCharType="end"/>
      </w:r>
      <w:r w:rsidR="000B07C3">
        <w:rPr>
          <w:noProof/>
        </w:rPr>
        <w:t>:</w:t>
      </w:r>
      <w:r w:rsidRPr="00857BF9">
        <w:t xml:space="preserve"> </w:t>
      </w:r>
      <w:r>
        <w:t xml:space="preserve">Posterior retrodictions 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i.e. perfect prediction. The gray ribbon gives a 95% credible interval for size at remeasurement as predicted by the </w:t>
      </w:r>
      <w:proofErr w:type="gramStart"/>
      <w:r>
        <w:t>model, and</w:t>
      </w:r>
      <w:proofErr w:type="gramEnd"/>
      <w:r>
        <w:t xml:space="preserve">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494EC693">
            <wp:extent cx="5943600" cy="42221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64348548" w14:textId="312FE298" w:rsidR="003E04A3" w:rsidRDefault="003E04A3" w:rsidP="003E04A3">
      <w:pPr>
        <w:pStyle w:val="Caption"/>
      </w:pPr>
      <w:r>
        <w:t xml:space="preserve">Supplementary Figure </w:t>
      </w:r>
      <w:r w:rsidR="00E13880">
        <w:fldChar w:fldCharType="begin"/>
      </w:r>
      <w:r w:rsidR="00E13880">
        <w:instrText xml:space="preserve"> SEQ Supplementary_Figure \* ARABIC </w:instrText>
      </w:r>
      <w:r w:rsidR="00E13880">
        <w:fldChar w:fldCharType="separate"/>
      </w:r>
      <w:r>
        <w:rPr>
          <w:noProof/>
        </w:rPr>
        <w:t>12</w:t>
      </w:r>
      <w:r w:rsidR="00E13880">
        <w:rPr>
          <w:noProof/>
        </w:rPr>
        <w:fldChar w:fldCharType="end"/>
      </w:r>
      <w:r w:rsidR="000B07C3">
        <w:rPr>
          <w:noProof/>
        </w:rPr>
        <w:t>:</w:t>
      </w:r>
      <w:r>
        <w:t xml:space="preserve"> Posterior predictions for the recruitment model, using the out-of-sample validation data. The black points show the observed count of untagged individuals (new recruits and preexisting small stems) on each subplot on the Y-axis, and the median predicted density on the X-axis. The blue line has slope 1 and intercept 0, i.e. perfect prediction. The bounds of the grey ribbon correspond to the 2.5</w:t>
      </w:r>
      <w:r w:rsidRPr="006E6E45">
        <w:rPr>
          <w:vertAlign w:val="superscript"/>
        </w:rPr>
        <w:t>th</w:t>
      </w:r>
      <w:r>
        <w:t xml:space="preserve"> and 97.5</w:t>
      </w:r>
      <w:r w:rsidRPr="006E6E45">
        <w:rPr>
          <w:vertAlign w:val="superscript"/>
        </w:rPr>
        <w:t>th</w:t>
      </w:r>
      <w:r>
        <w:t xml:space="preserve"> percentiles of simulated counts drawn from a negative binomial distribution with location parameter predicted from the posterior distribution of the model. The gray ribbon contains all the true values, indicating that all the observed counts are consistent with the variability expected from the model.</w:t>
      </w:r>
    </w:p>
    <w:p w14:paraId="484F3304" w14:textId="3D656DCB" w:rsidR="000B07C3" w:rsidRDefault="000B07C3">
      <w:r>
        <w:br w:type="page"/>
      </w:r>
    </w:p>
    <w:p w14:paraId="7731D97D" w14:textId="77777777" w:rsidR="000B07C3" w:rsidRPr="00F25243" w:rsidRDefault="000B07C3" w:rsidP="00F25243"/>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0B07C3" w:rsidRPr="000B07C3" w14:paraId="5A704033" w14:textId="77777777" w:rsidTr="000B07C3">
        <w:trPr>
          <w:trHeight w:val="288"/>
        </w:trPr>
        <w:tc>
          <w:tcPr>
            <w:tcW w:w="1354" w:type="dxa"/>
            <w:noWrap/>
            <w:hideMark/>
          </w:tcPr>
          <w:p w14:paraId="21650CE0" w14:textId="77777777" w:rsidR="000B07C3" w:rsidRPr="000B07C3" w:rsidRDefault="000B07C3">
            <w:pPr>
              <w:rPr>
                <w:b/>
                <w:bCs/>
              </w:rPr>
            </w:pPr>
            <w:r w:rsidRPr="000B07C3">
              <w:rPr>
                <w:b/>
                <w:bCs/>
              </w:rPr>
              <w:t>Parameter</w:t>
            </w:r>
          </w:p>
        </w:tc>
        <w:tc>
          <w:tcPr>
            <w:tcW w:w="960" w:type="dxa"/>
            <w:noWrap/>
            <w:hideMark/>
          </w:tcPr>
          <w:p w14:paraId="3CABC0D8" w14:textId="77777777" w:rsidR="000B07C3" w:rsidRPr="000B07C3" w:rsidRDefault="000B07C3">
            <w:pPr>
              <w:rPr>
                <w:b/>
                <w:bCs/>
              </w:rPr>
            </w:pPr>
            <w:r w:rsidRPr="000B07C3">
              <w:rPr>
                <w:b/>
                <w:bCs/>
              </w:rPr>
              <w:t>Mean</w:t>
            </w:r>
          </w:p>
        </w:tc>
        <w:tc>
          <w:tcPr>
            <w:tcW w:w="960" w:type="dxa"/>
            <w:noWrap/>
            <w:hideMark/>
          </w:tcPr>
          <w:p w14:paraId="241205A6" w14:textId="77777777" w:rsidR="000B07C3" w:rsidRPr="000B07C3" w:rsidRDefault="000B07C3">
            <w:pPr>
              <w:rPr>
                <w:b/>
                <w:bCs/>
              </w:rPr>
            </w:pPr>
            <w:r w:rsidRPr="000B07C3">
              <w:rPr>
                <w:b/>
                <w:bCs/>
              </w:rPr>
              <w:t>Median</w:t>
            </w:r>
          </w:p>
        </w:tc>
        <w:tc>
          <w:tcPr>
            <w:tcW w:w="960" w:type="dxa"/>
            <w:noWrap/>
            <w:hideMark/>
          </w:tcPr>
          <w:p w14:paraId="626F6959" w14:textId="77777777" w:rsidR="000B07C3" w:rsidRPr="000B07C3" w:rsidRDefault="000B07C3">
            <w:pPr>
              <w:rPr>
                <w:b/>
                <w:bCs/>
              </w:rPr>
            </w:pPr>
            <w:proofErr w:type="spellStart"/>
            <w:r w:rsidRPr="000B07C3">
              <w:rPr>
                <w:b/>
                <w:bCs/>
              </w:rPr>
              <w:t>StDev</w:t>
            </w:r>
            <w:proofErr w:type="spellEnd"/>
          </w:p>
        </w:tc>
        <w:tc>
          <w:tcPr>
            <w:tcW w:w="960" w:type="dxa"/>
            <w:noWrap/>
            <w:hideMark/>
          </w:tcPr>
          <w:p w14:paraId="67297670" w14:textId="77777777" w:rsidR="000B07C3" w:rsidRPr="000B07C3" w:rsidRDefault="000B07C3">
            <w:pPr>
              <w:rPr>
                <w:b/>
                <w:bCs/>
              </w:rPr>
            </w:pPr>
            <w:r w:rsidRPr="000B07C3">
              <w:rPr>
                <w:b/>
                <w:bCs/>
              </w:rPr>
              <w:t>q5</w:t>
            </w:r>
          </w:p>
        </w:tc>
        <w:tc>
          <w:tcPr>
            <w:tcW w:w="960" w:type="dxa"/>
            <w:noWrap/>
            <w:hideMark/>
          </w:tcPr>
          <w:p w14:paraId="3CB1913C" w14:textId="77777777" w:rsidR="000B07C3" w:rsidRPr="000B07C3" w:rsidRDefault="000B07C3">
            <w:pPr>
              <w:rPr>
                <w:b/>
                <w:bCs/>
              </w:rPr>
            </w:pPr>
            <w:r w:rsidRPr="000B07C3">
              <w:rPr>
                <w:b/>
                <w:bCs/>
              </w:rPr>
              <w:t>q95</w:t>
            </w:r>
          </w:p>
        </w:tc>
        <w:tc>
          <w:tcPr>
            <w:tcW w:w="960" w:type="dxa"/>
            <w:noWrap/>
            <w:hideMark/>
          </w:tcPr>
          <w:p w14:paraId="031D8FE1" w14:textId="77777777" w:rsidR="000B07C3" w:rsidRPr="000B07C3" w:rsidRDefault="000B07C3">
            <w:pPr>
              <w:rPr>
                <w:b/>
                <w:bCs/>
              </w:rPr>
            </w:pPr>
            <w:proofErr w:type="spellStart"/>
            <w:r w:rsidRPr="000B07C3">
              <w:rPr>
                <w:b/>
                <w:bCs/>
              </w:rPr>
              <w:t>rhat</w:t>
            </w:r>
            <w:proofErr w:type="spellEnd"/>
          </w:p>
        </w:tc>
        <w:tc>
          <w:tcPr>
            <w:tcW w:w="960" w:type="dxa"/>
            <w:noWrap/>
            <w:hideMark/>
          </w:tcPr>
          <w:p w14:paraId="20255F7D" w14:textId="77777777" w:rsidR="000B07C3" w:rsidRPr="000B07C3" w:rsidRDefault="000B07C3">
            <w:pPr>
              <w:rPr>
                <w:b/>
                <w:bCs/>
              </w:rPr>
            </w:pPr>
            <w:proofErr w:type="spellStart"/>
            <w:r w:rsidRPr="000B07C3">
              <w:rPr>
                <w:b/>
                <w:bCs/>
              </w:rPr>
              <w:t>ess_bulk</w:t>
            </w:r>
            <w:proofErr w:type="spellEnd"/>
          </w:p>
        </w:tc>
        <w:tc>
          <w:tcPr>
            <w:tcW w:w="960" w:type="dxa"/>
            <w:noWrap/>
            <w:hideMark/>
          </w:tcPr>
          <w:p w14:paraId="54CD1375" w14:textId="77777777" w:rsidR="000B07C3" w:rsidRPr="000B07C3" w:rsidRDefault="000B07C3">
            <w:pPr>
              <w:rPr>
                <w:b/>
                <w:bCs/>
              </w:rPr>
            </w:pPr>
            <w:proofErr w:type="spellStart"/>
            <w:r w:rsidRPr="000B07C3">
              <w:rPr>
                <w:b/>
                <w:bCs/>
              </w:rPr>
              <w:t>ess_tail</w:t>
            </w:r>
            <w:proofErr w:type="spellEnd"/>
          </w:p>
        </w:tc>
      </w:tr>
      <w:tr w:rsidR="000B07C3" w:rsidRPr="000B07C3" w14:paraId="50177D2E" w14:textId="77777777" w:rsidTr="000B07C3">
        <w:trPr>
          <w:trHeight w:val="288"/>
        </w:trPr>
        <w:tc>
          <w:tcPr>
            <w:tcW w:w="1354" w:type="dxa"/>
            <w:noWrap/>
            <w:hideMark/>
          </w:tcPr>
          <w:p w14:paraId="1F5BD66C" w14:textId="77777777" w:rsidR="000B07C3" w:rsidRPr="000B07C3" w:rsidRDefault="000B07C3">
            <w:pPr>
              <w:rPr>
                <w:b/>
                <w:bCs/>
              </w:rPr>
            </w:pPr>
            <w:r w:rsidRPr="000B07C3">
              <w:rPr>
                <w:b/>
                <w:bCs/>
              </w:rPr>
              <w:t>Intercept</w:t>
            </w:r>
          </w:p>
        </w:tc>
        <w:tc>
          <w:tcPr>
            <w:tcW w:w="960" w:type="dxa"/>
            <w:noWrap/>
            <w:hideMark/>
          </w:tcPr>
          <w:p w14:paraId="213DA44F" w14:textId="77777777" w:rsidR="000B07C3" w:rsidRPr="000B07C3" w:rsidRDefault="000B07C3" w:rsidP="000B07C3">
            <w:r w:rsidRPr="000B07C3">
              <w:t>2.08</w:t>
            </w:r>
          </w:p>
        </w:tc>
        <w:tc>
          <w:tcPr>
            <w:tcW w:w="960" w:type="dxa"/>
            <w:noWrap/>
            <w:hideMark/>
          </w:tcPr>
          <w:p w14:paraId="54D53195" w14:textId="77777777" w:rsidR="000B07C3" w:rsidRPr="000B07C3" w:rsidRDefault="000B07C3" w:rsidP="000B07C3">
            <w:r w:rsidRPr="000B07C3">
              <w:t>2.07</w:t>
            </w:r>
          </w:p>
        </w:tc>
        <w:tc>
          <w:tcPr>
            <w:tcW w:w="960" w:type="dxa"/>
            <w:noWrap/>
            <w:hideMark/>
          </w:tcPr>
          <w:p w14:paraId="11DBF487" w14:textId="77777777" w:rsidR="000B07C3" w:rsidRPr="000B07C3" w:rsidRDefault="000B07C3" w:rsidP="000B07C3">
            <w:r w:rsidRPr="000B07C3">
              <w:t>0.22</w:t>
            </w:r>
          </w:p>
        </w:tc>
        <w:tc>
          <w:tcPr>
            <w:tcW w:w="960" w:type="dxa"/>
            <w:noWrap/>
            <w:hideMark/>
          </w:tcPr>
          <w:p w14:paraId="3E4098E3" w14:textId="77777777" w:rsidR="000B07C3" w:rsidRPr="000B07C3" w:rsidRDefault="000B07C3" w:rsidP="000B07C3">
            <w:r w:rsidRPr="000B07C3">
              <w:t>1.72</w:t>
            </w:r>
          </w:p>
        </w:tc>
        <w:tc>
          <w:tcPr>
            <w:tcW w:w="960" w:type="dxa"/>
            <w:noWrap/>
            <w:hideMark/>
          </w:tcPr>
          <w:p w14:paraId="4F361EFF" w14:textId="77777777" w:rsidR="000B07C3" w:rsidRPr="000B07C3" w:rsidRDefault="000B07C3" w:rsidP="000B07C3">
            <w:r w:rsidRPr="000B07C3">
              <w:t>2.44</w:t>
            </w:r>
          </w:p>
        </w:tc>
        <w:tc>
          <w:tcPr>
            <w:tcW w:w="960" w:type="dxa"/>
            <w:noWrap/>
            <w:hideMark/>
          </w:tcPr>
          <w:p w14:paraId="6A4FF101" w14:textId="77777777" w:rsidR="000B07C3" w:rsidRPr="000B07C3" w:rsidRDefault="000B07C3" w:rsidP="000B07C3">
            <w:r w:rsidRPr="000B07C3">
              <w:t>1.00</w:t>
            </w:r>
          </w:p>
        </w:tc>
        <w:tc>
          <w:tcPr>
            <w:tcW w:w="960" w:type="dxa"/>
            <w:noWrap/>
            <w:hideMark/>
          </w:tcPr>
          <w:p w14:paraId="17DDA170" w14:textId="77777777" w:rsidR="000B07C3" w:rsidRPr="000B07C3" w:rsidRDefault="000B07C3" w:rsidP="000B07C3">
            <w:r w:rsidRPr="000B07C3">
              <w:t>1967.95</w:t>
            </w:r>
          </w:p>
        </w:tc>
        <w:tc>
          <w:tcPr>
            <w:tcW w:w="960" w:type="dxa"/>
            <w:noWrap/>
            <w:hideMark/>
          </w:tcPr>
          <w:p w14:paraId="2C86F2A5" w14:textId="77777777" w:rsidR="000B07C3" w:rsidRPr="000B07C3" w:rsidRDefault="000B07C3" w:rsidP="000B07C3">
            <w:r w:rsidRPr="000B07C3">
              <w:t>2695.36</w:t>
            </w:r>
          </w:p>
        </w:tc>
      </w:tr>
      <w:tr w:rsidR="000B07C3" w:rsidRPr="000B07C3" w14:paraId="6FCFF1D1" w14:textId="77777777" w:rsidTr="000B07C3">
        <w:trPr>
          <w:trHeight w:val="288"/>
        </w:trPr>
        <w:tc>
          <w:tcPr>
            <w:tcW w:w="1354" w:type="dxa"/>
            <w:noWrap/>
            <w:hideMark/>
          </w:tcPr>
          <w:p w14:paraId="302A345D" w14:textId="77777777" w:rsidR="000B07C3" w:rsidRPr="000B07C3" w:rsidRDefault="000B07C3">
            <w:pPr>
              <w:rPr>
                <w:b/>
                <w:bCs/>
              </w:rPr>
            </w:pPr>
            <w:r w:rsidRPr="000B07C3">
              <w:rPr>
                <w:b/>
                <w:bCs/>
              </w:rPr>
              <w:t>DBH (m)</w:t>
            </w:r>
          </w:p>
        </w:tc>
        <w:tc>
          <w:tcPr>
            <w:tcW w:w="960" w:type="dxa"/>
            <w:noWrap/>
            <w:hideMark/>
          </w:tcPr>
          <w:p w14:paraId="5E27A7C7" w14:textId="77777777" w:rsidR="000B07C3" w:rsidRPr="000B07C3" w:rsidRDefault="000B07C3" w:rsidP="000B07C3">
            <w:r w:rsidRPr="000B07C3">
              <w:t>1.19</w:t>
            </w:r>
          </w:p>
        </w:tc>
        <w:tc>
          <w:tcPr>
            <w:tcW w:w="960" w:type="dxa"/>
            <w:noWrap/>
            <w:hideMark/>
          </w:tcPr>
          <w:p w14:paraId="325C6EE3" w14:textId="77777777" w:rsidR="000B07C3" w:rsidRPr="000B07C3" w:rsidRDefault="000B07C3" w:rsidP="000B07C3">
            <w:r w:rsidRPr="000B07C3">
              <w:t>1.19</w:t>
            </w:r>
          </w:p>
        </w:tc>
        <w:tc>
          <w:tcPr>
            <w:tcW w:w="960" w:type="dxa"/>
            <w:noWrap/>
            <w:hideMark/>
          </w:tcPr>
          <w:p w14:paraId="1F16BC08" w14:textId="77777777" w:rsidR="000B07C3" w:rsidRPr="000B07C3" w:rsidRDefault="000B07C3" w:rsidP="000B07C3">
            <w:r w:rsidRPr="000B07C3">
              <w:t>0.29</w:t>
            </w:r>
          </w:p>
        </w:tc>
        <w:tc>
          <w:tcPr>
            <w:tcW w:w="960" w:type="dxa"/>
            <w:noWrap/>
            <w:hideMark/>
          </w:tcPr>
          <w:p w14:paraId="46382FE9" w14:textId="77777777" w:rsidR="000B07C3" w:rsidRPr="000B07C3" w:rsidRDefault="000B07C3" w:rsidP="000B07C3">
            <w:r w:rsidRPr="000B07C3">
              <w:t>0.71</w:t>
            </w:r>
          </w:p>
        </w:tc>
        <w:tc>
          <w:tcPr>
            <w:tcW w:w="960" w:type="dxa"/>
            <w:noWrap/>
            <w:hideMark/>
          </w:tcPr>
          <w:p w14:paraId="7492CF8A" w14:textId="77777777" w:rsidR="000B07C3" w:rsidRPr="000B07C3" w:rsidRDefault="000B07C3" w:rsidP="000B07C3">
            <w:r w:rsidRPr="000B07C3">
              <w:t>1.68</w:t>
            </w:r>
          </w:p>
        </w:tc>
        <w:tc>
          <w:tcPr>
            <w:tcW w:w="960" w:type="dxa"/>
            <w:noWrap/>
            <w:hideMark/>
          </w:tcPr>
          <w:p w14:paraId="3F30CF6D" w14:textId="77777777" w:rsidR="000B07C3" w:rsidRPr="000B07C3" w:rsidRDefault="000B07C3" w:rsidP="000B07C3">
            <w:r w:rsidRPr="000B07C3">
              <w:t>1.00</w:t>
            </w:r>
          </w:p>
        </w:tc>
        <w:tc>
          <w:tcPr>
            <w:tcW w:w="960" w:type="dxa"/>
            <w:noWrap/>
            <w:hideMark/>
          </w:tcPr>
          <w:p w14:paraId="4E9270D3" w14:textId="77777777" w:rsidR="000B07C3" w:rsidRPr="000B07C3" w:rsidRDefault="000B07C3" w:rsidP="000B07C3">
            <w:r w:rsidRPr="000B07C3">
              <w:t>1870.04</w:t>
            </w:r>
          </w:p>
        </w:tc>
        <w:tc>
          <w:tcPr>
            <w:tcW w:w="960" w:type="dxa"/>
            <w:noWrap/>
            <w:hideMark/>
          </w:tcPr>
          <w:p w14:paraId="62FF1B87" w14:textId="77777777" w:rsidR="000B07C3" w:rsidRPr="000B07C3" w:rsidRDefault="000B07C3" w:rsidP="000B07C3">
            <w:r w:rsidRPr="000B07C3">
              <w:t>2741.38</w:t>
            </w:r>
          </w:p>
        </w:tc>
      </w:tr>
      <w:tr w:rsidR="000B07C3" w:rsidRPr="000B07C3" w14:paraId="690243F3" w14:textId="77777777" w:rsidTr="000B07C3">
        <w:trPr>
          <w:trHeight w:val="288"/>
        </w:trPr>
        <w:tc>
          <w:tcPr>
            <w:tcW w:w="1354" w:type="dxa"/>
            <w:noWrap/>
            <w:hideMark/>
          </w:tcPr>
          <w:p w14:paraId="177CCEB9" w14:textId="77777777" w:rsidR="000B07C3" w:rsidRPr="000B07C3" w:rsidRDefault="000B07C3">
            <w:pPr>
              <w:rPr>
                <w:b/>
                <w:bCs/>
              </w:rPr>
            </w:pPr>
            <w:r w:rsidRPr="000B07C3">
              <w:rPr>
                <w:b/>
                <w:bCs/>
              </w:rPr>
              <w:t>Fire</w:t>
            </w:r>
          </w:p>
        </w:tc>
        <w:tc>
          <w:tcPr>
            <w:tcW w:w="960" w:type="dxa"/>
            <w:noWrap/>
            <w:hideMark/>
          </w:tcPr>
          <w:p w14:paraId="2A1342FC" w14:textId="77777777" w:rsidR="000B07C3" w:rsidRPr="000B07C3" w:rsidRDefault="000B07C3" w:rsidP="000B07C3">
            <w:r w:rsidRPr="000B07C3">
              <w:t>-3.32</w:t>
            </w:r>
          </w:p>
        </w:tc>
        <w:tc>
          <w:tcPr>
            <w:tcW w:w="960" w:type="dxa"/>
            <w:noWrap/>
            <w:hideMark/>
          </w:tcPr>
          <w:p w14:paraId="3FFD84BB" w14:textId="77777777" w:rsidR="000B07C3" w:rsidRPr="000B07C3" w:rsidRDefault="000B07C3" w:rsidP="000B07C3">
            <w:r w:rsidRPr="000B07C3">
              <w:t>-3.31</w:t>
            </w:r>
          </w:p>
        </w:tc>
        <w:tc>
          <w:tcPr>
            <w:tcW w:w="960" w:type="dxa"/>
            <w:noWrap/>
            <w:hideMark/>
          </w:tcPr>
          <w:p w14:paraId="7BD9C2D6" w14:textId="77777777" w:rsidR="000B07C3" w:rsidRPr="000B07C3" w:rsidRDefault="000B07C3" w:rsidP="000B07C3">
            <w:r w:rsidRPr="000B07C3">
              <w:t>0.43</w:t>
            </w:r>
          </w:p>
        </w:tc>
        <w:tc>
          <w:tcPr>
            <w:tcW w:w="960" w:type="dxa"/>
            <w:noWrap/>
            <w:hideMark/>
          </w:tcPr>
          <w:p w14:paraId="6C1481D4" w14:textId="77777777" w:rsidR="000B07C3" w:rsidRPr="000B07C3" w:rsidRDefault="000B07C3" w:rsidP="000B07C3">
            <w:r w:rsidRPr="000B07C3">
              <w:t>-4.03</w:t>
            </w:r>
          </w:p>
        </w:tc>
        <w:tc>
          <w:tcPr>
            <w:tcW w:w="960" w:type="dxa"/>
            <w:noWrap/>
            <w:hideMark/>
          </w:tcPr>
          <w:p w14:paraId="69C5860B" w14:textId="77777777" w:rsidR="000B07C3" w:rsidRPr="000B07C3" w:rsidRDefault="000B07C3" w:rsidP="000B07C3">
            <w:r w:rsidRPr="000B07C3">
              <w:t>-2.63</w:t>
            </w:r>
          </w:p>
        </w:tc>
        <w:tc>
          <w:tcPr>
            <w:tcW w:w="960" w:type="dxa"/>
            <w:noWrap/>
            <w:hideMark/>
          </w:tcPr>
          <w:p w14:paraId="59B440B7" w14:textId="77777777" w:rsidR="000B07C3" w:rsidRPr="000B07C3" w:rsidRDefault="000B07C3" w:rsidP="000B07C3">
            <w:r w:rsidRPr="000B07C3">
              <w:t>1.00</w:t>
            </w:r>
          </w:p>
        </w:tc>
        <w:tc>
          <w:tcPr>
            <w:tcW w:w="960" w:type="dxa"/>
            <w:noWrap/>
            <w:hideMark/>
          </w:tcPr>
          <w:p w14:paraId="73239BD2" w14:textId="77777777" w:rsidR="000B07C3" w:rsidRPr="000B07C3" w:rsidRDefault="000B07C3" w:rsidP="000B07C3">
            <w:r w:rsidRPr="000B07C3">
              <w:t>1933.64</w:t>
            </w:r>
          </w:p>
        </w:tc>
        <w:tc>
          <w:tcPr>
            <w:tcW w:w="960" w:type="dxa"/>
            <w:noWrap/>
            <w:hideMark/>
          </w:tcPr>
          <w:p w14:paraId="381DC458" w14:textId="77777777" w:rsidR="000B07C3" w:rsidRPr="000B07C3" w:rsidRDefault="000B07C3" w:rsidP="000B07C3">
            <w:r w:rsidRPr="000B07C3">
              <w:t>2758.74</w:t>
            </w:r>
          </w:p>
        </w:tc>
      </w:tr>
      <w:tr w:rsidR="000B07C3" w:rsidRPr="000B07C3" w14:paraId="504C237E" w14:textId="77777777" w:rsidTr="000B07C3">
        <w:trPr>
          <w:trHeight w:val="288"/>
        </w:trPr>
        <w:tc>
          <w:tcPr>
            <w:tcW w:w="1354" w:type="dxa"/>
            <w:noWrap/>
            <w:hideMark/>
          </w:tcPr>
          <w:p w14:paraId="16F5B545" w14:textId="77777777" w:rsidR="000B07C3" w:rsidRPr="000B07C3" w:rsidRDefault="000B07C3">
            <w:pPr>
              <w:rPr>
                <w:b/>
                <w:bCs/>
              </w:rPr>
            </w:pPr>
            <w:r w:rsidRPr="000B07C3">
              <w:rPr>
                <w:b/>
                <w:bCs/>
              </w:rPr>
              <w:t>WPBR</w:t>
            </w:r>
          </w:p>
        </w:tc>
        <w:tc>
          <w:tcPr>
            <w:tcW w:w="960" w:type="dxa"/>
            <w:noWrap/>
            <w:hideMark/>
          </w:tcPr>
          <w:p w14:paraId="6B37D26F" w14:textId="77777777" w:rsidR="000B07C3" w:rsidRPr="000B07C3" w:rsidRDefault="000B07C3" w:rsidP="000B07C3">
            <w:r w:rsidRPr="000B07C3">
              <w:t>-1.32</w:t>
            </w:r>
          </w:p>
        </w:tc>
        <w:tc>
          <w:tcPr>
            <w:tcW w:w="960" w:type="dxa"/>
            <w:noWrap/>
            <w:hideMark/>
          </w:tcPr>
          <w:p w14:paraId="5790D945" w14:textId="77777777" w:rsidR="000B07C3" w:rsidRPr="000B07C3" w:rsidRDefault="000B07C3" w:rsidP="000B07C3">
            <w:r w:rsidRPr="000B07C3">
              <w:t>-1.31</w:t>
            </w:r>
          </w:p>
        </w:tc>
        <w:tc>
          <w:tcPr>
            <w:tcW w:w="960" w:type="dxa"/>
            <w:noWrap/>
            <w:hideMark/>
          </w:tcPr>
          <w:p w14:paraId="6AEC0A19" w14:textId="77777777" w:rsidR="000B07C3" w:rsidRPr="000B07C3" w:rsidRDefault="000B07C3" w:rsidP="000B07C3">
            <w:r w:rsidRPr="000B07C3">
              <w:t>0.47</w:t>
            </w:r>
          </w:p>
        </w:tc>
        <w:tc>
          <w:tcPr>
            <w:tcW w:w="960" w:type="dxa"/>
            <w:noWrap/>
            <w:hideMark/>
          </w:tcPr>
          <w:p w14:paraId="7C4C5FB5" w14:textId="77777777" w:rsidR="000B07C3" w:rsidRPr="000B07C3" w:rsidRDefault="000B07C3" w:rsidP="000B07C3">
            <w:r w:rsidRPr="000B07C3">
              <w:t>-2.08</w:t>
            </w:r>
          </w:p>
        </w:tc>
        <w:tc>
          <w:tcPr>
            <w:tcW w:w="960" w:type="dxa"/>
            <w:noWrap/>
            <w:hideMark/>
          </w:tcPr>
          <w:p w14:paraId="1900A20F" w14:textId="77777777" w:rsidR="000B07C3" w:rsidRPr="000B07C3" w:rsidRDefault="000B07C3" w:rsidP="000B07C3">
            <w:r w:rsidRPr="000B07C3">
              <w:t>-0.53</w:t>
            </w:r>
          </w:p>
        </w:tc>
        <w:tc>
          <w:tcPr>
            <w:tcW w:w="960" w:type="dxa"/>
            <w:noWrap/>
            <w:hideMark/>
          </w:tcPr>
          <w:p w14:paraId="4855E44D" w14:textId="77777777" w:rsidR="000B07C3" w:rsidRPr="000B07C3" w:rsidRDefault="000B07C3" w:rsidP="000B07C3">
            <w:r w:rsidRPr="000B07C3">
              <w:t>1.00</w:t>
            </w:r>
          </w:p>
        </w:tc>
        <w:tc>
          <w:tcPr>
            <w:tcW w:w="960" w:type="dxa"/>
            <w:noWrap/>
            <w:hideMark/>
          </w:tcPr>
          <w:p w14:paraId="2224496C" w14:textId="77777777" w:rsidR="000B07C3" w:rsidRPr="000B07C3" w:rsidRDefault="000B07C3" w:rsidP="000B07C3">
            <w:r w:rsidRPr="000B07C3">
              <w:t>2820.09</w:t>
            </w:r>
          </w:p>
        </w:tc>
        <w:tc>
          <w:tcPr>
            <w:tcW w:w="960" w:type="dxa"/>
            <w:noWrap/>
            <w:hideMark/>
          </w:tcPr>
          <w:p w14:paraId="652179D7" w14:textId="77777777" w:rsidR="000B07C3" w:rsidRPr="000B07C3" w:rsidRDefault="000B07C3" w:rsidP="000B07C3">
            <w:r w:rsidRPr="000B07C3">
              <w:t>2908.17</w:t>
            </w:r>
          </w:p>
        </w:tc>
      </w:tr>
      <w:tr w:rsidR="000B07C3" w:rsidRPr="000B07C3" w14:paraId="721DF1D6" w14:textId="77777777" w:rsidTr="000B07C3">
        <w:trPr>
          <w:trHeight w:val="288"/>
        </w:trPr>
        <w:tc>
          <w:tcPr>
            <w:tcW w:w="1354" w:type="dxa"/>
            <w:noWrap/>
            <w:hideMark/>
          </w:tcPr>
          <w:p w14:paraId="13FA7251" w14:textId="77777777" w:rsidR="000B07C3" w:rsidRPr="000B07C3" w:rsidRDefault="000B07C3">
            <w:pPr>
              <w:rPr>
                <w:b/>
                <w:bCs/>
              </w:rPr>
            </w:pPr>
            <w:r w:rsidRPr="000B07C3">
              <w:rPr>
                <w:b/>
                <w:bCs/>
              </w:rPr>
              <w:t>Basal Area</w:t>
            </w:r>
          </w:p>
        </w:tc>
        <w:tc>
          <w:tcPr>
            <w:tcW w:w="960" w:type="dxa"/>
            <w:noWrap/>
            <w:hideMark/>
          </w:tcPr>
          <w:p w14:paraId="0A00433A" w14:textId="77777777" w:rsidR="000B07C3" w:rsidRPr="000B07C3" w:rsidRDefault="000B07C3" w:rsidP="000B07C3">
            <w:r w:rsidRPr="000B07C3">
              <w:t>0.28</w:t>
            </w:r>
          </w:p>
        </w:tc>
        <w:tc>
          <w:tcPr>
            <w:tcW w:w="960" w:type="dxa"/>
            <w:noWrap/>
            <w:hideMark/>
          </w:tcPr>
          <w:p w14:paraId="471FCB95" w14:textId="77777777" w:rsidR="000B07C3" w:rsidRPr="000B07C3" w:rsidRDefault="000B07C3" w:rsidP="000B07C3">
            <w:r w:rsidRPr="000B07C3">
              <w:t>0.28</w:t>
            </w:r>
          </w:p>
        </w:tc>
        <w:tc>
          <w:tcPr>
            <w:tcW w:w="960" w:type="dxa"/>
            <w:noWrap/>
            <w:hideMark/>
          </w:tcPr>
          <w:p w14:paraId="29D1DFDB" w14:textId="77777777" w:rsidR="000B07C3" w:rsidRPr="000B07C3" w:rsidRDefault="000B07C3" w:rsidP="000B07C3">
            <w:r w:rsidRPr="000B07C3">
              <w:t>0.15</w:t>
            </w:r>
          </w:p>
        </w:tc>
        <w:tc>
          <w:tcPr>
            <w:tcW w:w="960" w:type="dxa"/>
            <w:noWrap/>
            <w:hideMark/>
          </w:tcPr>
          <w:p w14:paraId="7385AE65" w14:textId="77777777" w:rsidR="000B07C3" w:rsidRPr="000B07C3" w:rsidRDefault="000B07C3" w:rsidP="000B07C3">
            <w:r w:rsidRPr="000B07C3">
              <w:t>0.03</w:t>
            </w:r>
          </w:p>
        </w:tc>
        <w:tc>
          <w:tcPr>
            <w:tcW w:w="960" w:type="dxa"/>
            <w:noWrap/>
            <w:hideMark/>
          </w:tcPr>
          <w:p w14:paraId="6A8050B9" w14:textId="77777777" w:rsidR="000B07C3" w:rsidRPr="000B07C3" w:rsidRDefault="000B07C3" w:rsidP="000B07C3">
            <w:r w:rsidRPr="000B07C3">
              <w:t>0.53</w:t>
            </w:r>
          </w:p>
        </w:tc>
        <w:tc>
          <w:tcPr>
            <w:tcW w:w="960" w:type="dxa"/>
            <w:noWrap/>
            <w:hideMark/>
          </w:tcPr>
          <w:p w14:paraId="57A5C91C" w14:textId="77777777" w:rsidR="000B07C3" w:rsidRPr="000B07C3" w:rsidRDefault="000B07C3" w:rsidP="000B07C3">
            <w:r w:rsidRPr="000B07C3">
              <w:t>1.00</w:t>
            </w:r>
          </w:p>
        </w:tc>
        <w:tc>
          <w:tcPr>
            <w:tcW w:w="960" w:type="dxa"/>
            <w:noWrap/>
            <w:hideMark/>
          </w:tcPr>
          <w:p w14:paraId="0E211356" w14:textId="77777777" w:rsidR="000B07C3" w:rsidRPr="000B07C3" w:rsidRDefault="000B07C3" w:rsidP="000B07C3">
            <w:r w:rsidRPr="000B07C3">
              <w:t>2338.83</w:t>
            </w:r>
          </w:p>
        </w:tc>
        <w:tc>
          <w:tcPr>
            <w:tcW w:w="960" w:type="dxa"/>
            <w:noWrap/>
            <w:hideMark/>
          </w:tcPr>
          <w:p w14:paraId="25EF8DC1" w14:textId="77777777" w:rsidR="000B07C3" w:rsidRPr="000B07C3" w:rsidRDefault="000B07C3" w:rsidP="000B07C3">
            <w:r w:rsidRPr="000B07C3">
              <w:t>2796.97</w:t>
            </w:r>
          </w:p>
        </w:tc>
      </w:tr>
      <w:tr w:rsidR="000B07C3" w:rsidRPr="000B07C3" w14:paraId="5D9BAD4B" w14:textId="77777777" w:rsidTr="000B07C3">
        <w:trPr>
          <w:trHeight w:val="288"/>
        </w:trPr>
        <w:tc>
          <w:tcPr>
            <w:tcW w:w="1354" w:type="dxa"/>
            <w:noWrap/>
            <w:hideMark/>
          </w:tcPr>
          <w:p w14:paraId="01D39EF3" w14:textId="77777777" w:rsidR="000B07C3" w:rsidRPr="000B07C3" w:rsidRDefault="000B07C3">
            <w:pPr>
              <w:rPr>
                <w:b/>
                <w:bCs/>
              </w:rPr>
            </w:pPr>
            <w:r w:rsidRPr="000B07C3">
              <w:rPr>
                <w:b/>
                <w:bCs/>
              </w:rPr>
              <w:t>Drought</w:t>
            </w:r>
          </w:p>
        </w:tc>
        <w:tc>
          <w:tcPr>
            <w:tcW w:w="960" w:type="dxa"/>
            <w:noWrap/>
            <w:hideMark/>
          </w:tcPr>
          <w:p w14:paraId="2E857BAA" w14:textId="77777777" w:rsidR="000B07C3" w:rsidRPr="000B07C3" w:rsidRDefault="000B07C3" w:rsidP="000B07C3">
            <w:r w:rsidRPr="000B07C3">
              <w:t>-0.27</w:t>
            </w:r>
          </w:p>
        </w:tc>
        <w:tc>
          <w:tcPr>
            <w:tcW w:w="960" w:type="dxa"/>
            <w:noWrap/>
            <w:hideMark/>
          </w:tcPr>
          <w:p w14:paraId="51E5E2C1" w14:textId="77777777" w:rsidR="000B07C3" w:rsidRPr="000B07C3" w:rsidRDefault="000B07C3" w:rsidP="000B07C3">
            <w:r w:rsidRPr="000B07C3">
              <w:t>-0.27</w:t>
            </w:r>
          </w:p>
        </w:tc>
        <w:tc>
          <w:tcPr>
            <w:tcW w:w="960" w:type="dxa"/>
            <w:noWrap/>
            <w:hideMark/>
          </w:tcPr>
          <w:p w14:paraId="7B38E738" w14:textId="77777777" w:rsidR="000B07C3" w:rsidRPr="000B07C3" w:rsidRDefault="000B07C3" w:rsidP="000B07C3">
            <w:r w:rsidRPr="000B07C3">
              <w:t>0.17</w:t>
            </w:r>
          </w:p>
        </w:tc>
        <w:tc>
          <w:tcPr>
            <w:tcW w:w="960" w:type="dxa"/>
            <w:noWrap/>
            <w:hideMark/>
          </w:tcPr>
          <w:p w14:paraId="510B38C4" w14:textId="77777777" w:rsidR="000B07C3" w:rsidRPr="000B07C3" w:rsidRDefault="000B07C3" w:rsidP="000B07C3">
            <w:r w:rsidRPr="000B07C3">
              <w:t>-0.55</w:t>
            </w:r>
          </w:p>
        </w:tc>
        <w:tc>
          <w:tcPr>
            <w:tcW w:w="960" w:type="dxa"/>
            <w:noWrap/>
            <w:hideMark/>
          </w:tcPr>
          <w:p w14:paraId="368DA6EC" w14:textId="77777777" w:rsidR="000B07C3" w:rsidRPr="000B07C3" w:rsidRDefault="000B07C3" w:rsidP="000B07C3">
            <w:r w:rsidRPr="000B07C3">
              <w:t>0.00</w:t>
            </w:r>
          </w:p>
        </w:tc>
        <w:tc>
          <w:tcPr>
            <w:tcW w:w="960" w:type="dxa"/>
            <w:noWrap/>
            <w:hideMark/>
          </w:tcPr>
          <w:p w14:paraId="73497EE7" w14:textId="77777777" w:rsidR="000B07C3" w:rsidRPr="000B07C3" w:rsidRDefault="000B07C3" w:rsidP="000B07C3">
            <w:r w:rsidRPr="000B07C3">
              <w:t>1.00</w:t>
            </w:r>
          </w:p>
        </w:tc>
        <w:tc>
          <w:tcPr>
            <w:tcW w:w="960" w:type="dxa"/>
            <w:noWrap/>
            <w:hideMark/>
          </w:tcPr>
          <w:p w14:paraId="65965595" w14:textId="77777777" w:rsidR="000B07C3" w:rsidRPr="000B07C3" w:rsidRDefault="000B07C3" w:rsidP="000B07C3">
            <w:r w:rsidRPr="000B07C3">
              <w:t>1653.54</w:t>
            </w:r>
          </w:p>
        </w:tc>
        <w:tc>
          <w:tcPr>
            <w:tcW w:w="960" w:type="dxa"/>
            <w:noWrap/>
            <w:hideMark/>
          </w:tcPr>
          <w:p w14:paraId="535E2419" w14:textId="77777777" w:rsidR="000B07C3" w:rsidRPr="000B07C3" w:rsidRDefault="000B07C3" w:rsidP="000B07C3">
            <w:r w:rsidRPr="000B07C3">
              <w:t>2330.94</w:t>
            </w:r>
          </w:p>
        </w:tc>
      </w:tr>
      <w:tr w:rsidR="000B07C3" w:rsidRPr="000B07C3" w14:paraId="2AC1F8AA" w14:textId="77777777" w:rsidTr="000B07C3">
        <w:trPr>
          <w:trHeight w:val="288"/>
        </w:trPr>
        <w:tc>
          <w:tcPr>
            <w:tcW w:w="1354" w:type="dxa"/>
            <w:noWrap/>
            <w:hideMark/>
          </w:tcPr>
          <w:p w14:paraId="38540AC3" w14:textId="77777777" w:rsidR="000B07C3" w:rsidRPr="000B07C3" w:rsidRDefault="000B07C3">
            <w:pPr>
              <w:rPr>
                <w:b/>
                <w:bCs/>
              </w:rPr>
            </w:pPr>
            <w:r w:rsidRPr="000B07C3">
              <w:rPr>
                <w:b/>
                <w:bCs/>
              </w:rPr>
              <w:t>Site Dryness</w:t>
            </w:r>
          </w:p>
        </w:tc>
        <w:tc>
          <w:tcPr>
            <w:tcW w:w="960" w:type="dxa"/>
            <w:noWrap/>
            <w:hideMark/>
          </w:tcPr>
          <w:p w14:paraId="0B2D9FA1" w14:textId="77777777" w:rsidR="000B07C3" w:rsidRPr="000B07C3" w:rsidRDefault="000B07C3" w:rsidP="000B07C3">
            <w:r w:rsidRPr="000B07C3">
              <w:t>-0.24</w:t>
            </w:r>
          </w:p>
        </w:tc>
        <w:tc>
          <w:tcPr>
            <w:tcW w:w="960" w:type="dxa"/>
            <w:noWrap/>
            <w:hideMark/>
          </w:tcPr>
          <w:p w14:paraId="70518D39" w14:textId="77777777" w:rsidR="000B07C3" w:rsidRPr="000B07C3" w:rsidRDefault="000B07C3" w:rsidP="000B07C3">
            <w:r w:rsidRPr="000B07C3">
              <w:t>-0.24</w:t>
            </w:r>
          </w:p>
        </w:tc>
        <w:tc>
          <w:tcPr>
            <w:tcW w:w="960" w:type="dxa"/>
            <w:noWrap/>
            <w:hideMark/>
          </w:tcPr>
          <w:p w14:paraId="03A3A438" w14:textId="77777777" w:rsidR="000B07C3" w:rsidRPr="000B07C3" w:rsidRDefault="000B07C3" w:rsidP="000B07C3">
            <w:r w:rsidRPr="000B07C3">
              <w:t>0.20</w:t>
            </w:r>
          </w:p>
        </w:tc>
        <w:tc>
          <w:tcPr>
            <w:tcW w:w="960" w:type="dxa"/>
            <w:noWrap/>
            <w:hideMark/>
          </w:tcPr>
          <w:p w14:paraId="37DFAA06" w14:textId="77777777" w:rsidR="000B07C3" w:rsidRPr="000B07C3" w:rsidRDefault="000B07C3" w:rsidP="000B07C3">
            <w:r w:rsidRPr="000B07C3">
              <w:t>-0.57</w:t>
            </w:r>
          </w:p>
        </w:tc>
        <w:tc>
          <w:tcPr>
            <w:tcW w:w="960" w:type="dxa"/>
            <w:noWrap/>
            <w:hideMark/>
          </w:tcPr>
          <w:p w14:paraId="1A8A6C11" w14:textId="77777777" w:rsidR="000B07C3" w:rsidRPr="000B07C3" w:rsidRDefault="000B07C3" w:rsidP="000B07C3">
            <w:r w:rsidRPr="000B07C3">
              <w:t>0.10</w:t>
            </w:r>
          </w:p>
        </w:tc>
        <w:tc>
          <w:tcPr>
            <w:tcW w:w="960" w:type="dxa"/>
            <w:noWrap/>
            <w:hideMark/>
          </w:tcPr>
          <w:p w14:paraId="4B609161" w14:textId="77777777" w:rsidR="000B07C3" w:rsidRPr="000B07C3" w:rsidRDefault="000B07C3" w:rsidP="000B07C3">
            <w:r w:rsidRPr="000B07C3">
              <w:t>1.00</w:t>
            </w:r>
          </w:p>
        </w:tc>
        <w:tc>
          <w:tcPr>
            <w:tcW w:w="960" w:type="dxa"/>
            <w:noWrap/>
            <w:hideMark/>
          </w:tcPr>
          <w:p w14:paraId="52B621D6" w14:textId="77777777" w:rsidR="000B07C3" w:rsidRPr="000B07C3" w:rsidRDefault="000B07C3" w:rsidP="000B07C3">
            <w:r w:rsidRPr="000B07C3">
              <w:t>1674.60</w:t>
            </w:r>
          </w:p>
        </w:tc>
        <w:tc>
          <w:tcPr>
            <w:tcW w:w="960" w:type="dxa"/>
            <w:noWrap/>
            <w:hideMark/>
          </w:tcPr>
          <w:p w14:paraId="303CE24A" w14:textId="77777777" w:rsidR="000B07C3" w:rsidRPr="000B07C3" w:rsidRDefault="000B07C3" w:rsidP="000B07C3">
            <w:r w:rsidRPr="000B07C3">
              <w:t>2170.42</w:t>
            </w:r>
          </w:p>
        </w:tc>
      </w:tr>
      <w:tr w:rsidR="000B07C3" w:rsidRPr="000B07C3" w14:paraId="46FD4164" w14:textId="77777777" w:rsidTr="000B07C3">
        <w:trPr>
          <w:trHeight w:val="288"/>
        </w:trPr>
        <w:tc>
          <w:tcPr>
            <w:tcW w:w="1354" w:type="dxa"/>
            <w:noWrap/>
            <w:hideMark/>
          </w:tcPr>
          <w:p w14:paraId="6E6D6C0B" w14:textId="77777777" w:rsidR="000B07C3" w:rsidRPr="000B07C3" w:rsidRDefault="000B07C3">
            <w:pPr>
              <w:rPr>
                <w:b/>
                <w:bCs/>
              </w:rPr>
            </w:pPr>
            <w:r w:rsidRPr="000B07C3">
              <w:rPr>
                <w:b/>
                <w:bCs/>
              </w:rPr>
              <w:t>DBH x Fire</w:t>
            </w:r>
          </w:p>
        </w:tc>
        <w:tc>
          <w:tcPr>
            <w:tcW w:w="960" w:type="dxa"/>
            <w:noWrap/>
            <w:hideMark/>
          </w:tcPr>
          <w:p w14:paraId="76D6DD7A" w14:textId="77777777" w:rsidR="000B07C3" w:rsidRPr="000B07C3" w:rsidRDefault="000B07C3" w:rsidP="000B07C3">
            <w:r w:rsidRPr="000B07C3">
              <w:t>1.10</w:t>
            </w:r>
          </w:p>
        </w:tc>
        <w:tc>
          <w:tcPr>
            <w:tcW w:w="960" w:type="dxa"/>
            <w:noWrap/>
            <w:hideMark/>
          </w:tcPr>
          <w:p w14:paraId="2BFB7859" w14:textId="77777777" w:rsidR="000B07C3" w:rsidRPr="000B07C3" w:rsidRDefault="000B07C3" w:rsidP="000B07C3">
            <w:r w:rsidRPr="000B07C3">
              <w:t>1.11</w:t>
            </w:r>
          </w:p>
        </w:tc>
        <w:tc>
          <w:tcPr>
            <w:tcW w:w="960" w:type="dxa"/>
            <w:noWrap/>
            <w:hideMark/>
          </w:tcPr>
          <w:p w14:paraId="6944BEE1" w14:textId="77777777" w:rsidR="000B07C3" w:rsidRPr="000B07C3" w:rsidRDefault="000B07C3" w:rsidP="000B07C3">
            <w:r w:rsidRPr="000B07C3">
              <w:t>0.48</w:t>
            </w:r>
          </w:p>
        </w:tc>
        <w:tc>
          <w:tcPr>
            <w:tcW w:w="960" w:type="dxa"/>
            <w:noWrap/>
            <w:hideMark/>
          </w:tcPr>
          <w:p w14:paraId="0D5BA1B2" w14:textId="77777777" w:rsidR="000B07C3" w:rsidRPr="000B07C3" w:rsidRDefault="000B07C3" w:rsidP="000B07C3">
            <w:r w:rsidRPr="000B07C3">
              <w:t>0.30</w:t>
            </w:r>
          </w:p>
        </w:tc>
        <w:tc>
          <w:tcPr>
            <w:tcW w:w="960" w:type="dxa"/>
            <w:noWrap/>
            <w:hideMark/>
          </w:tcPr>
          <w:p w14:paraId="0F56E8FB" w14:textId="77777777" w:rsidR="000B07C3" w:rsidRPr="000B07C3" w:rsidRDefault="000B07C3" w:rsidP="000B07C3">
            <w:r w:rsidRPr="000B07C3">
              <w:t>1.89</w:t>
            </w:r>
          </w:p>
        </w:tc>
        <w:tc>
          <w:tcPr>
            <w:tcW w:w="960" w:type="dxa"/>
            <w:noWrap/>
            <w:hideMark/>
          </w:tcPr>
          <w:p w14:paraId="1434AB52" w14:textId="77777777" w:rsidR="000B07C3" w:rsidRPr="000B07C3" w:rsidRDefault="000B07C3" w:rsidP="000B07C3">
            <w:r w:rsidRPr="000B07C3">
              <w:t>1.00</w:t>
            </w:r>
          </w:p>
        </w:tc>
        <w:tc>
          <w:tcPr>
            <w:tcW w:w="960" w:type="dxa"/>
            <w:noWrap/>
            <w:hideMark/>
          </w:tcPr>
          <w:p w14:paraId="439D1CDD" w14:textId="77777777" w:rsidR="000B07C3" w:rsidRPr="000B07C3" w:rsidRDefault="000B07C3" w:rsidP="000B07C3">
            <w:r w:rsidRPr="000B07C3">
              <w:t>2311.19</w:t>
            </w:r>
          </w:p>
        </w:tc>
        <w:tc>
          <w:tcPr>
            <w:tcW w:w="960" w:type="dxa"/>
            <w:noWrap/>
            <w:hideMark/>
          </w:tcPr>
          <w:p w14:paraId="7D692D56" w14:textId="77777777" w:rsidR="000B07C3" w:rsidRPr="000B07C3" w:rsidRDefault="000B07C3" w:rsidP="000B07C3">
            <w:r w:rsidRPr="000B07C3">
              <w:t>2298.86</w:t>
            </w:r>
          </w:p>
        </w:tc>
      </w:tr>
      <w:tr w:rsidR="000B07C3" w:rsidRPr="000B07C3" w14:paraId="6E8C50C1" w14:textId="77777777" w:rsidTr="000B07C3">
        <w:trPr>
          <w:trHeight w:val="288"/>
        </w:trPr>
        <w:tc>
          <w:tcPr>
            <w:tcW w:w="1354" w:type="dxa"/>
            <w:noWrap/>
            <w:hideMark/>
          </w:tcPr>
          <w:p w14:paraId="7CC26A9F" w14:textId="77777777" w:rsidR="000B07C3" w:rsidRPr="000B07C3" w:rsidRDefault="000B07C3">
            <w:pPr>
              <w:rPr>
                <w:b/>
                <w:bCs/>
              </w:rPr>
            </w:pPr>
            <w:r w:rsidRPr="000B07C3">
              <w:rPr>
                <w:b/>
                <w:bCs/>
              </w:rPr>
              <w:t>DBH x WPBR</w:t>
            </w:r>
          </w:p>
        </w:tc>
        <w:tc>
          <w:tcPr>
            <w:tcW w:w="960" w:type="dxa"/>
            <w:noWrap/>
            <w:hideMark/>
          </w:tcPr>
          <w:p w14:paraId="49815909" w14:textId="77777777" w:rsidR="000B07C3" w:rsidRPr="000B07C3" w:rsidRDefault="000B07C3" w:rsidP="000B07C3">
            <w:r w:rsidRPr="000B07C3">
              <w:t>1.08</w:t>
            </w:r>
          </w:p>
        </w:tc>
        <w:tc>
          <w:tcPr>
            <w:tcW w:w="960" w:type="dxa"/>
            <w:noWrap/>
            <w:hideMark/>
          </w:tcPr>
          <w:p w14:paraId="0241911B" w14:textId="77777777" w:rsidR="000B07C3" w:rsidRPr="000B07C3" w:rsidRDefault="000B07C3" w:rsidP="000B07C3">
            <w:r w:rsidRPr="000B07C3">
              <w:t>1.07</w:t>
            </w:r>
          </w:p>
        </w:tc>
        <w:tc>
          <w:tcPr>
            <w:tcW w:w="960" w:type="dxa"/>
            <w:noWrap/>
            <w:hideMark/>
          </w:tcPr>
          <w:p w14:paraId="28685C54" w14:textId="77777777" w:rsidR="000B07C3" w:rsidRPr="000B07C3" w:rsidRDefault="000B07C3" w:rsidP="000B07C3">
            <w:r w:rsidRPr="000B07C3">
              <w:t>0.85</w:t>
            </w:r>
          </w:p>
        </w:tc>
        <w:tc>
          <w:tcPr>
            <w:tcW w:w="960" w:type="dxa"/>
            <w:noWrap/>
            <w:hideMark/>
          </w:tcPr>
          <w:p w14:paraId="46AAB9BD" w14:textId="77777777" w:rsidR="000B07C3" w:rsidRPr="000B07C3" w:rsidRDefault="000B07C3" w:rsidP="000B07C3">
            <w:r w:rsidRPr="000B07C3">
              <w:t>-0.28</w:t>
            </w:r>
          </w:p>
        </w:tc>
        <w:tc>
          <w:tcPr>
            <w:tcW w:w="960" w:type="dxa"/>
            <w:noWrap/>
            <w:hideMark/>
          </w:tcPr>
          <w:p w14:paraId="1EA4737C" w14:textId="77777777" w:rsidR="000B07C3" w:rsidRPr="000B07C3" w:rsidRDefault="000B07C3" w:rsidP="000B07C3">
            <w:r w:rsidRPr="000B07C3">
              <w:t>2.48</w:t>
            </w:r>
          </w:p>
        </w:tc>
        <w:tc>
          <w:tcPr>
            <w:tcW w:w="960" w:type="dxa"/>
            <w:noWrap/>
            <w:hideMark/>
          </w:tcPr>
          <w:p w14:paraId="25EF1E23" w14:textId="77777777" w:rsidR="000B07C3" w:rsidRPr="000B07C3" w:rsidRDefault="000B07C3" w:rsidP="000B07C3">
            <w:r w:rsidRPr="000B07C3">
              <w:t>1.00</w:t>
            </w:r>
          </w:p>
        </w:tc>
        <w:tc>
          <w:tcPr>
            <w:tcW w:w="960" w:type="dxa"/>
            <w:noWrap/>
            <w:hideMark/>
          </w:tcPr>
          <w:p w14:paraId="6163E022" w14:textId="77777777" w:rsidR="000B07C3" w:rsidRPr="000B07C3" w:rsidRDefault="000B07C3" w:rsidP="000B07C3">
            <w:r w:rsidRPr="000B07C3">
              <w:t>3377.36</w:t>
            </w:r>
          </w:p>
        </w:tc>
        <w:tc>
          <w:tcPr>
            <w:tcW w:w="960" w:type="dxa"/>
            <w:noWrap/>
            <w:hideMark/>
          </w:tcPr>
          <w:p w14:paraId="4F9A53C3" w14:textId="77777777" w:rsidR="000B07C3" w:rsidRPr="000B07C3" w:rsidRDefault="000B07C3" w:rsidP="000B07C3">
            <w:r w:rsidRPr="000B07C3">
              <w:t>3101.19</w:t>
            </w:r>
          </w:p>
        </w:tc>
      </w:tr>
      <w:tr w:rsidR="000B07C3" w:rsidRPr="000B07C3" w14:paraId="4AB7FEB1" w14:textId="77777777" w:rsidTr="000B07C3">
        <w:trPr>
          <w:trHeight w:val="288"/>
        </w:trPr>
        <w:tc>
          <w:tcPr>
            <w:tcW w:w="1354" w:type="dxa"/>
            <w:noWrap/>
            <w:hideMark/>
          </w:tcPr>
          <w:p w14:paraId="1802F20E" w14:textId="77777777" w:rsidR="000B07C3" w:rsidRPr="000B07C3" w:rsidRDefault="000B07C3">
            <w:pPr>
              <w:rPr>
                <w:b/>
                <w:bCs/>
              </w:rPr>
            </w:pPr>
            <w:r w:rsidRPr="000B07C3">
              <w:rPr>
                <w:b/>
                <w:bCs/>
              </w:rPr>
              <w:t>DBH x BA</w:t>
            </w:r>
          </w:p>
        </w:tc>
        <w:tc>
          <w:tcPr>
            <w:tcW w:w="960" w:type="dxa"/>
            <w:noWrap/>
            <w:hideMark/>
          </w:tcPr>
          <w:p w14:paraId="440CB2F7" w14:textId="77777777" w:rsidR="000B07C3" w:rsidRPr="000B07C3" w:rsidRDefault="000B07C3" w:rsidP="000B07C3">
            <w:r w:rsidRPr="000B07C3">
              <w:t>-0.50</w:t>
            </w:r>
          </w:p>
        </w:tc>
        <w:tc>
          <w:tcPr>
            <w:tcW w:w="960" w:type="dxa"/>
            <w:noWrap/>
            <w:hideMark/>
          </w:tcPr>
          <w:p w14:paraId="363A8A31" w14:textId="77777777" w:rsidR="000B07C3" w:rsidRPr="000B07C3" w:rsidRDefault="000B07C3" w:rsidP="000B07C3">
            <w:r w:rsidRPr="000B07C3">
              <w:t>-0.50</w:t>
            </w:r>
          </w:p>
        </w:tc>
        <w:tc>
          <w:tcPr>
            <w:tcW w:w="960" w:type="dxa"/>
            <w:noWrap/>
            <w:hideMark/>
          </w:tcPr>
          <w:p w14:paraId="7ED4592E" w14:textId="77777777" w:rsidR="000B07C3" w:rsidRPr="000B07C3" w:rsidRDefault="000B07C3" w:rsidP="000B07C3">
            <w:r w:rsidRPr="000B07C3">
              <w:t>0.20</w:t>
            </w:r>
          </w:p>
        </w:tc>
        <w:tc>
          <w:tcPr>
            <w:tcW w:w="960" w:type="dxa"/>
            <w:noWrap/>
            <w:hideMark/>
          </w:tcPr>
          <w:p w14:paraId="336E42AE" w14:textId="77777777" w:rsidR="000B07C3" w:rsidRPr="000B07C3" w:rsidRDefault="000B07C3" w:rsidP="000B07C3">
            <w:r w:rsidRPr="000B07C3">
              <w:t>-0.82</w:t>
            </w:r>
          </w:p>
        </w:tc>
        <w:tc>
          <w:tcPr>
            <w:tcW w:w="960" w:type="dxa"/>
            <w:noWrap/>
            <w:hideMark/>
          </w:tcPr>
          <w:p w14:paraId="2800E88D" w14:textId="77777777" w:rsidR="000B07C3" w:rsidRPr="000B07C3" w:rsidRDefault="000B07C3" w:rsidP="000B07C3">
            <w:r w:rsidRPr="000B07C3">
              <w:t>-0.18</w:t>
            </w:r>
          </w:p>
        </w:tc>
        <w:tc>
          <w:tcPr>
            <w:tcW w:w="960" w:type="dxa"/>
            <w:noWrap/>
            <w:hideMark/>
          </w:tcPr>
          <w:p w14:paraId="45E62CCF" w14:textId="77777777" w:rsidR="000B07C3" w:rsidRPr="000B07C3" w:rsidRDefault="000B07C3" w:rsidP="000B07C3">
            <w:r w:rsidRPr="000B07C3">
              <w:t>1.00</w:t>
            </w:r>
          </w:p>
        </w:tc>
        <w:tc>
          <w:tcPr>
            <w:tcW w:w="960" w:type="dxa"/>
            <w:noWrap/>
            <w:hideMark/>
          </w:tcPr>
          <w:p w14:paraId="2A51D4E5" w14:textId="77777777" w:rsidR="000B07C3" w:rsidRPr="000B07C3" w:rsidRDefault="000B07C3" w:rsidP="000B07C3">
            <w:r w:rsidRPr="000B07C3">
              <w:t>2333.07</w:t>
            </w:r>
          </w:p>
        </w:tc>
        <w:tc>
          <w:tcPr>
            <w:tcW w:w="960" w:type="dxa"/>
            <w:noWrap/>
            <w:hideMark/>
          </w:tcPr>
          <w:p w14:paraId="20612AE9" w14:textId="77777777" w:rsidR="000B07C3" w:rsidRPr="000B07C3" w:rsidRDefault="000B07C3" w:rsidP="000B07C3">
            <w:r w:rsidRPr="000B07C3">
              <w:t>2741.33</w:t>
            </w:r>
          </w:p>
        </w:tc>
      </w:tr>
      <w:tr w:rsidR="000B07C3" w:rsidRPr="000B07C3" w14:paraId="41097F0F" w14:textId="77777777" w:rsidTr="000B07C3">
        <w:trPr>
          <w:trHeight w:val="288"/>
        </w:trPr>
        <w:tc>
          <w:tcPr>
            <w:tcW w:w="1354" w:type="dxa"/>
            <w:noWrap/>
            <w:hideMark/>
          </w:tcPr>
          <w:p w14:paraId="0FB2A22C" w14:textId="77777777" w:rsidR="000B07C3" w:rsidRPr="000B07C3" w:rsidRDefault="000B07C3">
            <w:pPr>
              <w:rPr>
                <w:b/>
                <w:bCs/>
              </w:rPr>
            </w:pPr>
            <w:r w:rsidRPr="000B07C3">
              <w:rPr>
                <w:b/>
                <w:bCs/>
              </w:rPr>
              <w:t>DBH x Drought</w:t>
            </w:r>
          </w:p>
        </w:tc>
        <w:tc>
          <w:tcPr>
            <w:tcW w:w="960" w:type="dxa"/>
            <w:noWrap/>
            <w:hideMark/>
          </w:tcPr>
          <w:p w14:paraId="53042B9A" w14:textId="77777777" w:rsidR="000B07C3" w:rsidRPr="000B07C3" w:rsidRDefault="000B07C3" w:rsidP="000B07C3">
            <w:r w:rsidRPr="000B07C3">
              <w:t>0.20</w:t>
            </w:r>
          </w:p>
        </w:tc>
        <w:tc>
          <w:tcPr>
            <w:tcW w:w="960" w:type="dxa"/>
            <w:noWrap/>
            <w:hideMark/>
          </w:tcPr>
          <w:p w14:paraId="6209A6EF" w14:textId="77777777" w:rsidR="000B07C3" w:rsidRPr="000B07C3" w:rsidRDefault="000B07C3" w:rsidP="000B07C3">
            <w:r w:rsidRPr="000B07C3">
              <w:t>0.19</w:t>
            </w:r>
          </w:p>
        </w:tc>
        <w:tc>
          <w:tcPr>
            <w:tcW w:w="960" w:type="dxa"/>
            <w:noWrap/>
            <w:hideMark/>
          </w:tcPr>
          <w:p w14:paraId="2755FF8F" w14:textId="77777777" w:rsidR="000B07C3" w:rsidRPr="000B07C3" w:rsidRDefault="000B07C3" w:rsidP="000B07C3">
            <w:r w:rsidRPr="000B07C3">
              <w:t>0.22</w:t>
            </w:r>
          </w:p>
        </w:tc>
        <w:tc>
          <w:tcPr>
            <w:tcW w:w="960" w:type="dxa"/>
            <w:noWrap/>
            <w:hideMark/>
          </w:tcPr>
          <w:p w14:paraId="2939D789" w14:textId="77777777" w:rsidR="000B07C3" w:rsidRPr="000B07C3" w:rsidRDefault="000B07C3" w:rsidP="000B07C3">
            <w:r w:rsidRPr="000B07C3">
              <w:t>-0.15</w:t>
            </w:r>
          </w:p>
        </w:tc>
        <w:tc>
          <w:tcPr>
            <w:tcW w:w="960" w:type="dxa"/>
            <w:noWrap/>
            <w:hideMark/>
          </w:tcPr>
          <w:p w14:paraId="2B0E5A4B" w14:textId="77777777" w:rsidR="000B07C3" w:rsidRPr="000B07C3" w:rsidRDefault="000B07C3" w:rsidP="000B07C3">
            <w:r w:rsidRPr="000B07C3">
              <w:t>0.56</w:t>
            </w:r>
          </w:p>
        </w:tc>
        <w:tc>
          <w:tcPr>
            <w:tcW w:w="960" w:type="dxa"/>
            <w:noWrap/>
            <w:hideMark/>
          </w:tcPr>
          <w:p w14:paraId="60AAB993" w14:textId="77777777" w:rsidR="000B07C3" w:rsidRPr="000B07C3" w:rsidRDefault="000B07C3" w:rsidP="000B07C3">
            <w:r w:rsidRPr="000B07C3">
              <w:t>1.00</w:t>
            </w:r>
          </w:p>
        </w:tc>
        <w:tc>
          <w:tcPr>
            <w:tcW w:w="960" w:type="dxa"/>
            <w:noWrap/>
            <w:hideMark/>
          </w:tcPr>
          <w:p w14:paraId="109E1D70" w14:textId="77777777" w:rsidR="000B07C3" w:rsidRPr="000B07C3" w:rsidRDefault="000B07C3" w:rsidP="000B07C3">
            <w:r w:rsidRPr="000B07C3">
              <w:t>2548.19</w:t>
            </w:r>
          </w:p>
        </w:tc>
        <w:tc>
          <w:tcPr>
            <w:tcW w:w="960" w:type="dxa"/>
            <w:noWrap/>
            <w:hideMark/>
          </w:tcPr>
          <w:p w14:paraId="1CDC0DC8" w14:textId="77777777" w:rsidR="000B07C3" w:rsidRPr="000B07C3" w:rsidRDefault="000B07C3" w:rsidP="000B07C3">
            <w:r w:rsidRPr="000B07C3">
              <w:t>2457.03</w:t>
            </w:r>
          </w:p>
        </w:tc>
      </w:tr>
      <w:tr w:rsidR="000B07C3" w:rsidRPr="000B07C3" w14:paraId="41F6145D" w14:textId="77777777" w:rsidTr="000B07C3">
        <w:trPr>
          <w:trHeight w:val="288"/>
        </w:trPr>
        <w:tc>
          <w:tcPr>
            <w:tcW w:w="1354" w:type="dxa"/>
            <w:noWrap/>
            <w:hideMark/>
          </w:tcPr>
          <w:p w14:paraId="245C2E47" w14:textId="77777777" w:rsidR="000B07C3" w:rsidRPr="000B07C3" w:rsidRDefault="000B07C3">
            <w:pPr>
              <w:rPr>
                <w:b/>
                <w:bCs/>
              </w:rPr>
            </w:pPr>
            <w:r w:rsidRPr="000B07C3">
              <w:rPr>
                <w:b/>
                <w:bCs/>
              </w:rPr>
              <w:t>DBH x Dryness</w:t>
            </w:r>
          </w:p>
        </w:tc>
        <w:tc>
          <w:tcPr>
            <w:tcW w:w="960" w:type="dxa"/>
            <w:noWrap/>
            <w:hideMark/>
          </w:tcPr>
          <w:p w14:paraId="7F682CBC" w14:textId="77777777" w:rsidR="000B07C3" w:rsidRPr="000B07C3" w:rsidRDefault="000B07C3" w:rsidP="000B07C3">
            <w:r w:rsidRPr="000B07C3">
              <w:t>0.01</w:t>
            </w:r>
          </w:p>
        </w:tc>
        <w:tc>
          <w:tcPr>
            <w:tcW w:w="960" w:type="dxa"/>
            <w:noWrap/>
            <w:hideMark/>
          </w:tcPr>
          <w:p w14:paraId="5A892B6C" w14:textId="77777777" w:rsidR="000B07C3" w:rsidRPr="000B07C3" w:rsidRDefault="000B07C3" w:rsidP="000B07C3">
            <w:r w:rsidRPr="000B07C3">
              <w:t>0.02</w:t>
            </w:r>
          </w:p>
        </w:tc>
        <w:tc>
          <w:tcPr>
            <w:tcW w:w="960" w:type="dxa"/>
            <w:noWrap/>
            <w:hideMark/>
          </w:tcPr>
          <w:p w14:paraId="5B53A347" w14:textId="77777777" w:rsidR="000B07C3" w:rsidRPr="000B07C3" w:rsidRDefault="000B07C3" w:rsidP="000B07C3">
            <w:r w:rsidRPr="000B07C3">
              <w:t>0.24</w:t>
            </w:r>
          </w:p>
        </w:tc>
        <w:tc>
          <w:tcPr>
            <w:tcW w:w="960" w:type="dxa"/>
            <w:noWrap/>
            <w:hideMark/>
          </w:tcPr>
          <w:p w14:paraId="32ABBADA" w14:textId="77777777" w:rsidR="000B07C3" w:rsidRPr="000B07C3" w:rsidRDefault="000B07C3" w:rsidP="000B07C3">
            <w:r w:rsidRPr="000B07C3">
              <w:t>-0.38</w:t>
            </w:r>
          </w:p>
        </w:tc>
        <w:tc>
          <w:tcPr>
            <w:tcW w:w="960" w:type="dxa"/>
            <w:noWrap/>
            <w:hideMark/>
          </w:tcPr>
          <w:p w14:paraId="012C11CB" w14:textId="77777777" w:rsidR="000B07C3" w:rsidRPr="000B07C3" w:rsidRDefault="000B07C3" w:rsidP="000B07C3">
            <w:r w:rsidRPr="000B07C3">
              <w:t>0.39</w:t>
            </w:r>
          </w:p>
        </w:tc>
        <w:tc>
          <w:tcPr>
            <w:tcW w:w="960" w:type="dxa"/>
            <w:noWrap/>
            <w:hideMark/>
          </w:tcPr>
          <w:p w14:paraId="12B34EFF" w14:textId="77777777" w:rsidR="000B07C3" w:rsidRPr="000B07C3" w:rsidRDefault="000B07C3" w:rsidP="000B07C3">
            <w:r w:rsidRPr="000B07C3">
              <w:t>1.00</w:t>
            </w:r>
          </w:p>
        </w:tc>
        <w:tc>
          <w:tcPr>
            <w:tcW w:w="960" w:type="dxa"/>
            <w:noWrap/>
            <w:hideMark/>
          </w:tcPr>
          <w:p w14:paraId="03EA5399" w14:textId="77777777" w:rsidR="000B07C3" w:rsidRPr="000B07C3" w:rsidRDefault="000B07C3" w:rsidP="000B07C3">
            <w:r w:rsidRPr="000B07C3">
              <w:t>2362.03</w:t>
            </w:r>
          </w:p>
        </w:tc>
        <w:tc>
          <w:tcPr>
            <w:tcW w:w="960" w:type="dxa"/>
            <w:noWrap/>
            <w:hideMark/>
          </w:tcPr>
          <w:p w14:paraId="4F95D415" w14:textId="77777777" w:rsidR="000B07C3" w:rsidRPr="000B07C3" w:rsidRDefault="000B07C3" w:rsidP="000B07C3">
            <w:r w:rsidRPr="000B07C3">
              <w:t>3201.45</w:t>
            </w:r>
          </w:p>
        </w:tc>
      </w:tr>
      <w:tr w:rsidR="000B07C3" w:rsidRPr="000B07C3" w14:paraId="0A8CEEDA" w14:textId="77777777" w:rsidTr="000B07C3">
        <w:trPr>
          <w:trHeight w:val="288"/>
        </w:trPr>
        <w:tc>
          <w:tcPr>
            <w:tcW w:w="1354" w:type="dxa"/>
            <w:noWrap/>
            <w:hideMark/>
          </w:tcPr>
          <w:p w14:paraId="18781725" w14:textId="77777777" w:rsidR="000B07C3" w:rsidRPr="000B07C3" w:rsidRDefault="000B07C3">
            <w:pPr>
              <w:rPr>
                <w:b/>
                <w:bCs/>
              </w:rPr>
            </w:pPr>
            <w:r w:rsidRPr="000B07C3">
              <w:rPr>
                <w:b/>
                <w:bCs/>
              </w:rPr>
              <w:t>SD Plots</w:t>
            </w:r>
          </w:p>
        </w:tc>
        <w:tc>
          <w:tcPr>
            <w:tcW w:w="960" w:type="dxa"/>
            <w:noWrap/>
            <w:hideMark/>
          </w:tcPr>
          <w:p w14:paraId="521C945F" w14:textId="77777777" w:rsidR="000B07C3" w:rsidRPr="000B07C3" w:rsidRDefault="000B07C3" w:rsidP="000B07C3">
            <w:r w:rsidRPr="000B07C3">
              <w:t>1.95</w:t>
            </w:r>
          </w:p>
        </w:tc>
        <w:tc>
          <w:tcPr>
            <w:tcW w:w="960" w:type="dxa"/>
            <w:noWrap/>
            <w:hideMark/>
          </w:tcPr>
          <w:p w14:paraId="2D74E79D" w14:textId="77777777" w:rsidR="000B07C3" w:rsidRPr="000B07C3" w:rsidRDefault="000B07C3" w:rsidP="000B07C3">
            <w:r w:rsidRPr="000B07C3">
              <w:t>1.94</w:t>
            </w:r>
          </w:p>
        </w:tc>
        <w:tc>
          <w:tcPr>
            <w:tcW w:w="960" w:type="dxa"/>
            <w:noWrap/>
            <w:hideMark/>
          </w:tcPr>
          <w:p w14:paraId="78E64979" w14:textId="77777777" w:rsidR="000B07C3" w:rsidRPr="000B07C3" w:rsidRDefault="000B07C3" w:rsidP="000B07C3">
            <w:r w:rsidRPr="000B07C3">
              <w:t>0.16</w:t>
            </w:r>
          </w:p>
        </w:tc>
        <w:tc>
          <w:tcPr>
            <w:tcW w:w="960" w:type="dxa"/>
            <w:noWrap/>
            <w:hideMark/>
          </w:tcPr>
          <w:p w14:paraId="359DA630" w14:textId="77777777" w:rsidR="000B07C3" w:rsidRPr="000B07C3" w:rsidRDefault="000B07C3" w:rsidP="000B07C3">
            <w:r w:rsidRPr="000B07C3">
              <w:t>1.70</w:t>
            </w:r>
          </w:p>
        </w:tc>
        <w:tc>
          <w:tcPr>
            <w:tcW w:w="960" w:type="dxa"/>
            <w:noWrap/>
            <w:hideMark/>
          </w:tcPr>
          <w:p w14:paraId="7BFD4365" w14:textId="77777777" w:rsidR="000B07C3" w:rsidRPr="000B07C3" w:rsidRDefault="000B07C3" w:rsidP="000B07C3">
            <w:r w:rsidRPr="000B07C3">
              <w:t>2.23</w:t>
            </w:r>
          </w:p>
        </w:tc>
        <w:tc>
          <w:tcPr>
            <w:tcW w:w="960" w:type="dxa"/>
            <w:noWrap/>
            <w:hideMark/>
          </w:tcPr>
          <w:p w14:paraId="3E0F703A" w14:textId="77777777" w:rsidR="000B07C3" w:rsidRPr="000B07C3" w:rsidRDefault="000B07C3" w:rsidP="000B07C3">
            <w:r w:rsidRPr="000B07C3">
              <w:t>1.00</w:t>
            </w:r>
          </w:p>
        </w:tc>
        <w:tc>
          <w:tcPr>
            <w:tcW w:w="960" w:type="dxa"/>
            <w:noWrap/>
            <w:hideMark/>
          </w:tcPr>
          <w:p w14:paraId="715148B2" w14:textId="77777777" w:rsidR="000B07C3" w:rsidRPr="000B07C3" w:rsidRDefault="000B07C3" w:rsidP="000B07C3">
            <w:r w:rsidRPr="000B07C3">
              <w:t>1005.62</w:t>
            </w:r>
          </w:p>
        </w:tc>
        <w:tc>
          <w:tcPr>
            <w:tcW w:w="960" w:type="dxa"/>
            <w:noWrap/>
            <w:hideMark/>
          </w:tcPr>
          <w:p w14:paraId="565EB685" w14:textId="77777777" w:rsidR="000B07C3" w:rsidRPr="000B07C3" w:rsidRDefault="000B07C3" w:rsidP="000B07C3">
            <w:r w:rsidRPr="000B07C3">
              <w:t>2217.70</w:t>
            </w:r>
          </w:p>
        </w:tc>
      </w:tr>
      <w:tr w:rsidR="000B07C3" w:rsidRPr="000B07C3" w14:paraId="26B968F7" w14:textId="77777777" w:rsidTr="000B07C3">
        <w:trPr>
          <w:trHeight w:val="288"/>
        </w:trPr>
        <w:tc>
          <w:tcPr>
            <w:tcW w:w="1354" w:type="dxa"/>
            <w:noWrap/>
            <w:hideMark/>
          </w:tcPr>
          <w:p w14:paraId="5BB3CF33" w14:textId="77777777" w:rsidR="000B07C3" w:rsidRPr="000B07C3" w:rsidRDefault="000B07C3">
            <w:pPr>
              <w:rPr>
                <w:b/>
                <w:bCs/>
              </w:rPr>
            </w:pPr>
            <w:r w:rsidRPr="000B07C3">
              <w:rPr>
                <w:b/>
                <w:bCs/>
              </w:rPr>
              <w:t>SD Ecoregions</w:t>
            </w:r>
          </w:p>
        </w:tc>
        <w:tc>
          <w:tcPr>
            <w:tcW w:w="960" w:type="dxa"/>
            <w:noWrap/>
            <w:hideMark/>
          </w:tcPr>
          <w:p w14:paraId="1C20C599" w14:textId="77777777" w:rsidR="000B07C3" w:rsidRPr="000B07C3" w:rsidRDefault="000B07C3" w:rsidP="000B07C3">
            <w:r w:rsidRPr="000B07C3">
              <w:t>0.29</w:t>
            </w:r>
          </w:p>
        </w:tc>
        <w:tc>
          <w:tcPr>
            <w:tcW w:w="960" w:type="dxa"/>
            <w:noWrap/>
            <w:hideMark/>
          </w:tcPr>
          <w:p w14:paraId="304951E7" w14:textId="77777777" w:rsidR="000B07C3" w:rsidRPr="000B07C3" w:rsidRDefault="000B07C3" w:rsidP="000B07C3">
            <w:r w:rsidRPr="000B07C3">
              <w:t>0.27</w:t>
            </w:r>
          </w:p>
        </w:tc>
        <w:tc>
          <w:tcPr>
            <w:tcW w:w="960" w:type="dxa"/>
            <w:noWrap/>
            <w:hideMark/>
          </w:tcPr>
          <w:p w14:paraId="07D7E429" w14:textId="77777777" w:rsidR="000B07C3" w:rsidRPr="000B07C3" w:rsidRDefault="000B07C3" w:rsidP="000B07C3">
            <w:r w:rsidRPr="000B07C3">
              <w:t>0.18</w:t>
            </w:r>
          </w:p>
        </w:tc>
        <w:tc>
          <w:tcPr>
            <w:tcW w:w="960" w:type="dxa"/>
            <w:noWrap/>
            <w:hideMark/>
          </w:tcPr>
          <w:p w14:paraId="0058B930" w14:textId="77777777" w:rsidR="000B07C3" w:rsidRPr="000B07C3" w:rsidRDefault="000B07C3" w:rsidP="000B07C3">
            <w:r w:rsidRPr="000B07C3">
              <w:t>0.03</w:t>
            </w:r>
          </w:p>
        </w:tc>
        <w:tc>
          <w:tcPr>
            <w:tcW w:w="960" w:type="dxa"/>
            <w:noWrap/>
            <w:hideMark/>
          </w:tcPr>
          <w:p w14:paraId="66C51411" w14:textId="77777777" w:rsidR="000B07C3" w:rsidRPr="000B07C3" w:rsidRDefault="000B07C3" w:rsidP="000B07C3">
            <w:r w:rsidRPr="000B07C3">
              <w:t>0.61</w:t>
            </w:r>
          </w:p>
        </w:tc>
        <w:tc>
          <w:tcPr>
            <w:tcW w:w="960" w:type="dxa"/>
            <w:noWrap/>
            <w:hideMark/>
          </w:tcPr>
          <w:p w14:paraId="319FC1C5" w14:textId="77777777" w:rsidR="000B07C3" w:rsidRPr="000B07C3" w:rsidRDefault="000B07C3" w:rsidP="000B07C3">
            <w:r w:rsidRPr="000B07C3">
              <w:t>1.01</w:t>
            </w:r>
          </w:p>
        </w:tc>
        <w:tc>
          <w:tcPr>
            <w:tcW w:w="960" w:type="dxa"/>
            <w:noWrap/>
            <w:hideMark/>
          </w:tcPr>
          <w:p w14:paraId="58D97284" w14:textId="77777777" w:rsidR="000B07C3" w:rsidRPr="000B07C3" w:rsidRDefault="000B07C3" w:rsidP="000B07C3">
            <w:r w:rsidRPr="000B07C3">
              <w:t>464.98</w:t>
            </w:r>
          </w:p>
        </w:tc>
        <w:tc>
          <w:tcPr>
            <w:tcW w:w="960" w:type="dxa"/>
            <w:noWrap/>
            <w:hideMark/>
          </w:tcPr>
          <w:p w14:paraId="290B0487" w14:textId="77777777" w:rsidR="000B07C3" w:rsidRPr="000B07C3" w:rsidRDefault="000B07C3" w:rsidP="000B07C3">
            <w:pPr>
              <w:keepNext/>
            </w:pPr>
            <w:r w:rsidRPr="000B07C3">
              <w:t>1286.87</w:t>
            </w:r>
          </w:p>
        </w:tc>
      </w:tr>
    </w:tbl>
    <w:p w14:paraId="229C7EC4" w14:textId="35882079" w:rsidR="00F25243" w:rsidRDefault="000B07C3" w:rsidP="000B07C3">
      <w:pPr>
        <w:pStyle w:val="Caption"/>
      </w:pPr>
      <w:bookmarkStart w:id="211" w:name="_Ref94607451"/>
      <w:r>
        <w:t xml:space="preserve">Supplementary Table </w:t>
      </w:r>
      <w:r w:rsidR="00E13880">
        <w:fldChar w:fldCharType="begin"/>
      </w:r>
      <w:r w:rsidR="00E13880">
        <w:instrText xml:space="preserve"> SEQ Supplementary_Table \* ARABIC </w:instrText>
      </w:r>
      <w:r w:rsidR="00E13880">
        <w:fldChar w:fldCharType="separate"/>
      </w:r>
      <w:r w:rsidR="002D364A">
        <w:rPr>
          <w:noProof/>
        </w:rPr>
        <w:t>1</w:t>
      </w:r>
      <w:r w:rsidR="00E13880">
        <w:rPr>
          <w:noProof/>
        </w:rPr>
        <w:fldChar w:fldCharType="end"/>
      </w:r>
      <w:bookmarkEnd w:id="211"/>
      <w:r>
        <w:t>: Summary of results for survival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7F26ABAD" w14:textId="5204CE27" w:rsidR="00E16782" w:rsidRDefault="00E16782">
      <w:r>
        <w:br w:type="page"/>
      </w:r>
    </w:p>
    <w:p w14:paraId="1D65920D" w14:textId="77777777" w:rsidR="00E16782" w:rsidRPr="00E16782" w:rsidRDefault="00E16782" w:rsidP="00E16782"/>
    <w:tbl>
      <w:tblPr>
        <w:tblStyle w:val="TableGrid"/>
        <w:tblW w:w="0" w:type="auto"/>
        <w:tblLook w:val="04A0" w:firstRow="1" w:lastRow="0" w:firstColumn="1" w:lastColumn="0" w:noHBand="0" w:noVBand="1"/>
      </w:tblPr>
      <w:tblGrid>
        <w:gridCol w:w="1354"/>
        <w:gridCol w:w="960"/>
        <w:gridCol w:w="960"/>
        <w:gridCol w:w="960"/>
        <w:gridCol w:w="960"/>
        <w:gridCol w:w="960"/>
        <w:gridCol w:w="960"/>
        <w:gridCol w:w="1053"/>
        <w:gridCol w:w="1053"/>
      </w:tblGrid>
      <w:tr w:rsidR="00870621" w:rsidRPr="00870621" w14:paraId="54BDE500" w14:textId="77777777" w:rsidTr="00C3625A">
        <w:trPr>
          <w:trHeight w:val="288"/>
        </w:trPr>
        <w:tc>
          <w:tcPr>
            <w:tcW w:w="1354" w:type="dxa"/>
            <w:noWrap/>
            <w:hideMark/>
          </w:tcPr>
          <w:p w14:paraId="32CB6F36" w14:textId="77777777" w:rsidR="00870621" w:rsidRPr="00870621" w:rsidRDefault="00870621">
            <w:pPr>
              <w:rPr>
                <w:b/>
                <w:bCs/>
              </w:rPr>
            </w:pPr>
            <w:r w:rsidRPr="00870621">
              <w:rPr>
                <w:b/>
                <w:bCs/>
              </w:rPr>
              <w:t>Parameter</w:t>
            </w:r>
          </w:p>
        </w:tc>
        <w:tc>
          <w:tcPr>
            <w:tcW w:w="960" w:type="dxa"/>
            <w:noWrap/>
            <w:hideMark/>
          </w:tcPr>
          <w:p w14:paraId="41764176" w14:textId="77777777" w:rsidR="00870621" w:rsidRPr="00870621" w:rsidRDefault="00870621">
            <w:pPr>
              <w:rPr>
                <w:b/>
                <w:bCs/>
              </w:rPr>
            </w:pPr>
            <w:r w:rsidRPr="00870621">
              <w:rPr>
                <w:b/>
                <w:bCs/>
              </w:rPr>
              <w:t>Mean</w:t>
            </w:r>
          </w:p>
        </w:tc>
        <w:tc>
          <w:tcPr>
            <w:tcW w:w="960" w:type="dxa"/>
            <w:noWrap/>
            <w:hideMark/>
          </w:tcPr>
          <w:p w14:paraId="70BA1359" w14:textId="77777777" w:rsidR="00870621" w:rsidRPr="00870621" w:rsidRDefault="00870621">
            <w:pPr>
              <w:rPr>
                <w:b/>
                <w:bCs/>
              </w:rPr>
            </w:pPr>
            <w:r w:rsidRPr="00870621">
              <w:rPr>
                <w:b/>
                <w:bCs/>
              </w:rPr>
              <w:t>Median</w:t>
            </w:r>
          </w:p>
        </w:tc>
        <w:tc>
          <w:tcPr>
            <w:tcW w:w="960" w:type="dxa"/>
            <w:noWrap/>
            <w:hideMark/>
          </w:tcPr>
          <w:p w14:paraId="2D85221D" w14:textId="77777777" w:rsidR="00870621" w:rsidRPr="00870621" w:rsidRDefault="00870621">
            <w:pPr>
              <w:rPr>
                <w:b/>
                <w:bCs/>
              </w:rPr>
            </w:pPr>
            <w:proofErr w:type="spellStart"/>
            <w:r w:rsidRPr="00870621">
              <w:rPr>
                <w:b/>
                <w:bCs/>
              </w:rPr>
              <w:t>StDev</w:t>
            </w:r>
            <w:proofErr w:type="spellEnd"/>
          </w:p>
        </w:tc>
        <w:tc>
          <w:tcPr>
            <w:tcW w:w="960" w:type="dxa"/>
            <w:noWrap/>
            <w:hideMark/>
          </w:tcPr>
          <w:p w14:paraId="677A71D9" w14:textId="77777777" w:rsidR="00870621" w:rsidRPr="00870621" w:rsidRDefault="00870621">
            <w:pPr>
              <w:rPr>
                <w:b/>
                <w:bCs/>
              </w:rPr>
            </w:pPr>
            <w:r w:rsidRPr="00870621">
              <w:rPr>
                <w:b/>
                <w:bCs/>
              </w:rPr>
              <w:t>q5</w:t>
            </w:r>
          </w:p>
        </w:tc>
        <w:tc>
          <w:tcPr>
            <w:tcW w:w="960" w:type="dxa"/>
            <w:noWrap/>
            <w:hideMark/>
          </w:tcPr>
          <w:p w14:paraId="5F6E7E54" w14:textId="77777777" w:rsidR="00870621" w:rsidRPr="00870621" w:rsidRDefault="00870621">
            <w:pPr>
              <w:rPr>
                <w:b/>
                <w:bCs/>
              </w:rPr>
            </w:pPr>
            <w:r w:rsidRPr="00870621">
              <w:rPr>
                <w:b/>
                <w:bCs/>
              </w:rPr>
              <w:t>q95</w:t>
            </w:r>
          </w:p>
        </w:tc>
        <w:tc>
          <w:tcPr>
            <w:tcW w:w="960" w:type="dxa"/>
            <w:noWrap/>
            <w:hideMark/>
          </w:tcPr>
          <w:p w14:paraId="2CF136F5" w14:textId="77777777" w:rsidR="00870621" w:rsidRPr="00870621" w:rsidRDefault="00870621">
            <w:pPr>
              <w:rPr>
                <w:b/>
                <w:bCs/>
              </w:rPr>
            </w:pPr>
            <w:proofErr w:type="spellStart"/>
            <w:r w:rsidRPr="00870621">
              <w:rPr>
                <w:b/>
                <w:bCs/>
              </w:rPr>
              <w:t>rhat</w:t>
            </w:r>
            <w:proofErr w:type="spellEnd"/>
          </w:p>
        </w:tc>
        <w:tc>
          <w:tcPr>
            <w:tcW w:w="1008" w:type="dxa"/>
            <w:noWrap/>
            <w:hideMark/>
          </w:tcPr>
          <w:p w14:paraId="3CD611B2" w14:textId="77777777" w:rsidR="00870621" w:rsidRPr="00870621" w:rsidRDefault="00870621">
            <w:pPr>
              <w:rPr>
                <w:b/>
                <w:bCs/>
              </w:rPr>
            </w:pPr>
            <w:proofErr w:type="spellStart"/>
            <w:r w:rsidRPr="00870621">
              <w:rPr>
                <w:b/>
                <w:bCs/>
              </w:rPr>
              <w:t>ess_bulk</w:t>
            </w:r>
            <w:proofErr w:type="spellEnd"/>
          </w:p>
        </w:tc>
        <w:tc>
          <w:tcPr>
            <w:tcW w:w="960" w:type="dxa"/>
            <w:noWrap/>
            <w:hideMark/>
          </w:tcPr>
          <w:p w14:paraId="7B71B872" w14:textId="77777777" w:rsidR="00870621" w:rsidRPr="00870621" w:rsidRDefault="00870621">
            <w:pPr>
              <w:rPr>
                <w:b/>
                <w:bCs/>
              </w:rPr>
            </w:pPr>
            <w:proofErr w:type="spellStart"/>
            <w:r w:rsidRPr="00870621">
              <w:rPr>
                <w:b/>
                <w:bCs/>
              </w:rPr>
              <w:t>ess_tail</w:t>
            </w:r>
            <w:proofErr w:type="spellEnd"/>
          </w:p>
        </w:tc>
      </w:tr>
      <w:tr w:rsidR="00C3625A" w:rsidRPr="00870621" w14:paraId="4DEA7F17" w14:textId="77777777" w:rsidTr="00C3625A">
        <w:trPr>
          <w:trHeight w:val="288"/>
        </w:trPr>
        <w:tc>
          <w:tcPr>
            <w:tcW w:w="1354" w:type="dxa"/>
            <w:noWrap/>
            <w:hideMark/>
          </w:tcPr>
          <w:p w14:paraId="140706F2" w14:textId="77777777" w:rsidR="00C3625A" w:rsidRPr="00870621" w:rsidRDefault="00C3625A" w:rsidP="00C3625A">
            <w:pPr>
              <w:rPr>
                <w:b/>
                <w:bCs/>
              </w:rPr>
            </w:pPr>
            <w:r w:rsidRPr="00870621">
              <w:rPr>
                <w:b/>
                <w:bCs/>
              </w:rPr>
              <w:t>Intercept</w:t>
            </w:r>
          </w:p>
        </w:tc>
        <w:tc>
          <w:tcPr>
            <w:tcW w:w="960" w:type="dxa"/>
            <w:noWrap/>
            <w:hideMark/>
          </w:tcPr>
          <w:p w14:paraId="6CA23280" w14:textId="46845722" w:rsidR="00C3625A" w:rsidRPr="00870621" w:rsidRDefault="00C3625A" w:rsidP="00C3625A">
            <w:r w:rsidRPr="008254FD">
              <w:t>0.040</w:t>
            </w:r>
          </w:p>
        </w:tc>
        <w:tc>
          <w:tcPr>
            <w:tcW w:w="960" w:type="dxa"/>
            <w:noWrap/>
            <w:hideMark/>
          </w:tcPr>
          <w:p w14:paraId="2578485F" w14:textId="1754AF35" w:rsidR="00C3625A" w:rsidRPr="00870621" w:rsidRDefault="00C3625A" w:rsidP="00C3625A">
            <w:r w:rsidRPr="008254FD">
              <w:t>0.040</w:t>
            </w:r>
          </w:p>
        </w:tc>
        <w:tc>
          <w:tcPr>
            <w:tcW w:w="960" w:type="dxa"/>
            <w:noWrap/>
            <w:hideMark/>
          </w:tcPr>
          <w:p w14:paraId="127D1F55" w14:textId="6996F3C4" w:rsidR="00C3625A" w:rsidRPr="00870621" w:rsidRDefault="00C3625A" w:rsidP="00C3625A">
            <w:r w:rsidRPr="008254FD">
              <w:t>0.003</w:t>
            </w:r>
          </w:p>
        </w:tc>
        <w:tc>
          <w:tcPr>
            <w:tcW w:w="960" w:type="dxa"/>
            <w:noWrap/>
            <w:hideMark/>
          </w:tcPr>
          <w:p w14:paraId="6527C9E8" w14:textId="6944986D" w:rsidR="00C3625A" w:rsidRPr="00870621" w:rsidRDefault="00C3625A" w:rsidP="00C3625A">
            <w:r w:rsidRPr="008254FD">
              <w:t>0.035</w:t>
            </w:r>
          </w:p>
        </w:tc>
        <w:tc>
          <w:tcPr>
            <w:tcW w:w="960" w:type="dxa"/>
            <w:noWrap/>
            <w:hideMark/>
          </w:tcPr>
          <w:p w14:paraId="4279B4CE" w14:textId="7F6886F7" w:rsidR="00C3625A" w:rsidRPr="00870621" w:rsidRDefault="00C3625A" w:rsidP="00C3625A">
            <w:r w:rsidRPr="008254FD">
              <w:t>0.044</w:t>
            </w:r>
          </w:p>
        </w:tc>
        <w:tc>
          <w:tcPr>
            <w:tcW w:w="960" w:type="dxa"/>
            <w:noWrap/>
            <w:hideMark/>
          </w:tcPr>
          <w:p w14:paraId="521A0F69" w14:textId="15546071" w:rsidR="00C3625A" w:rsidRPr="00870621" w:rsidRDefault="00C3625A" w:rsidP="00C3625A">
            <w:r w:rsidRPr="008254FD">
              <w:t>1.002</w:t>
            </w:r>
          </w:p>
        </w:tc>
        <w:tc>
          <w:tcPr>
            <w:tcW w:w="1008" w:type="dxa"/>
            <w:noWrap/>
            <w:hideMark/>
          </w:tcPr>
          <w:p w14:paraId="4CCE2169" w14:textId="056962B6" w:rsidR="00C3625A" w:rsidRPr="00870621" w:rsidRDefault="00C3625A" w:rsidP="00C3625A">
            <w:r w:rsidRPr="008254FD">
              <w:t>1563.786</w:t>
            </w:r>
          </w:p>
        </w:tc>
        <w:tc>
          <w:tcPr>
            <w:tcW w:w="960" w:type="dxa"/>
            <w:noWrap/>
            <w:hideMark/>
          </w:tcPr>
          <w:p w14:paraId="1AE49310" w14:textId="10BFF687" w:rsidR="00C3625A" w:rsidRPr="00870621" w:rsidRDefault="00C3625A" w:rsidP="00C3625A">
            <w:r w:rsidRPr="008254FD">
              <w:t>2037.420</w:t>
            </w:r>
          </w:p>
        </w:tc>
      </w:tr>
      <w:tr w:rsidR="00C3625A" w:rsidRPr="00870621" w14:paraId="08529718" w14:textId="77777777" w:rsidTr="00C3625A">
        <w:trPr>
          <w:trHeight w:val="288"/>
        </w:trPr>
        <w:tc>
          <w:tcPr>
            <w:tcW w:w="1354" w:type="dxa"/>
            <w:noWrap/>
            <w:hideMark/>
          </w:tcPr>
          <w:p w14:paraId="381A6AA0" w14:textId="77777777" w:rsidR="00C3625A" w:rsidRPr="00870621" w:rsidRDefault="00C3625A" w:rsidP="00C3625A">
            <w:pPr>
              <w:rPr>
                <w:b/>
                <w:bCs/>
              </w:rPr>
            </w:pPr>
            <w:r w:rsidRPr="00870621">
              <w:rPr>
                <w:b/>
                <w:bCs/>
              </w:rPr>
              <w:t>DBH (m)</w:t>
            </w:r>
          </w:p>
        </w:tc>
        <w:tc>
          <w:tcPr>
            <w:tcW w:w="960" w:type="dxa"/>
            <w:noWrap/>
            <w:hideMark/>
          </w:tcPr>
          <w:p w14:paraId="68794AB9" w14:textId="41880A16" w:rsidR="00C3625A" w:rsidRPr="00870621" w:rsidRDefault="00C3625A" w:rsidP="00C3625A">
            <w:r w:rsidRPr="008254FD">
              <w:t>1.000</w:t>
            </w:r>
          </w:p>
        </w:tc>
        <w:tc>
          <w:tcPr>
            <w:tcW w:w="960" w:type="dxa"/>
            <w:noWrap/>
            <w:hideMark/>
          </w:tcPr>
          <w:p w14:paraId="103489CE" w14:textId="2CFC7C19" w:rsidR="00C3625A" w:rsidRPr="00870621" w:rsidRDefault="00C3625A" w:rsidP="00C3625A">
            <w:r w:rsidRPr="008254FD">
              <w:t>1.000</w:t>
            </w:r>
          </w:p>
        </w:tc>
        <w:tc>
          <w:tcPr>
            <w:tcW w:w="960" w:type="dxa"/>
            <w:noWrap/>
            <w:hideMark/>
          </w:tcPr>
          <w:p w14:paraId="4A975B35" w14:textId="227CFB55" w:rsidR="00C3625A" w:rsidRPr="00870621" w:rsidRDefault="00C3625A" w:rsidP="00C3625A">
            <w:r w:rsidRPr="008254FD">
              <w:t>0.002</w:t>
            </w:r>
          </w:p>
        </w:tc>
        <w:tc>
          <w:tcPr>
            <w:tcW w:w="960" w:type="dxa"/>
            <w:noWrap/>
            <w:hideMark/>
          </w:tcPr>
          <w:p w14:paraId="2B92E303" w14:textId="5D5EBE91" w:rsidR="00C3625A" w:rsidRPr="00870621" w:rsidRDefault="00C3625A" w:rsidP="00C3625A">
            <w:r w:rsidRPr="008254FD">
              <w:t>0.996</w:t>
            </w:r>
          </w:p>
        </w:tc>
        <w:tc>
          <w:tcPr>
            <w:tcW w:w="960" w:type="dxa"/>
            <w:noWrap/>
            <w:hideMark/>
          </w:tcPr>
          <w:p w14:paraId="3D1BAD00" w14:textId="1F3CEA01" w:rsidR="00C3625A" w:rsidRPr="00870621" w:rsidRDefault="00C3625A" w:rsidP="00C3625A">
            <w:r w:rsidRPr="008254FD">
              <w:t>1.003</w:t>
            </w:r>
          </w:p>
        </w:tc>
        <w:tc>
          <w:tcPr>
            <w:tcW w:w="960" w:type="dxa"/>
            <w:noWrap/>
            <w:hideMark/>
          </w:tcPr>
          <w:p w14:paraId="69C8BAB4" w14:textId="6CF9D4E5" w:rsidR="00C3625A" w:rsidRPr="00870621" w:rsidRDefault="00C3625A" w:rsidP="00C3625A">
            <w:r w:rsidRPr="008254FD">
              <w:t>1.000</w:t>
            </w:r>
          </w:p>
        </w:tc>
        <w:tc>
          <w:tcPr>
            <w:tcW w:w="1008" w:type="dxa"/>
            <w:noWrap/>
            <w:hideMark/>
          </w:tcPr>
          <w:p w14:paraId="54AF8632" w14:textId="2DA4E4F5" w:rsidR="00C3625A" w:rsidRPr="00870621" w:rsidRDefault="00C3625A" w:rsidP="00C3625A">
            <w:r w:rsidRPr="008254FD">
              <w:t>4852.064</w:t>
            </w:r>
          </w:p>
        </w:tc>
        <w:tc>
          <w:tcPr>
            <w:tcW w:w="960" w:type="dxa"/>
            <w:noWrap/>
            <w:hideMark/>
          </w:tcPr>
          <w:p w14:paraId="6CBC2133" w14:textId="06B2A023" w:rsidR="00C3625A" w:rsidRPr="00870621" w:rsidRDefault="00C3625A" w:rsidP="00C3625A">
            <w:r w:rsidRPr="008254FD">
              <w:t>3711.382</w:t>
            </w:r>
          </w:p>
        </w:tc>
      </w:tr>
      <w:tr w:rsidR="00C3625A" w:rsidRPr="00870621" w14:paraId="4F748F23" w14:textId="77777777" w:rsidTr="00C3625A">
        <w:trPr>
          <w:trHeight w:val="288"/>
        </w:trPr>
        <w:tc>
          <w:tcPr>
            <w:tcW w:w="1354" w:type="dxa"/>
            <w:noWrap/>
            <w:hideMark/>
          </w:tcPr>
          <w:p w14:paraId="637B270B" w14:textId="77777777" w:rsidR="00C3625A" w:rsidRPr="00870621" w:rsidRDefault="00C3625A" w:rsidP="00C3625A">
            <w:pPr>
              <w:rPr>
                <w:b/>
                <w:bCs/>
              </w:rPr>
            </w:pPr>
            <w:r w:rsidRPr="00870621">
              <w:rPr>
                <w:b/>
                <w:bCs/>
              </w:rPr>
              <w:t>Fire</w:t>
            </w:r>
          </w:p>
        </w:tc>
        <w:tc>
          <w:tcPr>
            <w:tcW w:w="960" w:type="dxa"/>
            <w:noWrap/>
            <w:hideMark/>
          </w:tcPr>
          <w:p w14:paraId="0695BB19" w14:textId="1AEDAA1B" w:rsidR="00C3625A" w:rsidRPr="00870621" w:rsidRDefault="00C3625A" w:rsidP="00C3625A">
            <w:r w:rsidRPr="008254FD">
              <w:t>-0.003</w:t>
            </w:r>
          </w:p>
        </w:tc>
        <w:tc>
          <w:tcPr>
            <w:tcW w:w="960" w:type="dxa"/>
            <w:noWrap/>
            <w:hideMark/>
          </w:tcPr>
          <w:p w14:paraId="3937695A" w14:textId="622A0B12" w:rsidR="00C3625A" w:rsidRPr="00870621" w:rsidRDefault="00C3625A" w:rsidP="00C3625A">
            <w:r w:rsidRPr="008254FD">
              <w:t>-0.003</w:t>
            </w:r>
          </w:p>
        </w:tc>
        <w:tc>
          <w:tcPr>
            <w:tcW w:w="960" w:type="dxa"/>
            <w:noWrap/>
            <w:hideMark/>
          </w:tcPr>
          <w:p w14:paraId="1DD16F2C" w14:textId="14AD0BBE" w:rsidR="00C3625A" w:rsidRPr="00870621" w:rsidRDefault="00C3625A" w:rsidP="00C3625A">
            <w:r w:rsidRPr="008254FD">
              <w:t>0.005</w:t>
            </w:r>
          </w:p>
        </w:tc>
        <w:tc>
          <w:tcPr>
            <w:tcW w:w="960" w:type="dxa"/>
            <w:noWrap/>
            <w:hideMark/>
          </w:tcPr>
          <w:p w14:paraId="06A2BDC9" w14:textId="4B45ABE3" w:rsidR="00C3625A" w:rsidRPr="00870621" w:rsidRDefault="00C3625A" w:rsidP="00C3625A">
            <w:r w:rsidRPr="008254FD">
              <w:t>-0.012</w:t>
            </w:r>
          </w:p>
        </w:tc>
        <w:tc>
          <w:tcPr>
            <w:tcW w:w="960" w:type="dxa"/>
            <w:noWrap/>
            <w:hideMark/>
          </w:tcPr>
          <w:p w14:paraId="2C57707B" w14:textId="0BDD83D8" w:rsidR="00C3625A" w:rsidRPr="00870621" w:rsidRDefault="00C3625A" w:rsidP="00C3625A">
            <w:r w:rsidRPr="008254FD">
              <w:t>0.005</w:t>
            </w:r>
          </w:p>
        </w:tc>
        <w:tc>
          <w:tcPr>
            <w:tcW w:w="960" w:type="dxa"/>
            <w:noWrap/>
            <w:hideMark/>
          </w:tcPr>
          <w:p w14:paraId="3182FBD2" w14:textId="407FF731" w:rsidR="00C3625A" w:rsidRPr="00870621" w:rsidRDefault="00C3625A" w:rsidP="00C3625A">
            <w:r w:rsidRPr="008254FD">
              <w:t>1.001</w:t>
            </w:r>
          </w:p>
        </w:tc>
        <w:tc>
          <w:tcPr>
            <w:tcW w:w="1008" w:type="dxa"/>
            <w:noWrap/>
            <w:hideMark/>
          </w:tcPr>
          <w:p w14:paraId="090378AA" w14:textId="5910902E" w:rsidR="00C3625A" w:rsidRPr="00870621" w:rsidRDefault="00C3625A" w:rsidP="00C3625A">
            <w:r w:rsidRPr="008254FD">
              <w:t>2242.081</w:t>
            </w:r>
          </w:p>
        </w:tc>
        <w:tc>
          <w:tcPr>
            <w:tcW w:w="960" w:type="dxa"/>
            <w:noWrap/>
            <w:hideMark/>
          </w:tcPr>
          <w:p w14:paraId="6538CF46" w14:textId="76B95591" w:rsidR="00C3625A" w:rsidRPr="00870621" w:rsidRDefault="00C3625A" w:rsidP="00C3625A">
            <w:r w:rsidRPr="008254FD">
              <w:t>2468.383</w:t>
            </w:r>
          </w:p>
        </w:tc>
      </w:tr>
      <w:tr w:rsidR="00C3625A" w:rsidRPr="00870621" w14:paraId="7951F0E7" w14:textId="77777777" w:rsidTr="00C3625A">
        <w:trPr>
          <w:trHeight w:val="288"/>
        </w:trPr>
        <w:tc>
          <w:tcPr>
            <w:tcW w:w="1354" w:type="dxa"/>
            <w:noWrap/>
            <w:hideMark/>
          </w:tcPr>
          <w:p w14:paraId="45A42255" w14:textId="77777777" w:rsidR="00C3625A" w:rsidRPr="00870621" w:rsidRDefault="00C3625A" w:rsidP="00C3625A">
            <w:pPr>
              <w:rPr>
                <w:b/>
                <w:bCs/>
              </w:rPr>
            </w:pPr>
            <w:r w:rsidRPr="00870621">
              <w:rPr>
                <w:b/>
                <w:bCs/>
              </w:rPr>
              <w:t>WPBR</w:t>
            </w:r>
          </w:p>
        </w:tc>
        <w:tc>
          <w:tcPr>
            <w:tcW w:w="960" w:type="dxa"/>
            <w:noWrap/>
            <w:hideMark/>
          </w:tcPr>
          <w:p w14:paraId="44C5F0F1" w14:textId="11E3F890" w:rsidR="00C3625A" w:rsidRPr="00870621" w:rsidRDefault="00C3625A" w:rsidP="00C3625A">
            <w:r w:rsidRPr="008254FD">
              <w:t>0.002</w:t>
            </w:r>
          </w:p>
        </w:tc>
        <w:tc>
          <w:tcPr>
            <w:tcW w:w="960" w:type="dxa"/>
            <w:noWrap/>
            <w:hideMark/>
          </w:tcPr>
          <w:p w14:paraId="78B93420" w14:textId="6E27C699" w:rsidR="00C3625A" w:rsidRPr="00870621" w:rsidRDefault="00C3625A" w:rsidP="00C3625A">
            <w:r w:rsidRPr="008254FD">
              <w:t>0.002</w:t>
            </w:r>
          </w:p>
        </w:tc>
        <w:tc>
          <w:tcPr>
            <w:tcW w:w="960" w:type="dxa"/>
            <w:noWrap/>
            <w:hideMark/>
          </w:tcPr>
          <w:p w14:paraId="7411A303" w14:textId="5D6A66D2" w:rsidR="00C3625A" w:rsidRPr="00870621" w:rsidRDefault="00C3625A" w:rsidP="00C3625A">
            <w:r w:rsidRPr="008254FD">
              <w:t>0.005</w:t>
            </w:r>
          </w:p>
        </w:tc>
        <w:tc>
          <w:tcPr>
            <w:tcW w:w="960" w:type="dxa"/>
            <w:noWrap/>
            <w:hideMark/>
          </w:tcPr>
          <w:p w14:paraId="63A79FCD" w14:textId="11B35B2F" w:rsidR="00C3625A" w:rsidRPr="00870621" w:rsidRDefault="00C3625A" w:rsidP="00C3625A">
            <w:r w:rsidRPr="008254FD">
              <w:t>-0.006</w:t>
            </w:r>
          </w:p>
        </w:tc>
        <w:tc>
          <w:tcPr>
            <w:tcW w:w="960" w:type="dxa"/>
            <w:noWrap/>
            <w:hideMark/>
          </w:tcPr>
          <w:p w14:paraId="30AA631A" w14:textId="169CF3B7" w:rsidR="00C3625A" w:rsidRPr="00870621" w:rsidRDefault="00C3625A" w:rsidP="00C3625A">
            <w:r w:rsidRPr="008254FD">
              <w:t>0.009</w:t>
            </w:r>
          </w:p>
        </w:tc>
        <w:tc>
          <w:tcPr>
            <w:tcW w:w="960" w:type="dxa"/>
            <w:noWrap/>
            <w:hideMark/>
          </w:tcPr>
          <w:p w14:paraId="13A897F1" w14:textId="5A6DFD45" w:rsidR="00C3625A" w:rsidRPr="00870621" w:rsidRDefault="00C3625A" w:rsidP="00C3625A">
            <w:r w:rsidRPr="008254FD">
              <w:t>1.001</w:t>
            </w:r>
          </w:p>
        </w:tc>
        <w:tc>
          <w:tcPr>
            <w:tcW w:w="1008" w:type="dxa"/>
            <w:noWrap/>
            <w:hideMark/>
          </w:tcPr>
          <w:p w14:paraId="45D9B491" w14:textId="5D8FAC0B" w:rsidR="00C3625A" w:rsidRPr="00870621" w:rsidRDefault="00C3625A" w:rsidP="00C3625A">
            <w:r w:rsidRPr="008254FD">
              <w:t>3474.428</w:t>
            </w:r>
          </w:p>
        </w:tc>
        <w:tc>
          <w:tcPr>
            <w:tcW w:w="960" w:type="dxa"/>
            <w:noWrap/>
            <w:hideMark/>
          </w:tcPr>
          <w:p w14:paraId="4BF10B79" w14:textId="73E3DD97" w:rsidR="00C3625A" w:rsidRPr="00870621" w:rsidRDefault="00C3625A" w:rsidP="00C3625A">
            <w:r w:rsidRPr="008254FD">
              <w:t>3252.897</w:t>
            </w:r>
          </w:p>
        </w:tc>
      </w:tr>
      <w:tr w:rsidR="00C3625A" w:rsidRPr="00870621" w14:paraId="27B2B34C" w14:textId="77777777" w:rsidTr="00C3625A">
        <w:trPr>
          <w:trHeight w:val="288"/>
        </w:trPr>
        <w:tc>
          <w:tcPr>
            <w:tcW w:w="1354" w:type="dxa"/>
            <w:noWrap/>
            <w:hideMark/>
          </w:tcPr>
          <w:p w14:paraId="5793C6DA" w14:textId="77777777" w:rsidR="00C3625A" w:rsidRPr="00870621" w:rsidRDefault="00C3625A" w:rsidP="00C3625A">
            <w:pPr>
              <w:rPr>
                <w:b/>
                <w:bCs/>
              </w:rPr>
            </w:pPr>
            <w:r w:rsidRPr="00870621">
              <w:rPr>
                <w:b/>
                <w:bCs/>
              </w:rPr>
              <w:t>Basal Area</w:t>
            </w:r>
          </w:p>
        </w:tc>
        <w:tc>
          <w:tcPr>
            <w:tcW w:w="960" w:type="dxa"/>
            <w:noWrap/>
            <w:hideMark/>
          </w:tcPr>
          <w:p w14:paraId="5B4079A0" w14:textId="5A37A75F" w:rsidR="00C3625A" w:rsidRPr="00870621" w:rsidRDefault="00C3625A" w:rsidP="00C3625A">
            <w:r w:rsidRPr="008254FD">
              <w:t>-0.005</w:t>
            </w:r>
          </w:p>
        </w:tc>
        <w:tc>
          <w:tcPr>
            <w:tcW w:w="960" w:type="dxa"/>
            <w:noWrap/>
            <w:hideMark/>
          </w:tcPr>
          <w:p w14:paraId="5386E68F" w14:textId="7DC81026" w:rsidR="00C3625A" w:rsidRPr="00870621" w:rsidRDefault="00C3625A" w:rsidP="00C3625A">
            <w:r w:rsidRPr="008254FD">
              <w:t>-0.005</w:t>
            </w:r>
          </w:p>
        </w:tc>
        <w:tc>
          <w:tcPr>
            <w:tcW w:w="960" w:type="dxa"/>
            <w:noWrap/>
            <w:hideMark/>
          </w:tcPr>
          <w:p w14:paraId="7947EA51" w14:textId="1CF1BADC" w:rsidR="00C3625A" w:rsidRPr="00870621" w:rsidRDefault="00C3625A" w:rsidP="00C3625A">
            <w:r w:rsidRPr="008254FD">
              <w:t>0.001</w:t>
            </w:r>
          </w:p>
        </w:tc>
        <w:tc>
          <w:tcPr>
            <w:tcW w:w="960" w:type="dxa"/>
            <w:noWrap/>
            <w:hideMark/>
          </w:tcPr>
          <w:p w14:paraId="56F5149E" w14:textId="386041A8" w:rsidR="00C3625A" w:rsidRPr="00870621" w:rsidRDefault="00C3625A" w:rsidP="00C3625A">
            <w:r w:rsidRPr="008254FD">
              <w:t>-0.008</w:t>
            </w:r>
          </w:p>
        </w:tc>
        <w:tc>
          <w:tcPr>
            <w:tcW w:w="960" w:type="dxa"/>
            <w:noWrap/>
            <w:hideMark/>
          </w:tcPr>
          <w:p w14:paraId="1324E085" w14:textId="70FF2D4C" w:rsidR="00C3625A" w:rsidRPr="00870621" w:rsidRDefault="00C3625A" w:rsidP="00C3625A">
            <w:r w:rsidRPr="008254FD">
              <w:t>-0.003</w:t>
            </w:r>
          </w:p>
        </w:tc>
        <w:tc>
          <w:tcPr>
            <w:tcW w:w="960" w:type="dxa"/>
            <w:noWrap/>
            <w:hideMark/>
          </w:tcPr>
          <w:p w14:paraId="08C6101B" w14:textId="410B2C36" w:rsidR="00C3625A" w:rsidRPr="00870621" w:rsidRDefault="00C3625A" w:rsidP="00C3625A">
            <w:r w:rsidRPr="008254FD">
              <w:t>1.000</w:t>
            </w:r>
          </w:p>
        </w:tc>
        <w:tc>
          <w:tcPr>
            <w:tcW w:w="1008" w:type="dxa"/>
            <w:noWrap/>
            <w:hideMark/>
          </w:tcPr>
          <w:p w14:paraId="3164A1B8" w14:textId="2FA53700" w:rsidR="00C3625A" w:rsidRPr="00870621" w:rsidRDefault="00C3625A" w:rsidP="00C3625A">
            <w:r w:rsidRPr="008254FD">
              <w:t>4498.668</w:t>
            </w:r>
          </w:p>
        </w:tc>
        <w:tc>
          <w:tcPr>
            <w:tcW w:w="960" w:type="dxa"/>
            <w:noWrap/>
            <w:hideMark/>
          </w:tcPr>
          <w:p w14:paraId="7C9CD560" w14:textId="40E87EB8" w:rsidR="00C3625A" w:rsidRPr="00870621" w:rsidRDefault="00C3625A" w:rsidP="00C3625A">
            <w:r w:rsidRPr="008254FD">
              <w:t>3306.307</w:t>
            </w:r>
          </w:p>
        </w:tc>
      </w:tr>
      <w:tr w:rsidR="00C3625A" w:rsidRPr="00870621" w14:paraId="6A7B3E8B" w14:textId="77777777" w:rsidTr="00C3625A">
        <w:trPr>
          <w:trHeight w:val="288"/>
        </w:trPr>
        <w:tc>
          <w:tcPr>
            <w:tcW w:w="1354" w:type="dxa"/>
            <w:noWrap/>
            <w:hideMark/>
          </w:tcPr>
          <w:p w14:paraId="0D9521FC" w14:textId="77777777" w:rsidR="00C3625A" w:rsidRPr="00870621" w:rsidRDefault="00C3625A" w:rsidP="00C3625A">
            <w:pPr>
              <w:rPr>
                <w:b/>
                <w:bCs/>
              </w:rPr>
            </w:pPr>
            <w:r w:rsidRPr="00870621">
              <w:rPr>
                <w:b/>
                <w:bCs/>
              </w:rPr>
              <w:t>Drought</w:t>
            </w:r>
          </w:p>
        </w:tc>
        <w:tc>
          <w:tcPr>
            <w:tcW w:w="960" w:type="dxa"/>
            <w:noWrap/>
            <w:hideMark/>
          </w:tcPr>
          <w:p w14:paraId="2D457CF1" w14:textId="16CB311C" w:rsidR="00C3625A" w:rsidRPr="00870621" w:rsidRDefault="00C3625A" w:rsidP="00C3625A">
            <w:r w:rsidRPr="008254FD">
              <w:t>-0.001</w:t>
            </w:r>
          </w:p>
        </w:tc>
        <w:tc>
          <w:tcPr>
            <w:tcW w:w="960" w:type="dxa"/>
            <w:noWrap/>
            <w:hideMark/>
          </w:tcPr>
          <w:p w14:paraId="5DD6EC76" w14:textId="6D27F781" w:rsidR="00C3625A" w:rsidRPr="00870621" w:rsidRDefault="00C3625A" w:rsidP="00C3625A">
            <w:r w:rsidRPr="008254FD">
              <w:t>-0.001</w:t>
            </w:r>
          </w:p>
        </w:tc>
        <w:tc>
          <w:tcPr>
            <w:tcW w:w="960" w:type="dxa"/>
            <w:noWrap/>
            <w:hideMark/>
          </w:tcPr>
          <w:p w14:paraId="193A4C94" w14:textId="3F67C219" w:rsidR="00C3625A" w:rsidRPr="00870621" w:rsidRDefault="00C3625A" w:rsidP="00C3625A">
            <w:r w:rsidRPr="008254FD">
              <w:t>0.002</w:t>
            </w:r>
          </w:p>
        </w:tc>
        <w:tc>
          <w:tcPr>
            <w:tcW w:w="960" w:type="dxa"/>
            <w:noWrap/>
            <w:hideMark/>
          </w:tcPr>
          <w:p w14:paraId="6C9877D8" w14:textId="070E5E32" w:rsidR="00C3625A" w:rsidRPr="00870621" w:rsidRDefault="00C3625A" w:rsidP="00C3625A">
            <w:r w:rsidRPr="008254FD">
              <w:t>-0.003</w:t>
            </w:r>
          </w:p>
        </w:tc>
        <w:tc>
          <w:tcPr>
            <w:tcW w:w="960" w:type="dxa"/>
            <w:noWrap/>
            <w:hideMark/>
          </w:tcPr>
          <w:p w14:paraId="303A8E82" w14:textId="383862B5" w:rsidR="00C3625A" w:rsidRPr="00870621" w:rsidRDefault="00C3625A" w:rsidP="00C3625A">
            <w:r w:rsidRPr="008254FD">
              <w:t>0.002</w:t>
            </w:r>
          </w:p>
        </w:tc>
        <w:tc>
          <w:tcPr>
            <w:tcW w:w="960" w:type="dxa"/>
            <w:noWrap/>
            <w:hideMark/>
          </w:tcPr>
          <w:p w14:paraId="5179E093" w14:textId="4A691DF3" w:rsidR="00C3625A" w:rsidRPr="00870621" w:rsidRDefault="00C3625A" w:rsidP="00C3625A">
            <w:r w:rsidRPr="008254FD">
              <w:t>1.001</w:t>
            </w:r>
          </w:p>
        </w:tc>
        <w:tc>
          <w:tcPr>
            <w:tcW w:w="1008" w:type="dxa"/>
            <w:noWrap/>
            <w:hideMark/>
          </w:tcPr>
          <w:p w14:paraId="4BA94EF4" w14:textId="782A909B" w:rsidR="00C3625A" w:rsidRPr="00870621" w:rsidRDefault="00C3625A" w:rsidP="00C3625A">
            <w:r w:rsidRPr="008254FD">
              <w:t>2633.481</w:t>
            </w:r>
          </w:p>
        </w:tc>
        <w:tc>
          <w:tcPr>
            <w:tcW w:w="960" w:type="dxa"/>
            <w:noWrap/>
            <w:hideMark/>
          </w:tcPr>
          <w:p w14:paraId="3946C188" w14:textId="0F192479" w:rsidR="00C3625A" w:rsidRPr="00870621" w:rsidRDefault="00C3625A" w:rsidP="00C3625A">
            <w:r w:rsidRPr="008254FD">
              <w:t>3010.413</w:t>
            </w:r>
          </w:p>
        </w:tc>
      </w:tr>
      <w:tr w:rsidR="00C3625A" w:rsidRPr="00870621" w14:paraId="7B7912DD" w14:textId="77777777" w:rsidTr="00C3625A">
        <w:trPr>
          <w:trHeight w:val="288"/>
        </w:trPr>
        <w:tc>
          <w:tcPr>
            <w:tcW w:w="1354" w:type="dxa"/>
            <w:noWrap/>
            <w:hideMark/>
          </w:tcPr>
          <w:p w14:paraId="151B46EC" w14:textId="77777777" w:rsidR="00C3625A" w:rsidRPr="00870621" w:rsidRDefault="00C3625A" w:rsidP="00C3625A">
            <w:pPr>
              <w:rPr>
                <w:b/>
                <w:bCs/>
              </w:rPr>
            </w:pPr>
            <w:r w:rsidRPr="00870621">
              <w:rPr>
                <w:b/>
                <w:bCs/>
              </w:rPr>
              <w:t>Site Dryness</w:t>
            </w:r>
          </w:p>
        </w:tc>
        <w:tc>
          <w:tcPr>
            <w:tcW w:w="960" w:type="dxa"/>
            <w:noWrap/>
            <w:hideMark/>
          </w:tcPr>
          <w:p w14:paraId="527C78D7" w14:textId="50DB2680" w:rsidR="00C3625A" w:rsidRPr="00870621" w:rsidRDefault="00C3625A" w:rsidP="00C3625A">
            <w:r w:rsidRPr="008254FD">
              <w:t>-0.004</w:t>
            </w:r>
          </w:p>
        </w:tc>
        <w:tc>
          <w:tcPr>
            <w:tcW w:w="960" w:type="dxa"/>
            <w:noWrap/>
            <w:hideMark/>
          </w:tcPr>
          <w:p w14:paraId="0C34B749" w14:textId="5BA64FC3" w:rsidR="00C3625A" w:rsidRPr="00870621" w:rsidRDefault="00C3625A" w:rsidP="00C3625A">
            <w:r w:rsidRPr="008254FD">
              <w:t>-0.004</w:t>
            </w:r>
          </w:p>
        </w:tc>
        <w:tc>
          <w:tcPr>
            <w:tcW w:w="960" w:type="dxa"/>
            <w:noWrap/>
            <w:hideMark/>
          </w:tcPr>
          <w:p w14:paraId="5D682390" w14:textId="69EB0B63" w:rsidR="00C3625A" w:rsidRPr="00870621" w:rsidRDefault="00C3625A" w:rsidP="00C3625A">
            <w:r w:rsidRPr="008254FD">
              <w:t>0.002</w:t>
            </w:r>
          </w:p>
        </w:tc>
        <w:tc>
          <w:tcPr>
            <w:tcW w:w="960" w:type="dxa"/>
            <w:noWrap/>
            <w:hideMark/>
          </w:tcPr>
          <w:p w14:paraId="7F29466B" w14:textId="7B3728F2" w:rsidR="00C3625A" w:rsidRPr="00870621" w:rsidRDefault="00C3625A" w:rsidP="00C3625A">
            <w:r w:rsidRPr="008254FD">
              <w:t>-0.007</w:t>
            </w:r>
          </w:p>
        </w:tc>
        <w:tc>
          <w:tcPr>
            <w:tcW w:w="960" w:type="dxa"/>
            <w:noWrap/>
            <w:hideMark/>
          </w:tcPr>
          <w:p w14:paraId="6D7F616B" w14:textId="1A1675F6" w:rsidR="00C3625A" w:rsidRPr="00870621" w:rsidRDefault="00C3625A" w:rsidP="00C3625A">
            <w:r w:rsidRPr="008254FD">
              <w:t>0.000</w:t>
            </w:r>
          </w:p>
        </w:tc>
        <w:tc>
          <w:tcPr>
            <w:tcW w:w="960" w:type="dxa"/>
            <w:noWrap/>
            <w:hideMark/>
          </w:tcPr>
          <w:p w14:paraId="4AC92B19" w14:textId="3204837B" w:rsidR="00C3625A" w:rsidRPr="00870621" w:rsidRDefault="00C3625A" w:rsidP="00C3625A">
            <w:r w:rsidRPr="008254FD">
              <w:t>1.003</w:t>
            </w:r>
          </w:p>
        </w:tc>
        <w:tc>
          <w:tcPr>
            <w:tcW w:w="1008" w:type="dxa"/>
            <w:noWrap/>
            <w:hideMark/>
          </w:tcPr>
          <w:p w14:paraId="22874735" w14:textId="6D22FAE2" w:rsidR="00C3625A" w:rsidRPr="00870621" w:rsidRDefault="00C3625A" w:rsidP="00C3625A">
            <w:r w:rsidRPr="008254FD">
              <w:t>2016.892</w:t>
            </w:r>
          </w:p>
        </w:tc>
        <w:tc>
          <w:tcPr>
            <w:tcW w:w="960" w:type="dxa"/>
            <w:noWrap/>
            <w:hideMark/>
          </w:tcPr>
          <w:p w14:paraId="3AC39006" w14:textId="741F2B80" w:rsidR="00C3625A" w:rsidRPr="00870621" w:rsidRDefault="00C3625A" w:rsidP="00C3625A">
            <w:r w:rsidRPr="008254FD">
              <w:t>2684.394</w:t>
            </w:r>
          </w:p>
        </w:tc>
      </w:tr>
      <w:tr w:rsidR="00C3625A" w:rsidRPr="00870621" w14:paraId="1E267F0C" w14:textId="77777777" w:rsidTr="00C3625A">
        <w:trPr>
          <w:trHeight w:val="288"/>
        </w:trPr>
        <w:tc>
          <w:tcPr>
            <w:tcW w:w="1354" w:type="dxa"/>
            <w:noWrap/>
            <w:hideMark/>
          </w:tcPr>
          <w:p w14:paraId="6ED59C92" w14:textId="77777777" w:rsidR="00C3625A" w:rsidRPr="00870621" w:rsidRDefault="00C3625A" w:rsidP="00C3625A">
            <w:pPr>
              <w:rPr>
                <w:b/>
                <w:bCs/>
              </w:rPr>
            </w:pPr>
            <w:r w:rsidRPr="00870621">
              <w:rPr>
                <w:b/>
                <w:bCs/>
              </w:rPr>
              <w:t>DBH x Fire</w:t>
            </w:r>
          </w:p>
        </w:tc>
        <w:tc>
          <w:tcPr>
            <w:tcW w:w="960" w:type="dxa"/>
            <w:noWrap/>
            <w:hideMark/>
          </w:tcPr>
          <w:p w14:paraId="13E489A6" w14:textId="0020CCF0" w:rsidR="00C3625A" w:rsidRPr="00870621" w:rsidRDefault="00C3625A" w:rsidP="00C3625A">
            <w:r w:rsidRPr="008254FD">
              <w:t>-0.012</w:t>
            </w:r>
          </w:p>
        </w:tc>
        <w:tc>
          <w:tcPr>
            <w:tcW w:w="960" w:type="dxa"/>
            <w:noWrap/>
            <w:hideMark/>
          </w:tcPr>
          <w:p w14:paraId="41815B7A" w14:textId="3669DC17" w:rsidR="00C3625A" w:rsidRPr="00870621" w:rsidRDefault="00C3625A" w:rsidP="00C3625A">
            <w:r w:rsidRPr="008254FD">
              <w:t>-0.012</w:t>
            </w:r>
          </w:p>
        </w:tc>
        <w:tc>
          <w:tcPr>
            <w:tcW w:w="960" w:type="dxa"/>
            <w:noWrap/>
            <w:hideMark/>
          </w:tcPr>
          <w:p w14:paraId="1A9F3DAD" w14:textId="60B153CE" w:rsidR="00C3625A" w:rsidRPr="00870621" w:rsidRDefault="00C3625A" w:rsidP="00C3625A">
            <w:r w:rsidRPr="008254FD">
              <w:t>0.006</w:t>
            </w:r>
          </w:p>
        </w:tc>
        <w:tc>
          <w:tcPr>
            <w:tcW w:w="960" w:type="dxa"/>
            <w:noWrap/>
            <w:hideMark/>
          </w:tcPr>
          <w:p w14:paraId="6A0DCDF7" w14:textId="3B0D53AF" w:rsidR="00C3625A" w:rsidRPr="00870621" w:rsidRDefault="00C3625A" w:rsidP="00C3625A">
            <w:r w:rsidRPr="008254FD">
              <w:t>-0.021</w:t>
            </w:r>
          </w:p>
        </w:tc>
        <w:tc>
          <w:tcPr>
            <w:tcW w:w="960" w:type="dxa"/>
            <w:noWrap/>
            <w:hideMark/>
          </w:tcPr>
          <w:p w14:paraId="2EA37ECF" w14:textId="62F547AC" w:rsidR="00C3625A" w:rsidRPr="00870621" w:rsidRDefault="00C3625A" w:rsidP="00C3625A">
            <w:r w:rsidRPr="008254FD">
              <w:t>-0.003</w:t>
            </w:r>
          </w:p>
        </w:tc>
        <w:tc>
          <w:tcPr>
            <w:tcW w:w="960" w:type="dxa"/>
            <w:noWrap/>
            <w:hideMark/>
          </w:tcPr>
          <w:p w14:paraId="51448B43" w14:textId="798A0B27" w:rsidR="00C3625A" w:rsidRPr="00870621" w:rsidRDefault="00C3625A" w:rsidP="00C3625A">
            <w:r w:rsidRPr="008254FD">
              <w:t>1.002</w:t>
            </w:r>
          </w:p>
        </w:tc>
        <w:tc>
          <w:tcPr>
            <w:tcW w:w="1008" w:type="dxa"/>
            <w:noWrap/>
            <w:hideMark/>
          </w:tcPr>
          <w:p w14:paraId="4D9F6ECB" w14:textId="46211051" w:rsidR="00C3625A" w:rsidRPr="00870621" w:rsidRDefault="00C3625A" w:rsidP="00C3625A">
            <w:r w:rsidRPr="008254FD">
              <w:t>2761.307</w:t>
            </w:r>
          </w:p>
        </w:tc>
        <w:tc>
          <w:tcPr>
            <w:tcW w:w="960" w:type="dxa"/>
            <w:noWrap/>
            <w:hideMark/>
          </w:tcPr>
          <w:p w14:paraId="786A3956" w14:textId="0F42751D" w:rsidR="00C3625A" w:rsidRPr="00870621" w:rsidRDefault="00C3625A" w:rsidP="00C3625A">
            <w:r w:rsidRPr="008254FD">
              <w:t>3153.945</w:t>
            </w:r>
          </w:p>
        </w:tc>
      </w:tr>
      <w:tr w:rsidR="00C3625A" w:rsidRPr="00870621" w14:paraId="4D7EBE73" w14:textId="77777777" w:rsidTr="00C3625A">
        <w:trPr>
          <w:trHeight w:val="288"/>
        </w:trPr>
        <w:tc>
          <w:tcPr>
            <w:tcW w:w="1354" w:type="dxa"/>
            <w:noWrap/>
            <w:hideMark/>
          </w:tcPr>
          <w:p w14:paraId="45E4AAED" w14:textId="77777777" w:rsidR="00C3625A" w:rsidRPr="00870621" w:rsidRDefault="00C3625A" w:rsidP="00C3625A">
            <w:pPr>
              <w:rPr>
                <w:b/>
                <w:bCs/>
              </w:rPr>
            </w:pPr>
            <w:r w:rsidRPr="00870621">
              <w:rPr>
                <w:b/>
                <w:bCs/>
              </w:rPr>
              <w:t>DBH x WPBR</w:t>
            </w:r>
          </w:p>
        </w:tc>
        <w:tc>
          <w:tcPr>
            <w:tcW w:w="960" w:type="dxa"/>
            <w:noWrap/>
            <w:hideMark/>
          </w:tcPr>
          <w:p w14:paraId="707E2F72" w14:textId="50B1E573" w:rsidR="00C3625A" w:rsidRPr="00870621" w:rsidRDefault="00C3625A" w:rsidP="00C3625A">
            <w:r w:rsidRPr="008254FD">
              <w:t>-0.001</w:t>
            </w:r>
          </w:p>
        </w:tc>
        <w:tc>
          <w:tcPr>
            <w:tcW w:w="960" w:type="dxa"/>
            <w:noWrap/>
            <w:hideMark/>
          </w:tcPr>
          <w:p w14:paraId="33EF1117" w14:textId="77BD3AC7" w:rsidR="00C3625A" w:rsidRPr="00870621" w:rsidRDefault="00C3625A" w:rsidP="00C3625A">
            <w:r w:rsidRPr="008254FD">
              <w:t>-0.001</w:t>
            </w:r>
          </w:p>
        </w:tc>
        <w:tc>
          <w:tcPr>
            <w:tcW w:w="960" w:type="dxa"/>
            <w:noWrap/>
            <w:hideMark/>
          </w:tcPr>
          <w:p w14:paraId="756F6FC0" w14:textId="4EA6D744" w:rsidR="00C3625A" w:rsidRPr="00870621" w:rsidRDefault="00C3625A" w:rsidP="00C3625A">
            <w:r w:rsidRPr="008254FD">
              <w:t>0.007</w:t>
            </w:r>
          </w:p>
        </w:tc>
        <w:tc>
          <w:tcPr>
            <w:tcW w:w="960" w:type="dxa"/>
            <w:noWrap/>
            <w:hideMark/>
          </w:tcPr>
          <w:p w14:paraId="4F1F1521" w14:textId="37D81316" w:rsidR="00C3625A" w:rsidRPr="00870621" w:rsidRDefault="00C3625A" w:rsidP="00C3625A">
            <w:r w:rsidRPr="008254FD">
              <w:t>-0.013</w:t>
            </w:r>
          </w:p>
        </w:tc>
        <w:tc>
          <w:tcPr>
            <w:tcW w:w="960" w:type="dxa"/>
            <w:noWrap/>
            <w:hideMark/>
          </w:tcPr>
          <w:p w14:paraId="767A80E8" w14:textId="6152D7C1" w:rsidR="00C3625A" w:rsidRPr="00870621" w:rsidRDefault="00C3625A" w:rsidP="00C3625A">
            <w:r w:rsidRPr="008254FD">
              <w:t>0.011</w:t>
            </w:r>
          </w:p>
        </w:tc>
        <w:tc>
          <w:tcPr>
            <w:tcW w:w="960" w:type="dxa"/>
            <w:noWrap/>
            <w:hideMark/>
          </w:tcPr>
          <w:p w14:paraId="54B03007" w14:textId="2DA305CA" w:rsidR="00C3625A" w:rsidRPr="00870621" w:rsidRDefault="00C3625A" w:rsidP="00C3625A">
            <w:r w:rsidRPr="008254FD">
              <w:t>1.000</w:t>
            </w:r>
          </w:p>
        </w:tc>
        <w:tc>
          <w:tcPr>
            <w:tcW w:w="1008" w:type="dxa"/>
            <w:noWrap/>
            <w:hideMark/>
          </w:tcPr>
          <w:p w14:paraId="062F5E2E" w14:textId="4965DF43" w:rsidR="00C3625A" w:rsidRPr="00870621" w:rsidRDefault="00C3625A" w:rsidP="00C3625A">
            <w:r w:rsidRPr="008254FD">
              <w:t>3633.764</w:t>
            </w:r>
          </w:p>
        </w:tc>
        <w:tc>
          <w:tcPr>
            <w:tcW w:w="960" w:type="dxa"/>
            <w:noWrap/>
            <w:hideMark/>
          </w:tcPr>
          <w:p w14:paraId="623CB1D2" w14:textId="0DF8B71D" w:rsidR="00C3625A" w:rsidRPr="00870621" w:rsidRDefault="00C3625A" w:rsidP="00C3625A">
            <w:r w:rsidRPr="008254FD">
              <w:t>3293.020</w:t>
            </w:r>
          </w:p>
        </w:tc>
      </w:tr>
      <w:tr w:rsidR="00C3625A" w:rsidRPr="00870621" w14:paraId="6B0E36F0" w14:textId="77777777" w:rsidTr="00C3625A">
        <w:trPr>
          <w:trHeight w:val="288"/>
        </w:trPr>
        <w:tc>
          <w:tcPr>
            <w:tcW w:w="1354" w:type="dxa"/>
            <w:noWrap/>
            <w:hideMark/>
          </w:tcPr>
          <w:p w14:paraId="125D109B" w14:textId="77777777" w:rsidR="00C3625A" w:rsidRPr="00870621" w:rsidRDefault="00C3625A" w:rsidP="00C3625A">
            <w:pPr>
              <w:rPr>
                <w:b/>
                <w:bCs/>
              </w:rPr>
            </w:pPr>
            <w:r w:rsidRPr="00870621">
              <w:rPr>
                <w:b/>
                <w:bCs/>
              </w:rPr>
              <w:t>DBH x BA</w:t>
            </w:r>
          </w:p>
        </w:tc>
        <w:tc>
          <w:tcPr>
            <w:tcW w:w="960" w:type="dxa"/>
            <w:noWrap/>
            <w:hideMark/>
          </w:tcPr>
          <w:p w14:paraId="1752C116" w14:textId="189D0D70" w:rsidR="00C3625A" w:rsidRPr="00870621" w:rsidRDefault="00C3625A" w:rsidP="00C3625A">
            <w:r w:rsidRPr="008254FD">
              <w:t>0.002</w:t>
            </w:r>
          </w:p>
        </w:tc>
        <w:tc>
          <w:tcPr>
            <w:tcW w:w="960" w:type="dxa"/>
            <w:noWrap/>
            <w:hideMark/>
          </w:tcPr>
          <w:p w14:paraId="5CC61400" w14:textId="4E69DA4F" w:rsidR="00C3625A" w:rsidRPr="00870621" w:rsidRDefault="00C3625A" w:rsidP="00C3625A">
            <w:r w:rsidRPr="008254FD">
              <w:t>0.002</w:t>
            </w:r>
          </w:p>
        </w:tc>
        <w:tc>
          <w:tcPr>
            <w:tcW w:w="960" w:type="dxa"/>
            <w:noWrap/>
            <w:hideMark/>
          </w:tcPr>
          <w:p w14:paraId="35FA27E1" w14:textId="7A2ADB18" w:rsidR="00C3625A" w:rsidRPr="00870621" w:rsidRDefault="00C3625A" w:rsidP="00C3625A">
            <w:r w:rsidRPr="008254FD">
              <w:t>0.002</w:t>
            </w:r>
          </w:p>
        </w:tc>
        <w:tc>
          <w:tcPr>
            <w:tcW w:w="960" w:type="dxa"/>
            <w:noWrap/>
            <w:hideMark/>
          </w:tcPr>
          <w:p w14:paraId="58D8C172" w14:textId="5B785657" w:rsidR="00C3625A" w:rsidRPr="00870621" w:rsidRDefault="00C3625A" w:rsidP="00C3625A">
            <w:r w:rsidRPr="008254FD">
              <w:t>-0.001</w:t>
            </w:r>
          </w:p>
        </w:tc>
        <w:tc>
          <w:tcPr>
            <w:tcW w:w="960" w:type="dxa"/>
            <w:noWrap/>
            <w:hideMark/>
          </w:tcPr>
          <w:p w14:paraId="0E822309" w14:textId="2266D397" w:rsidR="00C3625A" w:rsidRPr="00870621" w:rsidRDefault="00C3625A" w:rsidP="00C3625A">
            <w:r w:rsidRPr="008254FD">
              <w:t>0.005</w:t>
            </w:r>
          </w:p>
        </w:tc>
        <w:tc>
          <w:tcPr>
            <w:tcW w:w="960" w:type="dxa"/>
            <w:noWrap/>
            <w:hideMark/>
          </w:tcPr>
          <w:p w14:paraId="3186C3F9" w14:textId="12F76EDE" w:rsidR="00C3625A" w:rsidRPr="00870621" w:rsidRDefault="00C3625A" w:rsidP="00C3625A">
            <w:r w:rsidRPr="008254FD">
              <w:t>1.000</w:t>
            </w:r>
          </w:p>
        </w:tc>
        <w:tc>
          <w:tcPr>
            <w:tcW w:w="1008" w:type="dxa"/>
            <w:noWrap/>
            <w:hideMark/>
          </w:tcPr>
          <w:p w14:paraId="1A18E7AC" w14:textId="7143A575" w:rsidR="00C3625A" w:rsidRPr="00870621" w:rsidRDefault="00C3625A" w:rsidP="00C3625A">
            <w:r w:rsidRPr="008254FD">
              <w:t>5032.684</w:t>
            </w:r>
          </w:p>
        </w:tc>
        <w:tc>
          <w:tcPr>
            <w:tcW w:w="960" w:type="dxa"/>
            <w:noWrap/>
            <w:hideMark/>
          </w:tcPr>
          <w:p w14:paraId="487C7E83" w14:textId="747467EB" w:rsidR="00C3625A" w:rsidRPr="00870621" w:rsidRDefault="00C3625A" w:rsidP="00C3625A">
            <w:r w:rsidRPr="008254FD">
              <w:t>3609.049</w:t>
            </w:r>
          </w:p>
        </w:tc>
      </w:tr>
      <w:tr w:rsidR="00C3625A" w:rsidRPr="00870621" w14:paraId="098CA9B1" w14:textId="77777777" w:rsidTr="00C3625A">
        <w:trPr>
          <w:trHeight w:val="288"/>
        </w:trPr>
        <w:tc>
          <w:tcPr>
            <w:tcW w:w="1354" w:type="dxa"/>
            <w:noWrap/>
            <w:hideMark/>
          </w:tcPr>
          <w:p w14:paraId="1B5E7CBE" w14:textId="77777777" w:rsidR="00C3625A" w:rsidRPr="00870621" w:rsidRDefault="00C3625A" w:rsidP="00C3625A">
            <w:pPr>
              <w:rPr>
                <w:b/>
                <w:bCs/>
              </w:rPr>
            </w:pPr>
            <w:r w:rsidRPr="00870621">
              <w:rPr>
                <w:b/>
                <w:bCs/>
              </w:rPr>
              <w:t>DBH x Drought</w:t>
            </w:r>
          </w:p>
        </w:tc>
        <w:tc>
          <w:tcPr>
            <w:tcW w:w="960" w:type="dxa"/>
            <w:noWrap/>
            <w:hideMark/>
          </w:tcPr>
          <w:p w14:paraId="12E439B3" w14:textId="5B29DFC4" w:rsidR="00C3625A" w:rsidRPr="00870621" w:rsidRDefault="00C3625A" w:rsidP="00C3625A">
            <w:r w:rsidRPr="008254FD">
              <w:t>0.001</w:t>
            </w:r>
          </w:p>
        </w:tc>
        <w:tc>
          <w:tcPr>
            <w:tcW w:w="960" w:type="dxa"/>
            <w:noWrap/>
            <w:hideMark/>
          </w:tcPr>
          <w:p w14:paraId="5886561A" w14:textId="20CDB096" w:rsidR="00C3625A" w:rsidRPr="00870621" w:rsidRDefault="00C3625A" w:rsidP="00C3625A">
            <w:r w:rsidRPr="008254FD">
              <w:t>0.001</w:t>
            </w:r>
          </w:p>
        </w:tc>
        <w:tc>
          <w:tcPr>
            <w:tcW w:w="960" w:type="dxa"/>
            <w:noWrap/>
            <w:hideMark/>
          </w:tcPr>
          <w:p w14:paraId="34A207A0" w14:textId="1F4C9FC8" w:rsidR="00C3625A" w:rsidRPr="00870621" w:rsidRDefault="00C3625A" w:rsidP="00C3625A">
            <w:r w:rsidRPr="008254FD">
              <w:t>0.002</w:t>
            </w:r>
          </w:p>
        </w:tc>
        <w:tc>
          <w:tcPr>
            <w:tcW w:w="960" w:type="dxa"/>
            <w:noWrap/>
            <w:hideMark/>
          </w:tcPr>
          <w:p w14:paraId="470B5958" w14:textId="162D2B70" w:rsidR="00C3625A" w:rsidRPr="00870621" w:rsidRDefault="00C3625A" w:rsidP="00C3625A">
            <w:r w:rsidRPr="008254FD">
              <w:t>-0.002</w:t>
            </w:r>
          </w:p>
        </w:tc>
        <w:tc>
          <w:tcPr>
            <w:tcW w:w="960" w:type="dxa"/>
            <w:noWrap/>
            <w:hideMark/>
          </w:tcPr>
          <w:p w14:paraId="196F651B" w14:textId="2E9492D8" w:rsidR="00C3625A" w:rsidRPr="00870621" w:rsidRDefault="00C3625A" w:rsidP="00C3625A">
            <w:r w:rsidRPr="008254FD">
              <w:t>0.004</w:t>
            </w:r>
          </w:p>
        </w:tc>
        <w:tc>
          <w:tcPr>
            <w:tcW w:w="960" w:type="dxa"/>
            <w:noWrap/>
            <w:hideMark/>
          </w:tcPr>
          <w:p w14:paraId="61867202" w14:textId="5C615AC1" w:rsidR="00C3625A" w:rsidRPr="00870621" w:rsidRDefault="00C3625A" w:rsidP="00C3625A">
            <w:r w:rsidRPr="008254FD">
              <w:t>1.000</w:t>
            </w:r>
          </w:p>
        </w:tc>
        <w:tc>
          <w:tcPr>
            <w:tcW w:w="1008" w:type="dxa"/>
            <w:noWrap/>
            <w:hideMark/>
          </w:tcPr>
          <w:p w14:paraId="7DD08F37" w14:textId="3F3AA6BD" w:rsidR="00C3625A" w:rsidRPr="00870621" w:rsidRDefault="00C3625A" w:rsidP="00C3625A">
            <w:r w:rsidRPr="008254FD">
              <w:t>4394.254</w:t>
            </w:r>
          </w:p>
        </w:tc>
        <w:tc>
          <w:tcPr>
            <w:tcW w:w="960" w:type="dxa"/>
            <w:noWrap/>
            <w:hideMark/>
          </w:tcPr>
          <w:p w14:paraId="45131EAD" w14:textId="5F3D68EE" w:rsidR="00C3625A" w:rsidRPr="00870621" w:rsidRDefault="00C3625A" w:rsidP="00C3625A">
            <w:r w:rsidRPr="008254FD">
              <w:t>3376.167</w:t>
            </w:r>
          </w:p>
        </w:tc>
      </w:tr>
      <w:tr w:rsidR="00C3625A" w:rsidRPr="00870621" w14:paraId="52CAF3C7" w14:textId="77777777" w:rsidTr="00C3625A">
        <w:trPr>
          <w:trHeight w:val="288"/>
        </w:trPr>
        <w:tc>
          <w:tcPr>
            <w:tcW w:w="1354" w:type="dxa"/>
            <w:noWrap/>
            <w:hideMark/>
          </w:tcPr>
          <w:p w14:paraId="7456B2C8" w14:textId="77777777" w:rsidR="00C3625A" w:rsidRPr="00870621" w:rsidRDefault="00C3625A" w:rsidP="00C3625A">
            <w:pPr>
              <w:rPr>
                <w:b/>
                <w:bCs/>
              </w:rPr>
            </w:pPr>
            <w:r w:rsidRPr="00870621">
              <w:rPr>
                <w:b/>
                <w:bCs/>
              </w:rPr>
              <w:t>DBH x Dryness</w:t>
            </w:r>
          </w:p>
        </w:tc>
        <w:tc>
          <w:tcPr>
            <w:tcW w:w="960" w:type="dxa"/>
            <w:noWrap/>
            <w:hideMark/>
          </w:tcPr>
          <w:p w14:paraId="3D15876F" w14:textId="69737C69" w:rsidR="00C3625A" w:rsidRPr="00870621" w:rsidRDefault="00C3625A" w:rsidP="00C3625A">
            <w:r w:rsidRPr="008254FD">
              <w:t>0.006</w:t>
            </w:r>
          </w:p>
        </w:tc>
        <w:tc>
          <w:tcPr>
            <w:tcW w:w="960" w:type="dxa"/>
            <w:noWrap/>
            <w:hideMark/>
          </w:tcPr>
          <w:p w14:paraId="7DF99300" w14:textId="49745DF9" w:rsidR="00C3625A" w:rsidRPr="00870621" w:rsidRDefault="00C3625A" w:rsidP="00C3625A">
            <w:r w:rsidRPr="008254FD">
              <w:t>0.006</w:t>
            </w:r>
          </w:p>
        </w:tc>
        <w:tc>
          <w:tcPr>
            <w:tcW w:w="960" w:type="dxa"/>
            <w:noWrap/>
            <w:hideMark/>
          </w:tcPr>
          <w:p w14:paraId="6A89537E" w14:textId="6437D770" w:rsidR="00C3625A" w:rsidRPr="00870621" w:rsidRDefault="00C3625A" w:rsidP="00C3625A">
            <w:r w:rsidRPr="008254FD">
              <w:t>0.002</w:t>
            </w:r>
          </w:p>
        </w:tc>
        <w:tc>
          <w:tcPr>
            <w:tcW w:w="960" w:type="dxa"/>
            <w:noWrap/>
            <w:hideMark/>
          </w:tcPr>
          <w:p w14:paraId="31550994" w14:textId="30A89181" w:rsidR="00C3625A" w:rsidRPr="00870621" w:rsidRDefault="00C3625A" w:rsidP="00C3625A">
            <w:r w:rsidRPr="008254FD">
              <w:t>0.003</w:t>
            </w:r>
          </w:p>
        </w:tc>
        <w:tc>
          <w:tcPr>
            <w:tcW w:w="960" w:type="dxa"/>
            <w:noWrap/>
            <w:hideMark/>
          </w:tcPr>
          <w:p w14:paraId="265D2F76" w14:textId="128F2004" w:rsidR="00C3625A" w:rsidRPr="00870621" w:rsidRDefault="00C3625A" w:rsidP="00C3625A">
            <w:r w:rsidRPr="008254FD">
              <w:t>0.009</w:t>
            </w:r>
          </w:p>
        </w:tc>
        <w:tc>
          <w:tcPr>
            <w:tcW w:w="960" w:type="dxa"/>
            <w:noWrap/>
            <w:hideMark/>
          </w:tcPr>
          <w:p w14:paraId="5FF27A49" w14:textId="04E5BCCB" w:rsidR="00C3625A" w:rsidRPr="00870621" w:rsidRDefault="00C3625A" w:rsidP="00C3625A">
            <w:r w:rsidRPr="008254FD">
              <w:t>1.001</w:t>
            </w:r>
          </w:p>
        </w:tc>
        <w:tc>
          <w:tcPr>
            <w:tcW w:w="1008" w:type="dxa"/>
            <w:noWrap/>
            <w:hideMark/>
          </w:tcPr>
          <w:p w14:paraId="744A3A1A" w14:textId="17B184F4" w:rsidR="00C3625A" w:rsidRPr="00870621" w:rsidRDefault="00C3625A" w:rsidP="00C3625A">
            <w:r w:rsidRPr="008254FD">
              <w:t>4803.129</w:t>
            </w:r>
          </w:p>
        </w:tc>
        <w:tc>
          <w:tcPr>
            <w:tcW w:w="960" w:type="dxa"/>
            <w:noWrap/>
            <w:hideMark/>
          </w:tcPr>
          <w:p w14:paraId="5EA3F3C0" w14:textId="7087ACB5" w:rsidR="00C3625A" w:rsidRPr="00870621" w:rsidRDefault="00C3625A" w:rsidP="00C3625A">
            <w:r w:rsidRPr="008254FD">
              <w:t>3802.862</w:t>
            </w:r>
          </w:p>
        </w:tc>
      </w:tr>
      <w:tr w:rsidR="00C3625A" w:rsidRPr="00870621" w14:paraId="38B264DA" w14:textId="77777777" w:rsidTr="00C3625A">
        <w:trPr>
          <w:trHeight w:val="288"/>
        </w:trPr>
        <w:tc>
          <w:tcPr>
            <w:tcW w:w="1354" w:type="dxa"/>
            <w:noWrap/>
            <w:hideMark/>
          </w:tcPr>
          <w:p w14:paraId="4EF6E9C4" w14:textId="77777777" w:rsidR="00C3625A" w:rsidRPr="00870621" w:rsidRDefault="00C3625A" w:rsidP="00C3625A">
            <w:pPr>
              <w:rPr>
                <w:b/>
                <w:bCs/>
              </w:rPr>
            </w:pPr>
            <w:r w:rsidRPr="00870621">
              <w:rPr>
                <w:b/>
                <w:bCs/>
              </w:rPr>
              <w:t>SD Plots</w:t>
            </w:r>
          </w:p>
        </w:tc>
        <w:tc>
          <w:tcPr>
            <w:tcW w:w="960" w:type="dxa"/>
            <w:noWrap/>
            <w:hideMark/>
          </w:tcPr>
          <w:p w14:paraId="7172E130" w14:textId="4293BDC6" w:rsidR="00C3625A" w:rsidRPr="00870621" w:rsidRDefault="00C3625A" w:rsidP="00C3625A">
            <w:r w:rsidRPr="008254FD">
              <w:t>0.018</w:t>
            </w:r>
          </w:p>
        </w:tc>
        <w:tc>
          <w:tcPr>
            <w:tcW w:w="960" w:type="dxa"/>
            <w:noWrap/>
            <w:hideMark/>
          </w:tcPr>
          <w:p w14:paraId="5F35D83C" w14:textId="2375FDAA" w:rsidR="00C3625A" w:rsidRPr="00870621" w:rsidRDefault="00C3625A" w:rsidP="00C3625A">
            <w:r w:rsidRPr="008254FD">
              <w:t>0.018</w:t>
            </w:r>
          </w:p>
        </w:tc>
        <w:tc>
          <w:tcPr>
            <w:tcW w:w="960" w:type="dxa"/>
            <w:noWrap/>
            <w:hideMark/>
          </w:tcPr>
          <w:p w14:paraId="2FB561EB" w14:textId="5CAF43B2" w:rsidR="00C3625A" w:rsidRPr="00870621" w:rsidRDefault="00C3625A" w:rsidP="00C3625A">
            <w:r w:rsidRPr="008254FD">
              <w:t>0.001</w:t>
            </w:r>
          </w:p>
        </w:tc>
        <w:tc>
          <w:tcPr>
            <w:tcW w:w="960" w:type="dxa"/>
            <w:noWrap/>
            <w:hideMark/>
          </w:tcPr>
          <w:p w14:paraId="5C7A5254" w14:textId="7F1EC7BA" w:rsidR="00C3625A" w:rsidRPr="00870621" w:rsidRDefault="00C3625A" w:rsidP="00C3625A">
            <w:r w:rsidRPr="008254FD">
              <w:t>0.017</w:t>
            </w:r>
          </w:p>
        </w:tc>
        <w:tc>
          <w:tcPr>
            <w:tcW w:w="960" w:type="dxa"/>
            <w:noWrap/>
            <w:hideMark/>
          </w:tcPr>
          <w:p w14:paraId="5BB5582D" w14:textId="09E54EAF" w:rsidR="00C3625A" w:rsidRPr="00870621" w:rsidRDefault="00C3625A" w:rsidP="00C3625A">
            <w:r w:rsidRPr="008254FD">
              <w:t>0.019</w:t>
            </w:r>
          </w:p>
        </w:tc>
        <w:tc>
          <w:tcPr>
            <w:tcW w:w="960" w:type="dxa"/>
            <w:noWrap/>
            <w:hideMark/>
          </w:tcPr>
          <w:p w14:paraId="57049342" w14:textId="7EE1D3D5" w:rsidR="00C3625A" w:rsidRPr="00870621" w:rsidRDefault="00C3625A" w:rsidP="00C3625A">
            <w:r w:rsidRPr="008254FD">
              <w:t>1.005</w:t>
            </w:r>
          </w:p>
        </w:tc>
        <w:tc>
          <w:tcPr>
            <w:tcW w:w="1008" w:type="dxa"/>
            <w:noWrap/>
            <w:hideMark/>
          </w:tcPr>
          <w:p w14:paraId="65922DCE" w14:textId="6C187C87" w:rsidR="00C3625A" w:rsidRPr="00870621" w:rsidRDefault="00C3625A" w:rsidP="00C3625A">
            <w:r w:rsidRPr="008254FD">
              <w:t>1324.991</w:t>
            </w:r>
          </w:p>
        </w:tc>
        <w:tc>
          <w:tcPr>
            <w:tcW w:w="960" w:type="dxa"/>
            <w:noWrap/>
            <w:hideMark/>
          </w:tcPr>
          <w:p w14:paraId="33F42814" w14:textId="5B962EDF" w:rsidR="00C3625A" w:rsidRPr="00870621" w:rsidRDefault="00C3625A" w:rsidP="00C3625A">
            <w:r w:rsidRPr="008254FD">
              <w:t>2237.302</w:t>
            </w:r>
          </w:p>
        </w:tc>
      </w:tr>
      <w:tr w:rsidR="00C3625A" w:rsidRPr="00870621" w14:paraId="0D092239" w14:textId="77777777" w:rsidTr="00C3625A">
        <w:trPr>
          <w:trHeight w:val="288"/>
        </w:trPr>
        <w:tc>
          <w:tcPr>
            <w:tcW w:w="1354" w:type="dxa"/>
            <w:noWrap/>
            <w:hideMark/>
          </w:tcPr>
          <w:p w14:paraId="2ED3D404" w14:textId="77777777" w:rsidR="00C3625A" w:rsidRPr="00870621" w:rsidRDefault="00C3625A" w:rsidP="00C3625A">
            <w:pPr>
              <w:rPr>
                <w:b/>
                <w:bCs/>
              </w:rPr>
            </w:pPr>
            <w:r w:rsidRPr="00870621">
              <w:rPr>
                <w:b/>
                <w:bCs/>
              </w:rPr>
              <w:t>SD Ecoregions</w:t>
            </w:r>
          </w:p>
        </w:tc>
        <w:tc>
          <w:tcPr>
            <w:tcW w:w="960" w:type="dxa"/>
            <w:noWrap/>
            <w:hideMark/>
          </w:tcPr>
          <w:p w14:paraId="0F79689C" w14:textId="75C8F0C9" w:rsidR="00C3625A" w:rsidRPr="00870621" w:rsidRDefault="00C3625A" w:rsidP="00C3625A">
            <w:r w:rsidRPr="008254FD">
              <w:t>0.012</w:t>
            </w:r>
          </w:p>
        </w:tc>
        <w:tc>
          <w:tcPr>
            <w:tcW w:w="960" w:type="dxa"/>
            <w:noWrap/>
            <w:hideMark/>
          </w:tcPr>
          <w:p w14:paraId="3FAEE344" w14:textId="45B27F6B" w:rsidR="00C3625A" w:rsidRPr="00870621" w:rsidRDefault="00C3625A" w:rsidP="00C3625A">
            <w:r w:rsidRPr="008254FD">
              <w:t>0.012</w:t>
            </w:r>
          </w:p>
        </w:tc>
        <w:tc>
          <w:tcPr>
            <w:tcW w:w="960" w:type="dxa"/>
            <w:noWrap/>
            <w:hideMark/>
          </w:tcPr>
          <w:p w14:paraId="33518331" w14:textId="7F3D92BE" w:rsidR="00C3625A" w:rsidRPr="00870621" w:rsidRDefault="00C3625A" w:rsidP="00C3625A">
            <w:r w:rsidRPr="008254FD">
              <w:t>0.002</w:t>
            </w:r>
          </w:p>
        </w:tc>
        <w:tc>
          <w:tcPr>
            <w:tcW w:w="960" w:type="dxa"/>
            <w:noWrap/>
            <w:hideMark/>
          </w:tcPr>
          <w:p w14:paraId="5922C052" w14:textId="6CBF487C" w:rsidR="00C3625A" w:rsidRPr="00870621" w:rsidRDefault="00C3625A" w:rsidP="00C3625A">
            <w:r w:rsidRPr="008254FD">
              <w:t>0.009</w:t>
            </w:r>
          </w:p>
        </w:tc>
        <w:tc>
          <w:tcPr>
            <w:tcW w:w="960" w:type="dxa"/>
            <w:noWrap/>
            <w:hideMark/>
          </w:tcPr>
          <w:p w14:paraId="2538FB9B" w14:textId="76BD60BD" w:rsidR="00C3625A" w:rsidRPr="00870621" w:rsidRDefault="00C3625A" w:rsidP="00C3625A">
            <w:r w:rsidRPr="008254FD">
              <w:t>0.016</w:t>
            </w:r>
          </w:p>
        </w:tc>
        <w:tc>
          <w:tcPr>
            <w:tcW w:w="960" w:type="dxa"/>
            <w:noWrap/>
            <w:hideMark/>
          </w:tcPr>
          <w:p w14:paraId="16193FC7" w14:textId="4291AC2A" w:rsidR="00C3625A" w:rsidRPr="00870621" w:rsidRDefault="00C3625A" w:rsidP="00C3625A">
            <w:r w:rsidRPr="008254FD">
              <w:t>1.001</w:t>
            </w:r>
          </w:p>
        </w:tc>
        <w:tc>
          <w:tcPr>
            <w:tcW w:w="1008" w:type="dxa"/>
            <w:noWrap/>
            <w:hideMark/>
          </w:tcPr>
          <w:p w14:paraId="61B0804B" w14:textId="6D54E873" w:rsidR="00C3625A" w:rsidRPr="00870621" w:rsidRDefault="00C3625A" w:rsidP="00C3625A">
            <w:r w:rsidRPr="008254FD">
              <w:t>998.024</w:t>
            </w:r>
          </w:p>
        </w:tc>
        <w:tc>
          <w:tcPr>
            <w:tcW w:w="960" w:type="dxa"/>
            <w:noWrap/>
            <w:hideMark/>
          </w:tcPr>
          <w:p w14:paraId="4B36B6A1" w14:textId="0E7DC18E" w:rsidR="00C3625A" w:rsidRPr="00870621" w:rsidRDefault="00C3625A" w:rsidP="00C3625A">
            <w:r w:rsidRPr="008254FD">
              <w:t>1942.918</w:t>
            </w:r>
          </w:p>
        </w:tc>
      </w:tr>
      <w:tr w:rsidR="00C3625A" w:rsidRPr="00870621" w14:paraId="191194D7" w14:textId="77777777" w:rsidTr="00C3625A">
        <w:trPr>
          <w:trHeight w:val="288"/>
        </w:trPr>
        <w:tc>
          <w:tcPr>
            <w:tcW w:w="1354" w:type="dxa"/>
            <w:noWrap/>
            <w:hideMark/>
          </w:tcPr>
          <w:p w14:paraId="32728F1E" w14:textId="77777777" w:rsidR="00C3625A" w:rsidRPr="00870621" w:rsidRDefault="00C3625A" w:rsidP="00C3625A">
            <w:pPr>
              <w:rPr>
                <w:b/>
                <w:bCs/>
              </w:rPr>
            </w:pPr>
            <w:r w:rsidRPr="00870621">
              <w:rPr>
                <w:b/>
                <w:bCs/>
              </w:rPr>
              <w:t>SD Residual</w:t>
            </w:r>
          </w:p>
        </w:tc>
        <w:tc>
          <w:tcPr>
            <w:tcW w:w="960" w:type="dxa"/>
            <w:noWrap/>
            <w:hideMark/>
          </w:tcPr>
          <w:p w14:paraId="6FE94464" w14:textId="3A3BDFF7" w:rsidR="00C3625A" w:rsidRPr="00870621" w:rsidRDefault="00C3625A" w:rsidP="00C3625A">
            <w:r w:rsidRPr="008254FD">
              <w:t>0.022</w:t>
            </w:r>
          </w:p>
        </w:tc>
        <w:tc>
          <w:tcPr>
            <w:tcW w:w="960" w:type="dxa"/>
            <w:noWrap/>
            <w:hideMark/>
          </w:tcPr>
          <w:p w14:paraId="62F1B001" w14:textId="3142CC3F" w:rsidR="00C3625A" w:rsidRPr="00870621" w:rsidRDefault="00C3625A" w:rsidP="00C3625A">
            <w:r w:rsidRPr="008254FD">
              <w:t>0.022</w:t>
            </w:r>
          </w:p>
        </w:tc>
        <w:tc>
          <w:tcPr>
            <w:tcW w:w="960" w:type="dxa"/>
            <w:noWrap/>
            <w:hideMark/>
          </w:tcPr>
          <w:p w14:paraId="6CFA03FB" w14:textId="71185896" w:rsidR="00C3625A" w:rsidRPr="00870621" w:rsidRDefault="00C3625A" w:rsidP="00C3625A">
            <w:r w:rsidRPr="008254FD">
              <w:t>0.000</w:t>
            </w:r>
          </w:p>
        </w:tc>
        <w:tc>
          <w:tcPr>
            <w:tcW w:w="960" w:type="dxa"/>
            <w:noWrap/>
            <w:hideMark/>
          </w:tcPr>
          <w:p w14:paraId="4E77AA6B" w14:textId="287B2591" w:rsidR="00C3625A" w:rsidRPr="00870621" w:rsidRDefault="00C3625A" w:rsidP="00C3625A">
            <w:r w:rsidRPr="008254FD">
              <w:t>0.021</w:t>
            </w:r>
          </w:p>
        </w:tc>
        <w:tc>
          <w:tcPr>
            <w:tcW w:w="960" w:type="dxa"/>
            <w:noWrap/>
            <w:hideMark/>
          </w:tcPr>
          <w:p w14:paraId="5FD1BCFC" w14:textId="658CD76D" w:rsidR="00C3625A" w:rsidRPr="00870621" w:rsidRDefault="00C3625A" w:rsidP="00C3625A">
            <w:r w:rsidRPr="008254FD">
              <w:t>0.022</w:t>
            </w:r>
          </w:p>
        </w:tc>
        <w:tc>
          <w:tcPr>
            <w:tcW w:w="960" w:type="dxa"/>
            <w:noWrap/>
            <w:hideMark/>
          </w:tcPr>
          <w:p w14:paraId="0C4C01E4" w14:textId="6C96731A" w:rsidR="00C3625A" w:rsidRPr="00870621" w:rsidRDefault="00C3625A" w:rsidP="00C3625A">
            <w:r w:rsidRPr="008254FD">
              <w:t>1.000</w:t>
            </w:r>
          </w:p>
        </w:tc>
        <w:tc>
          <w:tcPr>
            <w:tcW w:w="1008" w:type="dxa"/>
            <w:noWrap/>
            <w:hideMark/>
          </w:tcPr>
          <w:p w14:paraId="5AF14259" w14:textId="12B32079" w:rsidR="00C3625A" w:rsidRPr="00870621" w:rsidRDefault="00C3625A" w:rsidP="00C3625A">
            <w:r w:rsidRPr="008254FD">
              <w:t>2967.798</w:t>
            </w:r>
          </w:p>
        </w:tc>
        <w:tc>
          <w:tcPr>
            <w:tcW w:w="960" w:type="dxa"/>
            <w:noWrap/>
            <w:hideMark/>
          </w:tcPr>
          <w:p w14:paraId="748B24D9" w14:textId="58357DD8" w:rsidR="00C3625A" w:rsidRPr="00870621" w:rsidRDefault="00C3625A" w:rsidP="00C3625A">
            <w:pPr>
              <w:keepNext/>
            </w:pPr>
            <w:r w:rsidRPr="008254FD">
              <w:t>3024.243</w:t>
            </w:r>
          </w:p>
        </w:tc>
      </w:tr>
    </w:tbl>
    <w:p w14:paraId="27E9AFA7" w14:textId="7ABC3D41" w:rsidR="00870621" w:rsidRDefault="00870621" w:rsidP="00870621">
      <w:pPr>
        <w:pStyle w:val="Caption"/>
      </w:pPr>
      <w:bookmarkStart w:id="212" w:name="_Ref94609644"/>
      <w:r>
        <w:t xml:space="preserve">Supplementary Table </w:t>
      </w:r>
      <w:fldSimple w:instr=" SEQ Supplementary_Table \* ARABIC ">
        <w:r w:rsidR="002D364A">
          <w:rPr>
            <w:noProof/>
          </w:rPr>
          <w:t>2</w:t>
        </w:r>
      </w:fldSimple>
      <w:bookmarkEnd w:id="212"/>
      <w:r>
        <w:t>: Summary of results for growth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34559368" w14:textId="5CA0B511" w:rsidR="00E16782" w:rsidRDefault="00E16782">
      <w:r>
        <w:br w:type="page"/>
      </w:r>
    </w:p>
    <w:p w14:paraId="1C4F3DCC" w14:textId="77777777" w:rsidR="00E16782" w:rsidRPr="00E16782" w:rsidRDefault="00E16782" w:rsidP="00E16782"/>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870621" w:rsidRPr="00870621" w14:paraId="19C34F2F" w14:textId="77777777" w:rsidTr="00870621">
        <w:trPr>
          <w:trHeight w:val="288"/>
        </w:trPr>
        <w:tc>
          <w:tcPr>
            <w:tcW w:w="1354" w:type="dxa"/>
            <w:noWrap/>
            <w:hideMark/>
          </w:tcPr>
          <w:p w14:paraId="14DF9E4A" w14:textId="77777777" w:rsidR="00870621" w:rsidRPr="00870621" w:rsidRDefault="00870621">
            <w:pPr>
              <w:rPr>
                <w:b/>
                <w:bCs/>
              </w:rPr>
            </w:pPr>
            <w:r w:rsidRPr="00870621">
              <w:rPr>
                <w:b/>
                <w:bCs/>
              </w:rPr>
              <w:t>Parameter</w:t>
            </w:r>
          </w:p>
        </w:tc>
        <w:tc>
          <w:tcPr>
            <w:tcW w:w="960" w:type="dxa"/>
            <w:noWrap/>
            <w:hideMark/>
          </w:tcPr>
          <w:p w14:paraId="61C82D0F" w14:textId="77777777" w:rsidR="00870621" w:rsidRPr="00870621" w:rsidRDefault="00870621">
            <w:pPr>
              <w:rPr>
                <w:b/>
                <w:bCs/>
              </w:rPr>
            </w:pPr>
            <w:r w:rsidRPr="00870621">
              <w:rPr>
                <w:b/>
                <w:bCs/>
              </w:rPr>
              <w:t>Mean</w:t>
            </w:r>
          </w:p>
        </w:tc>
        <w:tc>
          <w:tcPr>
            <w:tcW w:w="960" w:type="dxa"/>
            <w:noWrap/>
            <w:hideMark/>
          </w:tcPr>
          <w:p w14:paraId="577590C8" w14:textId="77777777" w:rsidR="00870621" w:rsidRPr="00870621" w:rsidRDefault="00870621">
            <w:pPr>
              <w:rPr>
                <w:b/>
                <w:bCs/>
              </w:rPr>
            </w:pPr>
            <w:r w:rsidRPr="00870621">
              <w:rPr>
                <w:b/>
                <w:bCs/>
              </w:rPr>
              <w:t>Median</w:t>
            </w:r>
          </w:p>
        </w:tc>
        <w:tc>
          <w:tcPr>
            <w:tcW w:w="960" w:type="dxa"/>
            <w:noWrap/>
            <w:hideMark/>
          </w:tcPr>
          <w:p w14:paraId="54403DEB" w14:textId="77777777" w:rsidR="00870621" w:rsidRPr="00870621" w:rsidRDefault="00870621">
            <w:pPr>
              <w:rPr>
                <w:b/>
                <w:bCs/>
              </w:rPr>
            </w:pPr>
            <w:proofErr w:type="spellStart"/>
            <w:r w:rsidRPr="00870621">
              <w:rPr>
                <w:b/>
                <w:bCs/>
              </w:rPr>
              <w:t>StDev</w:t>
            </w:r>
            <w:proofErr w:type="spellEnd"/>
          </w:p>
        </w:tc>
        <w:tc>
          <w:tcPr>
            <w:tcW w:w="960" w:type="dxa"/>
            <w:noWrap/>
            <w:hideMark/>
          </w:tcPr>
          <w:p w14:paraId="3F94447A" w14:textId="77777777" w:rsidR="00870621" w:rsidRPr="00870621" w:rsidRDefault="00870621">
            <w:pPr>
              <w:rPr>
                <w:b/>
                <w:bCs/>
              </w:rPr>
            </w:pPr>
            <w:r w:rsidRPr="00870621">
              <w:rPr>
                <w:b/>
                <w:bCs/>
              </w:rPr>
              <w:t>q5</w:t>
            </w:r>
          </w:p>
        </w:tc>
        <w:tc>
          <w:tcPr>
            <w:tcW w:w="960" w:type="dxa"/>
            <w:noWrap/>
            <w:hideMark/>
          </w:tcPr>
          <w:p w14:paraId="3613C993" w14:textId="77777777" w:rsidR="00870621" w:rsidRPr="00870621" w:rsidRDefault="00870621">
            <w:pPr>
              <w:rPr>
                <w:b/>
                <w:bCs/>
              </w:rPr>
            </w:pPr>
            <w:r w:rsidRPr="00870621">
              <w:rPr>
                <w:b/>
                <w:bCs/>
              </w:rPr>
              <w:t>q95</w:t>
            </w:r>
          </w:p>
        </w:tc>
        <w:tc>
          <w:tcPr>
            <w:tcW w:w="960" w:type="dxa"/>
            <w:noWrap/>
            <w:hideMark/>
          </w:tcPr>
          <w:p w14:paraId="3028CA4B" w14:textId="77777777" w:rsidR="00870621" w:rsidRPr="00870621" w:rsidRDefault="00870621">
            <w:pPr>
              <w:rPr>
                <w:b/>
                <w:bCs/>
              </w:rPr>
            </w:pPr>
            <w:proofErr w:type="spellStart"/>
            <w:r w:rsidRPr="00870621">
              <w:rPr>
                <w:b/>
                <w:bCs/>
              </w:rPr>
              <w:t>rhat</w:t>
            </w:r>
            <w:proofErr w:type="spellEnd"/>
          </w:p>
        </w:tc>
        <w:tc>
          <w:tcPr>
            <w:tcW w:w="960" w:type="dxa"/>
            <w:noWrap/>
            <w:hideMark/>
          </w:tcPr>
          <w:p w14:paraId="27E57A70" w14:textId="77777777" w:rsidR="00870621" w:rsidRPr="00870621" w:rsidRDefault="00870621">
            <w:pPr>
              <w:rPr>
                <w:b/>
                <w:bCs/>
              </w:rPr>
            </w:pPr>
            <w:proofErr w:type="spellStart"/>
            <w:r w:rsidRPr="00870621">
              <w:rPr>
                <w:b/>
                <w:bCs/>
              </w:rPr>
              <w:t>ess_bulk</w:t>
            </w:r>
            <w:proofErr w:type="spellEnd"/>
          </w:p>
        </w:tc>
        <w:tc>
          <w:tcPr>
            <w:tcW w:w="960" w:type="dxa"/>
            <w:noWrap/>
            <w:hideMark/>
          </w:tcPr>
          <w:p w14:paraId="2996D056" w14:textId="77777777" w:rsidR="00870621" w:rsidRPr="00870621" w:rsidRDefault="00870621">
            <w:pPr>
              <w:rPr>
                <w:b/>
                <w:bCs/>
              </w:rPr>
            </w:pPr>
            <w:proofErr w:type="spellStart"/>
            <w:r w:rsidRPr="00870621">
              <w:rPr>
                <w:b/>
                <w:bCs/>
              </w:rPr>
              <w:t>ess_tail</w:t>
            </w:r>
            <w:proofErr w:type="spellEnd"/>
          </w:p>
        </w:tc>
      </w:tr>
      <w:tr w:rsidR="00870621" w:rsidRPr="00870621" w14:paraId="2C0E408C" w14:textId="77777777" w:rsidTr="00870621">
        <w:trPr>
          <w:trHeight w:val="288"/>
        </w:trPr>
        <w:tc>
          <w:tcPr>
            <w:tcW w:w="1354" w:type="dxa"/>
            <w:noWrap/>
            <w:hideMark/>
          </w:tcPr>
          <w:p w14:paraId="74C16CAD" w14:textId="77777777" w:rsidR="00870621" w:rsidRPr="00870621" w:rsidRDefault="00870621">
            <w:pPr>
              <w:rPr>
                <w:b/>
                <w:bCs/>
              </w:rPr>
            </w:pPr>
            <w:r w:rsidRPr="00870621">
              <w:rPr>
                <w:b/>
                <w:bCs/>
              </w:rPr>
              <w:t>Intercept</w:t>
            </w:r>
          </w:p>
        </w:tc>
        <w:tc>
          <w:tcPr>
            <w:tcW w:w="960" w:type="dxa"/>
            <w:noWrap/>
            <w:hideMark/>
          </w:tcPr>
          <w:p w14:paraId="3B73284D" w14:textId="77777777" w:rsidR="00870621" w:rsidRPr="00870621" w:rsidRDefault="00870621" w:rsidP="00870621">
            <w:r w:rsidRPr="00870621">
              <w:t>-1.59</w:t>
            </w:r>
          </w:p>
        </w:tc>
        <w:tc>
          <w:tcPr>
            <w:tcW w:w="960" w:type="dxa"/>
            <w:noWrap/>
            <w:hideMark/>
          </w:tcPr>
          <w:p w14:paraId="4BDDEAC3" w14:textId="77777777" w:rsidR="00870621" w:rsidRPr="00870621" w:rsidRDefault="00870621" w:rsidP="00870621">
            <w:r w:rsidRPr="00870621">
              <w:t>-1.57</w:t>
            </w:r>
          </w:p>
        </w:tc>
        <w:tc>
          <w:tcPr>
            <w:tcW w:w="960" w:type="dxa"/>
            <w:noWrap/>
            <w:hideMark/>
          </w:tcPr>
          <w:p w14:paraId="1B841E0C" w14:textId="77777777" w:rsidR="00870621" w:rsidRPr="00870621" w:rsidRDefault="00870621" w:rsidP="00870621">
            <w:r w:rsidRPr="00870621">
              <w:t>0.37</w:t>
            </w:r>
          </w:p>
        </w:tc>
        <w:tc>
          <w:tcPr>
            <w:tcW w:w="960" w:type="dxa"/>
            <w:noWrap/>
            <w:hideMark/>
          </w:tcPr>
          <w:p w14:paraId="368178B8" w14:textId="77777777" w:rsidR="00870621" w:rsidRPr="00870621" w:rsidRDefault="00870621" w:rsidP="00870621">
            <w:r w:rsidRPr="00870621">
              <w:t>-2.23</w:t>
            </w:r>
          </w:p>
        </w:tc>
        <w:tc>
          <w:tcPr>
            <w:tcW w:w="960" w:type="dxa"/>
            <w:noWrap/>
            <w:hideMark/>
          </w:tcPr>
          <w:p w14:paraId="2000F3D4" w14:textId="77777777" w:rsidR="00870621" w:rsidRPr="00870621" w:rsidRDefault="00870621" w:rsidP="00870621">
            <w:r w:rsidRPr="00870621">
              <w:t>-1.02</w:t>
            </w:r>
          </w:p>
        </w:tc>
        <w:tc>
          <w:tcPr>
            <w:tcW w:w="960" w:type="dxa"/>
            <w:noWrap/>
            <w:hideMark/>
          </w:tcPr>
          <w:p w14:paraId="5F96BC58" w14:textId="77777777" w:rsidR="00870621" w:rsidRPr="00870621" w:rsidRDefault="00870621" w:rsidP="00870621">
            <w:r w:rsidRPr="00870621">
              <w:t>1.00</w:t>
            </w:r>
          </w:p>
        </w:tc>
        <w:tc>
          <w:tcPr>
            <w:tcW w:w="960" w:type="dxa"/>
            <w:noWrap/>
            <w:hideMark/>
          </w:tcPr>
          <w:p w14:paraId="34C45BE1" w14:textId="77777777" w:rsidR="00870621" w:rsidRPr="00870621" w:rsidRDefault="00870621" w:rsidP="00870621">
            <w:r w:rsidRPr="00870621">
              <w:t>1758.74</w:t>
            </w:r>
          </w:p>
        </w:tc>
        <w:tc>
          <w:tcPr>
            <w:tcW w:w="960" w:type="dxa"/>
            <w:noWrap/>
            <w:hideMark/>
          </w:tcPr>
          <w:p w14:paraId="6C058D65" w14:textId="77777777" w:rsidR="00870621" w:rsidRPr="00870621" w:rsidRDefault="00870621" w:rsidP="00870621">
            <w:r w:rsidRPr="00870621">
              <w:t>2393.71</w:t>
            </w:r>
          </w:p>
        </w:tc>
      </w:tr>
      <w:tr w:rsidR="00870621" w:rsidRPr="00870621" w14:paraId="2484563C" w14:textId="77777777" w:rsidTr="00870621">
        <w:trPr>
          <w:trHeight w:val="288"/>
        </w:trPr>
        <w:tc>
          <w:tcPr>
            <w:tcW w:w="1354" w:type="dxa"/>
            <w:noWrap/>
            <w:hideMark/>
          </w:tcPr>
          <w:p w14:paraId="39CF0138" w14:textId="77777777" w:rsidR="00870621" w:rsidRPr="00870621" w:rsidRDefault="00870621">
            <w:pPr>
              <w:rPr>
                <w:b/>
                <w:bCs/>
              </w:rPr>
            </w:pPr>
            <w:r w:rsidRPr="00870621">
              <w:rPr>
                <w:b/>
                <w:bCs/>
              </w:rPr>
              <w:t>DBH (m)</w:t>
            </w:r>
          </w:p>
        </w:tc>
        <w:tc>
          <w:tcPr>
            <w:tcW w:w="960" w:type="dxa"/>
            <w:noWrap/>
            <w:hideMark/>
          </w:tcPr>
          <w:p w14:paraId="556E8A53" w14:textId="77777777" w:rsidR="00870621" w:rsidRPr="00870621" w:rsidRDefault="00870621" w:rsidP="00870621">
            <w:r w:rsidRPr="00870621">
              <w:t>3.11</w:t>
            </w:r>
          </w:p>
        </w:tc>
        <w:tc>
          <w:tcPr>
            <w:tcW w:w="960" w:type="dxa"/>
            <w:noWrap/>
            <w:hideMark/>
          </w:tcPr>
          <w:p w14:paraId="0CBD68D9" w14:textId="77777777" w:rsidR="00870621" w:rsidRPr="00870621" w:rsidRDefault="00870621" w:rsidP="00870621">
            <w:r w:rsidRPr="00870621">
              <w:t>3.12</w:t>
            </w:r>
          </w:p>
        </w:tc>
        <w:tc>
          <w:tcPr>
            <w:tcW w:w="960" w:type="dxa"/>
            <w:noWrap/>
            <w:hideMark/>
          </w:tcPr>
          <w:p w14:paraId="596C0660" w14:textId="77777777" w:rsidR="00870621" w:rsidRPr="00870621" w:rsidRDefault="00870621" w:rsidP="00870621">
            <w:r w:rsidRPr="00870621">
              <w:t>0.38</w:t>
            </w:r>
          </w:p>
        </w:tc>
        <w:tc>
          <w:tcPr>
            <w:tcW w:w="960" w:type="dxa"/>
            <w:noWrap/>
            <w:hideMark/>
          </w:tcPr>
          <w:p w14:paraId="203D7DE6" w14:textId="77777777" w:rsidR="00870621" w:rsidRPr="00870621" w:rsidRDefault="00870621" w:rsidP="00870621">
            <w:r w:rsidRPr="00870621">
              <w:t>2.49</w:t>
            </w:r>
          </w:p>
        </w:tc>
        <w:tc>
          <w:tcPr>
            <w:tcW w:w="960" w:type="dxa"/>
            <w:noWrap/>
            <w:hideMark/>
          </w:tcPr>
          <w:p w14:paraId="72139F0B" w14:textId="77777777" w:rsidR="00870621" w:rsidRPr="00870621" w:rsidRDefault="00870621" w:rsidP="00870621">
            <w:r w:rsidRPr="00870621">
              <w:t>3.73</w:t>
            </w:r>
          </w:p>
        </w:tc>
        <w:tc>
          <w:tcPr>
            <w:tcW w:w="960" w:type="dxa"/>
            <w:noWrap/>
            <w:hideMark/>
          </w:tcPr>
          <w:p w14:paraId="75C95590" w14:textId="77777777" w:rsidR="00870621" w:rsidRPr="00870621" w:rsidRDefault="00870621" w:rsidP="00870621">
            <w:r w:rsidRPr="00870621">
              <w:t>1.00</w:t>
            </w:r>
          </w:p>
        </w:tc>
        <w:tc>
          <w:tcPr>
            <w:tcW w:w="960" w:type="dxa"/>
            <w:noWrap/>
            <w:hideMark/>
          </w:tcPr>
          <w:p w14:paraId="47E47D28" w14:textId="77777777" w:rsidR="00870621" w:rsidRPr="00870621" w:rsidRDefault="00870621" w:rsidP="00870621">
            <w:r w:rsidRPr="00870621">
              <w:t>3649.67</w:t>
            </w:r>
          </w:p>
        </w:tc>
        <w:tc>
          <w:tcPr>
            <w:tcW w:w="960" w:type="dxa"/>
            <w:noWrap/>
            <w:hideMark/>
          </w:tcPr>
          <w:p w14:paraId="23A24D83" w14:textId="77777777" w:rsidR="00870621" w:rsidRPr="00870621" w:rsidRDefault="00870621" w:rsidP="00870621">
            <w:r w:rsidRPr="00870621">
              <w:t>2976.48</w:t>
            </w:r>
          </w:p>
        </w:tc>
      </w:tr>
      <w:tr w:rsidR="00870621" w:rsidRPr="00870621" w14:paraId="1EF6587B" w14:textId="77777777" w:rsidTr="00870621">
        <w:trPr>
          <w:trHeight w:val="288"/>
        </w:trPr>
        <w:tc>
          <w:tcPr>
            <w:tcW w:w="1354" w:type="dxa"/>
            <w:noWrap/>
            <w:hideMark/>
          </w:tcPr>
          <w:p w14:paraId="03ED05C1" w14:textId="77777777" w:rsidR="00870621" w:rsidRPr="00870621" w:rsidRDefault="00870621">
            <w:pPr>
              <w:rPr>
                <w:b/>
                <w:bCs/>
              </w:rPr>
            </w:pPr>
            <w:r w:rsidRPr="00870621">
              <w:rPr>
                <w:b/>
                <w:bCs/>
              </w:rPr>
              <w:t>Fire</w:t>
            </w:r>
          </w:p>
        </w:tc>
        <w:tc>
          <w:tcPr>
            <w:tcW w:w="960" w:type="dxa"/>
            <w:noWrap/>
            <w:hideMark/>
          </w:tcPr>
          <w:p w14:paraId="37027B4E" w14:textId="77777777" w:rsidR="00870621" w:rsidRPr="00870621" w:rsidRDefault="00870621" w:rsidP="00870621">
            <w:r w:rsidRPr="00870621">
              <w:t>-2.30</w:t>
            </w:r>
          </w:p>
        </w:tc>
        <w:tc>
          <w:tcPr>
            <w:tcW w:w="960" w:type="dxa"/>
            <w:noWrap/>
            <w:hideMark/>
          </w:tcPr>
          <w:p w14:paraId="75413008" w14:textId="77777777" w:rsidR="00870621" w:rsidRPr="00870621" w:rsidRDefault="00870621" w:rsidP="00870621">
            <w:r w:rsidRPr="00870621">
              <w:t>-2.26</w:t>
            </w:r>
          </w:p>
        </w:tc>
        <w:tc>
          <w:tcPr>
            <w:tcW w:w="960" w:type="dxa"/>
            <w:noWrap/>
            <w:hideMark/>
          </w:tcPr>
          <w:p w14:paraId="60DC94CC" w14:textId="77777777" w:rsidR="00870621" w:rsidRPr="00870621" w:rsidRDefault="00870621" w:rsidP="00870621">
            <w:r w:rsidRPr="00870621">
              <w:t>1.06</w:t>
            </w:r>
          </w:p>
        </w:tc>
        <w:tc>
          <w:tcPr>
            <w:tcW w:w="960" w:type="dxa"/>
            <w:noWrap/>
            <w:hideMark/>
          </w:tcPr>
          <w:p w14:paraId="0945338C" w14:textId="77777777" w:rsidR="00870621" w:rsidRPr="00870621" w:rsidRDefault="00870621" w:rsidP="00870621">
            <w:r w:rsidRPr="00870621">
              <w:t>-4.10</w:t>
            </w:r>
          </w:p>
        </w:tc>
        <w:tc>
          <w:tcPr>
            <w:tcW w:w="960" w:type="dxa"/>
            <w:noWrap/>
            <w:hideMark/>
          </w:tcPr>
          <w:p w14:paraId="3ED748BE" w14:textId="77777777" w:rsidR="00870621" w:rsidRPr="00870621" w:rsidRDefault="00870621" w:rsidP="00870621">
            <w:r w:rsidRPr="00870621">
              <w:t>-0.65</w:t>
            </w:r>
          </w:p>
        </w:tc>
        <w:tc>
          <w:tcPr>
            <w:tcW w:w="960" w:type="dxa"/>
            <w:noWrap/>
            <w:hideMark/>
          </w:tcPr>
          <w:p w14:paraId="640E746B" w14:textId="77777777" w:rsidR="00870621" w:rsidRPr="00870621" w:rsidRDefault="00870621" w:rsidP="00870621">
            <w:r w:rsidRPr="00870621">
              <w:t>1.00</w:t>
            </w:r>
          </w:p>
        </w:tc>
        <w:tc>
          <w:tcPr>
            <w:tcW w:w="960" w:type="dxa"/>
            <w:noWrap/>
            <w:hideMark/>
          </w:tcPr>
          <w:p w14:paraId="19950D15" w14:textId="77777777" w:rsidR="00870621" w:rsidRPr="00870621" w:rsidRDefault="00870621" w:rsidP="00870621">
            <w:r w:rsidRPr="00870621">
              <w:t>3105.33</w:t>
            </w:r>
          </w:p>
        </w:tc>
        <w:tc>
          <w:tcPr>
            <w:tcW w:w="960" w:type="dxa"/>
            <w:noWrap/>
            <w:hideMark/>
          </w:tcPr>
          <w:p w14:paraId="06239ACD" w14:textId="77777777" w:rsidR="00870621" w:rsidRPr="00870621" w:rsidRDefault="00870621" w:rsidP="00870621">
            <w:r w:rsidRPr="00870621">
              <w:t>2973.01</w:t>
            </w:r>
          </w:p>
        </w:tc>
      </w:tr>
      <w:tr w:rsidR="00870621" w:rsidRPr="00870621" w14:paraId="3598BB28" w14:textId="77777777" w:rsidTr="00870621">
        <w:trPr>
          <w:trHeight w:val="288"/>
        </w:trPr>
        <w:tc>
          <w:tcPr>
            <w:tcW w:w="1354" w:type="dxa"/>
            <w:noWrap/>
            <w:hideMark/>
          </w:tcPr>
          <w:p w14:paraId="6BAD2E63" w14:textId="77777777" w:rsidR="00870621" w:rsidRPr="00870621" w:rsidRDefault="00870621">
            <w:pPr>
              <w:rPr>
                <w:b/>
                <w:bCs/>
              </w:rPr>
            </w:pPr>
            <w:r w:rsidRPr="00870621">
              <w:rPr>
                <w:b/>
                <w:bCs/>
              </w:rPr>
              <w:t>WPBR</w:t>
            </w:r>
          </w:p>
        </w:tc>
        <w:tc>
          <w:tcPr>
            <w:tcW w:w="960" w:type="dxa"/>
            <w:noWrap/>
            <w:hideMark/>
          </w:tcPr>
          <w:p w14:paraId="6DD985A5" w14:textId="77777777" w:rsidR="00870621" w:rsidRPr="00870621" w:rsidRDefault="00870621" w:rsidP="00870621">
            <w:r w:rsidRPr="00870621">
              <w:t>0.33</w:t>
            </w:r>
          </w:p>
        </w:tc>
        <w:tc>
          <w:tcPr>
            <w:tcW w:w="960" w:type="dxa"/>
            <w:noWrap/>
            <w:hideMark/>
          </w:tcPr>
          <w:p w14:paraId="4CE90A8B" w14:textId="77777777" w:rsidR="00870621" w:rsidRPr="00870621" w:rsidRDefault="00870621" w:rsidP="00870621">
            <w:r w:rsidRPr="00870621">
              <w:t>0.35</w:t>
            </w:r>
          </w:p>
        </w:tc>
        <w:tc>
          <w:tcPr>
            <w:tcW w:w="960" w:type="dxa"/>
            <w:noWrap/>
            <w:hideMark/>
          </w:tcPr>
          <w:p w14:paraId="23465D3A" w14:textId="77777777" w:rsidR="00870621" w:rsidRPr="00870621" w:rsidRDefault="00870621" w:rsidP="00870621">
            <w:r w:rsidRPr="00870621">
              <w:t>1.03</w:t>
            </w:r>
          </w:p>
        </w:tc>
        <w:tc>
          <w:tcPr>
            <w:tcW w:w="960" w:type="dxa"/>
            <w:noWrap/>
            <w:hideMark/>
          </w:tcPr>
          <w:p w14:paraId="5D732EAB" w14:textId="77777777" w:rsidR="00870621" w:rsidRPr="00870621" w:rsidRDefault="00870621" w:rsidP="00870621">
            <w:r w:rsidRPr="00870621">
              <w:t>-1.43</w:t>
            </w:r>
          </w:p>
        </w:tc>
        <w:tc>
          <w:tcPr>
            <w:tcW w:w="960" w:type="dxa"/>
            <w:noWrap/>
            <w:hideMark/>
          </w:tcPr>
          <w:p w14:paraId="26D24398" w14:textId="77777777" w:rsidR="00870621" w:rsidRPr="00870621" w:rsidRDefault="00870621" w:rsidP="00870621">
            <w:r w:rsidRPr="00870621">
              <w:t>1.95</w:t>
            </w:r>
          </w:p>
        </w:tc>
        <w:tc>
          <w:tcPr>
            <w:tcW w:w="960" w:type="dxa"/>
            <w:noWrap/>
            <w:hideMark/>
          </w:tcPr>
          <w:p w14:paraId="6B77E027" w14:textId="77777777" w:rsidR="00870621" w:rsidRPr="00870621" w:rsidRDefault="00870621" w:rsidP="00870621">
            <w:r w:rsidRPr="00870621">
              <w:t>1.00</w:t>
            </w:r>
          </w:p>
        </w:tc>
        <w:tc>
          <w:tcPr>
            <w:tcW w:w="960" w:type="dxa"/>
            <w:noWrap/>
            <w:hideMark/>
          </w:tcPr>
          <w:p w14:paraId="70DF3260" w14:textId="77777777" w:rsidR="00870621" w:rsidRPr="00870621" w:rsidRDefault="00870621" w:rsidP="00870621">
            <w:r w:rsidRPr="00870621">
              <w:t>3702.80</w:t>
            </w:r>
          </w:p>
        </w:tc>
        <w:tc>
          <w:tcPr>
            <w:tcW w:w="960" w:type="dxa"/>
            <w:noWrap/>
            <w:hideMark/>
          </w:tcPr>
          <w:p w14:paraId="3D9C709B" w14:textId="77777777" w:rsidR="00870621" w:rsidRPr="00870621" w:rsidRDefault="00870621" w:rsidP="00870621">
            <w:r w:rsidRPr="00870621">
              <w:t>3159.12</w:t>
            </w:r>
          </w:p>
        </w:tc>
      </w:tr>
      <w:tr w:rsidR="00870621" w:rsidRPr="00870621" w14:paraId="1AFA17B0" w14:textId="77777777" w:rsidTr="00870621">
        <w:trPr>
          <w:trHeight w:val="288"/>
        </w:trPr>
        <w:tc>
          <w:tcPr>
            <w:tcW w:w="1354" w:type="dxa"/>
            <w:noWrap/>
            <w:hideMark/>
          </w:tcPr>
          <w:p w14:paraId="3F50C6FF" w14:textId="77777777" w:rsidR="00870621" w:rsidRPr="00870621" w:rsidRDefault="00870621">
            <w:pPr>
              <w:rPr>
                <w:b/>
                <w:bCs/>
              </w:rPr>
            </w:pPr>
            <w:r w:rsidRPr="00870621">
              <w:rPr>
                <w:b/>
                <w:bCs/>
              </w:rPr>
              <w:t>Basal Area</w:t>
            </w:r>
          </w:p>
        </w:tc>
        <w:tc>
          <w:tcPr>
            <w:tcW w:w="960" w:type="dxa"/>
            <w:noWrap/>
            <w:hideMark/>
          </w:tcPr>
          <w:p w14:paraId="18EEF9D5" w14:textId="77777777" w:rsidR="00870621" w:rsidRPr="00870621" w:rsidRDefault="00870621" w:rsidP="00870621">
            <w:r w:rsidRPr="00870621">
              <w:t>-1.26</w:t>
            </w:r>
          </w:p>
        </w:tc>
        <w:tc>
          <w:tcPr>
            <w:tcW w:w="960" w:type="dxa"/>
            <w:noWrap/>
            <w:hideMark/>
          </w:tcPr>
          <w:p w14:paraId="22F32803" w14:textId="77777777" w:rsidR="00870621" w:rsidRPr="00870621" w:rsidRDefault="00870621" w:rsidP="00870621">
            <w:r w:rsidRPr="00870621">
              <w:t>-1.25</w:t>
            </w:r>
          </w:p>
        </w:tc>
        <w:tc>
          <w:tcPr>
            <w:tcW w:w="960" w:type="dxa"/>
            <w:noWrap/>
            <w:hideMark/>
          </w:tcPr>
          <w:p w14:paraId="6552C771" w14:textId="77777777" w:rsidR="00870621" w:rsidRPr="00870621" w:rsidRDefault="00870621" w:rsidP="00870621">
            <w:r w:rsidRPr="00870621">
              <w:t>0.32</w:t>
            </w:r>
          </w:p>
        </w:tc>
        <w:tc>
          <w:tcPr>
            <w:tcW w:w="960" w:type="dxa"/>
            <w:noWrap/>
            <w:hideMark/>
          </w:tcPr>
          <w:p w14:paraId="33BA176A" w14:textId="77777777" w:rsidR="00870621" w:rsidRPr="00870621" w:rsidRDefault="00870621" w:rsidP="00870621">
            <w:r w:rsidRPr="00870621">
              <w:t>-1.81</w:t>
            </w:r>
          </w:p>
        </w:tc>
        <w:tc>
          <w:tcPr>
            <w:tcW w:w="960" w:type="dxa"/>
            <w:noWrap/>
            <w:hideMark/>
          </w:tcPr>
          <w:p w14:paraId="0520FD6D" w14:textId="77777777" w:rsidR="00870621" w:rsidRPr="00870621" w:rsidRDefault="00870621" w:rsidP="00870621">
            <w:r w:rsidRPr="00870621">
              <w:t>-0.74</w:t>
            </w:r>
          </w:p>
        </w:tc>
        <w:tc>
          <w:tcPr>
            <w:tcW w:w="960" w:type="dxa"/>
            <w:noWrap/>
            <w:hideMark/>
          </w:tcPr>
          <w:p w14:paraId="5DA6EFC0" w14:textId="77777777" w:rsidR="00870621" w:rsidRPr="00870621" w:rsidRDefault="00870621" w:rsidP="00870621">
            <w:r w:rsidRPr="00870621">
              <w:t>1.00</w:t>
            </w:r>
          </w:p>
        </w:tc>
        <w:tc>
          <w:tcPr>
            <w:tcW w:w="960" w:type="dxa"/>
            <w:noWrap/>
            <w:hideMark/>
          </w:tcPr>
          <w:p w14:paraId="68487895" w14:textId="77777777" w:rsidR="00870621" w:rsidRPr="00870621" w:rsidRDefault="00870621" w:rsidP="00870621">
            <w:r w:rsidRPr="00870621">
              <w:t>3271.34</w:t>
            </w:r>
          </w:p>
        </w:tc>
        <w:tc>
          <w:tcPr>
            <w:tcW w:w="960" w:type="dxa"/>
            <w:noWrap/>
            <w:hideMark/>
          </w:tcPr>
          <w:p w14:paraId="3F46D22E" w14:textId="77777777" w:rsidR="00870621" w:rsidRPr="00870621" w:rsidRDefault="00870621" w:rsidP="00870621">
            <w:r w:rsidRPr="00870621">
              <w:t>3365.68</w:t>
            </w:r>
          </w:p>
        </w:tc>
      </w:tr>
      <w:tr w:rsidR="00870621" w:rsidRPr="00870621" w14:paraId="58F121D0" w14:textId="77777777" w:rsidTr="00870621">
        <w:trPr>
          <w:trHeight w:val="288"/>
        </w:trPr>
        <w:tc>
          <w:tcPr>
            <w:tcW w:w="1354" w:type="dxa"/>
            <w:noWrap/>
            <w:hideMark/>
          </w:tcPr>
          <w:p w14:paraId="076B80C6" w14:textId="77777777" w:rsidR="00870621" w:rsidRPr="00870621" w:rsidRDefault="00870621">
            <w:pPr>
              <w:rPr>
                <w:b/>
                <w:bCs/>
              </w:rPr>
            </w:pPr>
            <w:r w:rsidRPr="00870621">
              <w:rPr>
                <w:b/>
                <w:bCs/>
              </w:rPr>
              <w:t>Drought</w:t>
            </w:r>
          </w:p>
        </w:tc>
        <w:tc>
          <w:tcPr>
            <w:tcW w:w="960" w:type="dxa"/>
            <w:noWrap/>
            <w:hideMark/>
          </w:tcPr>
          <w:p w14:paraId="4237EA7F" w14:textId="77777777" w:rsidR="00870621" w:rsidRPr="00870621" w:rsidRDefault="00870621" w:rsidP="00870621">
            <w:r w:rsidRPr="00870621">
              <w:t>0.23</w:t>
            </w:r>
          </w:p>
        </w:tc>
        <w:tc>
          <w:tcPr>
            <w:tcW w:w="960" w:type="dxa"/>
            <w:noWrap/>
            <w:hideMark/>
          </w:tcPr>
          <w:p w14:paraId="762BD74F" w14:textId="77777777" w:rsidR="00870621" w:rsidRPr="00870621" w:rsidRDefault="00870621" w:rsidP="00870621">
            <w:r w:rsidRPr="00870621">
              <w:t>0.23</w:t>
            </w:r>
          </w:p>
        </w:tc>
        <w:tc>
          <w:tcPr>
            <w:tcW w:w="960" w:type="dxa"/>
            <w:noWrap/>
            <w:hideMark/>
          </w:tcPr>
          <w:p w14:paraId="0AEFF55A" w14:textId="77777777" w:rsidR="00870621" w:rsidRPr="00870621" w:rsidRDefault="00870621" w:rsidP="00870621">
            <w:r w:rsidRPr="00870621">
              <w:t>0.26</w:t>
            </w:r>
          </w:p>
        </w:tc>
        <w:tc>
          <w:tcPr>
            <w:tcW w:w="960" w:type="dxa"/>
            <w:noWrap/>
            <w:hideMark/>
          </w:tcPr>
          <w:p w14:paraId="32A436B8" w14:textId="77777777" w:rsidR="00870621" w:rsidRPr="00870621" w:rsidRDefault="00870621" w:rsidP="00870621">
            <w:r w:rsidRPr="00870621">
              <w:t>-0.21</w:t>
            </w:r>
          </w:p>
        </w:tc>
        <w:tc>
          <w:tcPr>
            <w:tcW w:w="960" w:type="dxa"/>
            <w:noWrap/>
            <w:hideMark/>
          </w:tcPr>
          <w:p w14:paraId="60D3ED16" w14:textId="77777777" w:rsidR="00870621" w:rsidRPr="00870621" w:rsidRDefault="00870621" w:rsidP="00870621">
            <w:r w:rsidRPr="00870621">
              <w:t>0.65</w:t>
            </w:r>
          </w:p>
        </w:tc>
        <w:tc>
          <w:tcPr>
            <w:tcW w:w="960" w:type="dxa"/>
            <w:noWrap/>
            <w:hideMark/>
          </w:tcPr>
          <w:p w14:paraId="3D3B4055" w14:textId="77777777" w:rsidR="00870621" w:rsidRPr="00870621" w:rsidRDefault="00870621" w:rsidP="00870621">
            <w:r w:rsidRPr="00870621">
              <w:t>1.00</w:t>
            </w:r>
          </w:p>
        </w:tc>
        <w:tc>
          <w:tcPr>
            <w:tcW w:w="960" w:type="dxa"/>
            <w:noWrap/>
            <w:hideMark/>
          </w:tcPr>
          <w:p w14:paraId="251FC077" w14:textId="77777777" w:rsidR="00870621" w:rsidRPr="00870621" w:rsidRDefault="00870621" w:rsidP="00870621">
            <w:r w:rsidRPr="00870621">
              <w:t>2607.42</w:t>
            </w:r>
          </w:p>
        </w:tc>
        <w:tc>
          <w:tcPr>
            <w:tcW w:w="960" w:type="dxa"/>
            <w:noWrap/>
            <w:hideMark/>
          </w:tcPr>
          <w:p w14:paraId="4E2768ED" w14:textId="77777777" w:rsidR="00870621" w:rsidRPr="00870621" w:rsidRDefault="00870621" w:rsidP="00870621">
            <w:r w:rsidRPr="00870621">
              <w:t>2742.80</w:t>
            </w:r>
          </w:p>
        </w:tc>
      </w:tr>
      <w:tr w:rsidR="00870621" w:rsidRPr="00870621" w14:paraId="3170D7D3" w14:textId="77777777" w:rsidTr="00870621">
        <w:trPr>
          <w:trHeight w:val="288"/>
        </w:trPr>
        <w:tc>
          <w:tcPr>
            <w:tcW w:w="1354" w:type="dxa"/>
            <w:noWrap/>
            <w:hideMark/>
          </w:tcPr>
          <w:p w14:paraId="35AB20F9" w14:textId="77777777" w:rsidR="00870621" w:rsidRPr="00870621" w:rsidRDefault="00870621">
            <w:pPr>
              <w:rPr>
                <w:b/>
                <w:bCs/>
              </w:rPr>
            </w:pPr>
            <w:r w:rsidRPr="00870621">
              <w:rPr>
                <w:b/>
                <w:bCs/>
              </w:rPr>
              <w:t>Site Dryness</w:t>
            </w:r>
          </w:p>
        </w:tc>
        <w:tc>
          <w:tcPr>
            <w:tcW w:w="960" w:type="dxa"/>
            <w:noWrap/>
            <w:hideMark/>
          </w:tcPr>
          <w:p w14:paraId="011CC654" w14:textId="77777777" w:rsidR="00870621" w:rsidRPr="00870621" w:rsidRDefault="00870621" w:rsidP="00870621">
            <w:r w:rsidRPr="00870621">
              <w:t>0.15</w:t>
            </w:r>
          </w:p>
        </w:tc>
        <w:tc>
          <w:tcPr>
            <w:tcW w:w="960" w:type="dxa"/>
            <w:noWrap/>
            <w:hideMark/>
          </w:tcPr>
          <w:p w14:paraId="47F13E23" w14:textId="77777777" w:rsidR="00870621" w:rsidRPr="00870621" w:rsidRDefault="00870621" w:rsidP="00870621">
            <w:r w:rsidRPr="00870621">
              <w:t>0.15</w:t>
            </w:r>
          </w:p>
        </w:tc>
        <w:tc>
          <w:tcPr>
            <w:tcW w:w="960" w:type="dxa"/>
            <w:noWrap/>
            <w:hideMark/>
          </w:tcPr>
          <w:p w14:paraId="0CE99258" w14:textId="77777777" w:rsidR="00870621" w:rsidRPr="00870621" w:rsidRDefault="00870621" w:rsidP="00870621">
            <w:r w:rsidRPr="00870621">
              <w:t>0.31</w:t>
            </w:r>
          </w:p>
        </w:tc>
        <w:tc>
          <w:tcPr>
            <w:tcW w:w="960" w:type="dxa"/>
            <w:noWrap/>
            <w:hideMark/>
          </w:tcPr>
          <w:p w14:paraId="779FFFCD" w14:textId="77777777" w:rsidR="00870621" w:rsidRPr="00870621" w:rsidRDefault="00870621" w:rsidP="00870621">
            <w:r w:rsidRPr="00870621">
              <w:t>-0.37</w:t>
            </w:r>
          </w:p>
        </w:tc>
        <w:tc>
          <w:tcPr>
            <w:tcW w:w="960" w:type="dxa"/>
            <w:noWrap/>
            <w:hideMark/>
          </w:tcPr>
          <w:p w14:paraId="50254067" w14:textId="77777777" w:rsidR="00870621" w:rsidRPr="00870621" w:rsidRDefault="00870621" w:rsidP="00870621">
            <w:r w:rsidRPr="00870621">
              <w:t>0.65</w:t>
            </w:r>
          </w:p>
        </w:tc>
        <w:tc>
          <w:tcPr>
            <w:tcW w:w="960" w:type="dxa"/>
            <w:noWrap/>
            <w:hideMark/>
          </w:tcPr>
          <w:p w14:paraId="40247CAB" w14:textId="77777777" w:rsidR="00870621" w:rsidRPr="00870621" w:rsidRDefault="00870621" w:rsidP="00870621">
            <w:r w:rsidRPr="00870621">
              <w:t>1.00</w:t>
            </w:r>
          </w:p>
        </w:tc>
        <w:tc>
          <w:tcPr>
            <w:tcW w:w="960" w:type="dxa"/>
            <w:noWrap/>
            <w:hideMark/>
          </w:tcPr>
          <w:p w14:paraId="52CF9060" w14:textId="77777777" w:rsidR="00870621" w:rsidRPr="00870621" w:rsidRDefault="00870621" w:rsidP="00870621">
            <w:r w:rsidRPr="00870621">
              <w:t>2932.90</w:t>
            </w:r>
          </w:p>
        </w:tc>
        <w:tc>
          <w:tcPr>
            <w:tcW w:w="960" w:type="dxa"/>
            <w:noWrap/>
            <w:hideMark/>
          </w:tcPr>
          <w:p w14:paraId="7FE28E0F" w14:textId="77777777" w:rsidR="00870621" w:rsidRPr="00870621" w:rsidRDefault="00870621" w:rsidP="00870621">
            <w:r w:rsidRPr="00870621">
              <w:t>3309.83</w:t>
            </w:r>
          </w:p>
        </w:tc>
      </w:tr>
      <w:tr w:rsidR="00870621" w:rsidRPr="00870621" w14:paraId="6BB18695" w14:textId="77777777" w:rsidTr="00870621">
        <w:trPr>
          <w:trHeight w:val="288"/>
        </w:trPr>
        <w:tc>
          <w:tcPr>
            <w:tcW w:w="1354" w:type="dxa"/>
            <w:noWrap/>
            <w:hideMark/>
          </w:tcPr>
          <w:p w14:paraId="51149597" w14:textId="77777777" w:rsidR="00870621" w:rsidRPr="00870621" w:rsidRDefault="00870621">
            <w:pPr>
              <w:rPr>
                <w:b/>
                <w:bCs/>
              </w:rPr>
            </w:pPr>
            <w:r w:rsidRPr="00870621">
              <w:rPr>
                <w:b/>
                <w:bCs/>
              </w:rPr>
              <w:t>DBH x Fire</w:t>
            </w:r>
          </w:p>
        </w:tc>
        <w:tc>
          <w:tcPr>
            <w:tcW w:w="960" w:type="dxa"/>
            <w:noWrap/>
            <w:hideMark/>
          </w:tcPr>
          <w:p w14:paraId="1DBB96D4" w14:textId="77777777" w:rsidR="00870621" w:rsidRPr="00870621" w:rsidRDefault="00870621" w:rsidP="00870621">
            <w:r w:rsidRPr="00870621">
              <w:t>2.11</w:t>
            </w:r>
          </w:p>
        </w:tc>
        <w:tc>
          <w:tcPr>
            <w:tcW w:w="960" w:type="dxa"/>
            <w:noWrap/>
            <w:hideMark/>
          </w:tcPr>
          <w:p w14:paraId="4095F5BE" w14:textId="77777777" w:rsidR="00870621" w:rsidRPr="00870621" w:rsidRDefault="00870621" w:rsidP="00870621">
            <w:r w:rsidRPr="00870621">
              <w:t>2.09</w:t>
            </w:r>
          </w:p>
        </w:tc>
        <w:tc>
          <w:tcPr>
            <w:tcW w:w="960" w:type="dxa"/>
            <w:noWrap/>
            <w:hideMark/>
          </w:tcPr>
          <w:p w14:paraId="540152BD" w14:textId="77777777" w:rsidR="00870621" w:rsidRPr="00870621" w:rsidRDefault="00870621" w:rsidP="00870621">
            <w:r w:rsidRPr="00870621">
              <w:t>0.99</w:t>
            </w:r>
          </w:p>
        </w:tc>
        <w:tc>
          <w:tcPr>
            <w:tcW w:w="960" w:type="dxa"/>
            <w:noWrap/>
            <w:hideMark/>
          </w:tcPr>
          <w:p w14:paraId="51CFF8E5" w14:textId="77777777" w:rsidR="00870621" w:rsidRPr="00870621" w:rsidRDefault="00870621" w:rsidP="00870621">
            <w:r w:rsidRPr="00870621">
              <w:t>0.52</w:t>
            </w:r>
          </w:p>
        </w:tc>
        <w:tc>
          <w:tcPr>
            <w:tcW w:w="960" w:type="dxa"/>
            <w:noWrap/>
            <w:hideMark/>
          </w:tcPr>
          <w:p w14:paraId="328C5A09" w14:textId="77777777" w:rsidR="00870621" w:rsidRPr="00870621" w:rsidRDefault="00870621" w:rsidP="00870621">
            <w:r w:rsidRPr="00870621">
              <w:t>3.76</w:t>
            </w:r>
          </w:p>
        </w:tc>
        <w:tc>
          <w:tcPr>
            <w:tcW w:w="960" w:type="dxa"/>
            <w:noWrap/>
            <w:hideMark/>
          </w:tcPr>
          <w:p w14:paraId="4D66D3E0" w14:textId="77777777" w:rsidR="00870621" w:rsidRPr="00870621" w:rsidRDefault="00870621" w:rsidP="00870621">
            <w:r w:rsidRPr="00870621">
              <w:t>1.00</w:t>
            </w:r>
          </w:p>
        </w:tc>
        <w:tc>
          <w:tcPr>
            <w:tcW w:w="960" w:type="dxa"/>
            <w:noWrap/>
            <w:hideMark/>
          </w:tcPr>
          <w:p w14:paraId="7CDB1296" w14:textId="77777777" w:rsidR="00870621" w:rsidRPr="00870621" w:rsidRDefault="00870621" w:rsidP="00870621">
            <w:r w:rsidRPr="00870621">
              <w:t>3083.27</w:t>
            </w:r>
          </w:p>
        </w:tc>
        <w:tc>
          <w:tcPr>
            <w:tcW w:w="960" w:type="dxa"/>
            <w:noWrap/>
            <w:hideMark/>
          </w:tcPr>
          <w:p w14:paraId="7B64F901" w14:textId="77777777" w:rsidR="00870621" w:rsidRPr="00870621" w:rsidRDefault="00870621" w:rsidP="00870621">
            <w:r w:rsidRPr="00870621">
              <w:t>2716.53</w:t>
            </w:r>
          </w:p>
        </w:tc>
      </w:tr>
      <w:tr w:rsidR="00870621" w:rsidRPr="00870621" w14:paraId="004E14DE" w14:textId="77777777" w:rsidTr="00870621">
        <w:trPr>
          <w:trHeight w:val="288"/>
        </w:trPr>
        <w:tc>
          <w:tcPr>
            <w:tcW w:w="1354" w:type="dxa"/>
            <w:noWrap/>
            <w:hideMark/>
          </w:tcPr>
          <w:p w14:paraId="1484FFA3" w14:textId="77777777" w:rsidR="00870621" w:rsidRPr="00870621" w:rsidRDefault="00870621">
            <w:pPr>
              <w:rPr>
                <w:b/>
                <w:bCs/>
              </w:rPr>
            </w:pPr>
            <w:r w:rsidRPr="00870621">
              <w:rPr>
                <w:b/>
                <w:bCs/>
              </w:rPr>
              <w:t>DBH x WPBR</w:t>
            </w:r>
          </w:p>
        </w:tc>
        <w:tc>
          <w:tcPr>
            <w:tcW w:w="960" w:type="dxa"/>
            <w:noWrap/>
            <w:hideMark/>
          </w:tcPr>
          <w:p w14:paraId="4D4FCD48" w14:textId="77777777" w:rsidR="00870621" w:rsidRPr="00870621" w:rsidRDefault="00870621" w:rsidP="00870621">
            <w:r w:rsidRPr="00870621">
              <w:t>-0.26</w:t>
            </w:r>
          </w:p>
        </w:tc>
        <w:tc>
          <w:tcPr>
            <w:tcW w:w="960" w:type="dxa"/>
            <w:noWrap/>
            <w:hideMark/>
          </w:tcPr>
          <w:p w14:paraId="09831E6C" w14:textId="77777777" w:rsidR="00870621" w:rsidRPr="00870621" w:rsidRDefault="00870621" w:rsidP="00870621">
            <w:r w:rsidRPr="00870621">
              <w:t>-0.18</w:t>
            </w:r>
          </w:p>
        </w:tc>
        <w:tc>
          <w:tcPr>
            <w:tcW w:w="960" w:type="dxa"/>
            <w:noWrap/>
            <w:hideMark/>
          </w:tcPr>
          <w:p w14:paraId="0632D1DB" w14:textId="77777777" w:rsidR="00870621" w:rsidRPr="00870621" w:rsidRDefault="00870621" w:rsidP="00870621">
            <w:r w:rsidRPr="00870621">
              <w:t>1.73</w:t>
            </w:r>
          </w:p>
        </w:tc>
        <w:tc>
          <w:tcPr>
            <w:tcW w:w="960" w:type="dxa"/>
            <w:noWrap/>
            <w:hideMark/>
          </w:tcPr>
          <w:p w14:paraId="66A97002" w14:textId="77777777" w:rsidR="00870621" w:rsidRPr="00870621" w:rsidRDefault="00870621" w:rsidP="00870621">
            <w:r w:rsidRPr="00870621">
              <w:t>-3.14</w:t>
            </w:r>
          </w:p>
        </w:tc>
        <w:tc>
          <w:tcPr>
            <w:tcW w:w="960" w:type="dxa"/>
            <w:noWrap/>
            <w:hideMark/>
          </w:tcPr>
          <w:p w14:paraId="0D3AF870" w14:textId="77777777" w:rsidR="00870621" w:rsidRPr="00870621" w:rsidRDefault="00870621" w:rsidP="00870621">
            <w:r w:rsidRPr="00870621">
              <w:t>2.45</w:t>
            </w:r>
          </w:p>
        </w:tc>
        <w:tc>
          <w:tcPr>
            <w:tcW w:w="960" w:type="dxa"/>
            <w:noWrap/>
            <w:hideMark/>
          </w:tcPr>
          <w:p w14:paraId="2A598FE5" w14:textId="77777777" w:rsidR="00870621" w:rsidRPr="00870621" w:rsidRDefault="00870621" w:rsidP="00870621">
            <w:r w:rsidRPr="00870621">
              <w:t>1.00</w:t>
            </w:r>
          </w:p>
        </w:tc>
        <w:tc>
          <w:tcPr>
            <w:tcW w:w="960" w:type="dxa"/>
            <w:noWrap/>
            <w:hideMark/>
          </w:tcPr>
          <w:p w14:paraId="48F2084D" w14:textId="77777777" w:rsidR="00870621" w:rsidRPr="00870621" w:rsidRDefault="00870621" w:rsidP="00870621">
            <w:r w:rsidRPr="00870621">
              <w:t>3928.05</w:t>
            </w:r>
          </w:p>
        </w:tc>
        <w:tc>
          <w:tcPr>
            <w:tcW w:w="960" w:type="dxa"/>
            <w:noWrap/>
            <w:hideMark/>
          </w:tcPr>
          <w:p w14:paraId="08355016" w14:textId="77777777" w:rsidR="00870621" w:rsidRPr="00870621" w:rsidRDefault="00870621" w:rsidP="00870621">
            <w:r w:rsidRPr="00870621">
              <w:t>3055.86</w:t>
            </w:r>
          </w:p>
        </w:tc>
      </w:tr>
      <w:tr w:rsidR="00870621" w:rsidRPr="00870621" w14:paraId="5EC9531C" w14:textId="77777777" w:rsidTr="00870621">
        <w:trPr>
          <w:trHeight w:val="288"/>
        </w:trPr>
        <w:tc>
          <w:tcPr>
            <w:tcW w:w="1354" w:type="dxa"/>
            <w:noWrap/>
            <w:hideMark/>
          </w:tcPr>
          <w:p w14:paraId="4E8336F4" w14:textId="77777777" w:rsidR="00870621" w:rsidRPr="00870621" w:rsidRDefault="00870621">
            <w:pPr>
              <w:rPr>
                <w:b/>
                <w:bCs/>
              </w:rPr>
            </w:pPr>
            <w:r w:rsidRPr="00870621">
              <w:rPr>
                <w:b/>
                <w:bCs/>
              </w:rPr>
              <w:t>DBH x BA</w:t>
            </w:r>
          </w:p>
        </w:tc>
        <w:tc>
          <w:tcPr>
            <w:tcW w:w="960" w:type="dxa"/>
            <w:noWrap/>
            <w:hideMark/>
          </w:tcPr>
          <w:p w14:paraId="1AE01239" w14:textId="77777777" w:rsidR="00870621" w:rsidRPr="00870621" w:rsidRDefault="00870621" w:rsidP="00870621">
            <w:r w:rsidRPr="00870621">
              <w:t>0.23</w:t>
            </w:r>
          </w:p>
        </w:tc>
        <w:tc>
          <w:tcPr>
            <w:tcW w:w="960" w:type="dxa"/>
            <w:noWrap/>
            <w:hideMark/>
          </w:tcPr>
          <w:p w14:paraId="2127E5EE" w14:textId="77777777" w:rsidR="00870621" w:rsidRPr="00870621" w:rsidRDefault="00870621" w:rsidP="00870621">
            <w:r w:rsidRPr="00870621">
              <w:t>0.23</w:t>
            </w:r>
          </w:p>
        </w:tc>
        <w:tc>
          <w:tcPr>
            <w:tcW w:w="960" w:type="dxa"/>
            <w:noWrap/>
            <w:hideMark/>
          </w:tcPr>
          <w:p w14:paraId="12ACB168" w14:textId="77777777" w:rsidR="00870621" w:rsidRPr="00870621" w:rsidRDefault="00870621" w:rsidP="00870621">
            <w:r w:rsidRPr="00870621">
              <w:t>0.37</w:t>
            </w:r>
          </w:p>
        </w:tc>
        <w:tc>
          <w:tcPr>
            <w:tcW w:w="960" w:type="dxa"/>
            <w:noWrap/>
            <w:hideMark/>
          </w:tcPr>
          <w:p w14:paraId="061EA360" w14:textId="77777777" w:rsidR="00870621" w:rsidRPr="00870621" w:rsidRDefault="00870621" w:rsidP="00870621">
            <w:r w:rsidRPr="00870621">
              <w:t>-0.36</w:t>
            </w:r>
          </w:p>
        </w:tc>
        <w:tc>
          <w:tcPr>
            <w:tcW w:w="960" w:type="dxa"/>
            <w:noWrap/>
            <w:hideMark/>
          </w:tcPr>
          <w:p w14:paraId="606E3D04" w14:textId="77777777" w:rsidR="00870621" w:rsidRPr="00870621" w:rsidRDefault="00870621" w:rsidP="00870621">
            <w:r w:rsidRPr="00870621">
              <w:t>0.83</w:t>
            </w:r>
          </w:p>
        </w:tc>
        <w:tc>
          <w:tcPr>
            <w:tcW w:w="960" w:type="dxa"/>
            <w:noWrap/>
            <w:hideMark/>
          </w:tcPr>
          <w:p w14:paraId="0027A390" w14:textId="77777777" w:rsidR="00870621" w:rsidRPr="00870621" w:rsidRDefault="00870621" w:rsidP="00870621">
            <w:r w:rsidRPr="00870621">
              <w:t>1.00</w:t>
            </w:r>
          </w:p>
        </w:tc>
        <w:tc>
          <w:tcPr>
            <w:tcW w:w="960" w:type="dxa"/>
            <w:noWrap/>
            <w:hideMark/>
          </w:tcPr>
          <w:p w14:paraId="0BBA8E60" w14:textId="77777777" w:rsidR="00870621" w:rsidRPr="00870621" w:rsidRDefault="00870621" w:rsidP="00870621">
            <w:r w:rsidRPr="00870621">
              <w:t>3143.14</w:t>
            </w:r>
          </w:p>
        </w:tc>
        <w:tc>
          <w:tcPr>
            <w:tcW w:w="960" w:type="dxa"/>
            <w:noWrap/>
            <w:hideMark/>
          </w:tcPr>
          <w:p w14:paraId="0EF4C229" w14:textId="77777777" w:rsidR="00870621" w:rsidRPr="00870621" w:rsidRDefault="00870621" w:rsidP="00870621">
            <w:r w:rsidRPr="00870621">
              <w:t>3162.84</w:t>
            </w:r>
          </w:p>
        </w:tc>
      </w:tr>
      <w:tr w:rsidR="00870621" w:rsidRPr="00870621" w14:paraId="1CC75633" w14:textId="77777777" w:rsidTr="00870621">
        <w:trPr>
          <w:trHeight w:val="288"/>
        </w:trPr>
        <w:tc>
          <w:tcPr>
            <w:tcW w:w="1354" w:type="dxa"/>
            <w:noWrap/>
            <w:hideMark/>
          </w:tcPr>
          <w:p w14:paraId="6C863AEA" w14:textId="77777777" w:rsidR="00870621" w:rsidRPr="00870621" w:rsidRDefault="00870621">
            <w:pPr>
              <w:rPr>
                <w:b/>
                <w:bCs/>
              </w:rPr>
            </w:pPr>
            <w:r w:rsidRPr="00870621">
              <w:rPr>
                <w:b/>
                <w:bCs/>
              </w:rPr>
              <w:t>DBH x Drought</w:t>
            </w:r>
          </w:p>
        </w:tc>
        <w:tc>
          <w:tcPr>
            <w:tcW w:w="960" w:type="dxa"/>
            <w:noWrap/>
            <w:hideMark/>
          </w:tcPr>
          <w:p w14:paraId="748F0E27" w14:textId="77777777" w:rsidR="00870621" w:rsidRPr="00870621" w:rsidRDefault="00870621" w:rsidP="00870621">
            <w:r w:rsidRPr="00870621">
              <w:t>0.16</w:t>
            </w:r>
          </w:p>
        </w:tc>
        <w:tc>
          <w:tcPr>
            <w:tcW w:w="960" w:type="dxa"/>
            <w:noWrap/>
            <w:hideMark/>
          </w:tcPr>
          <w:p w14:paraId="2F1EE4C8" w14:textId="77777777" w:rsidR="00870621" w:rsidRPr="00870621" w:rsidRDefault="00870621" w:rsidP="00870621">
            <w:r w:rsidRPr="00870621">
              <w:t>0.15</w:t>
            </w:r>
          </w:p>
        </w:tc>
        <w:tc>
          <w:tcPr>
            <w:tcW w:w="960" w:type="dxa"/>
            <w:noWrap/>
            <w:hideMark/>
          </w:tcPr>
          <w:p w14:paraId="4F3B94D0" w14:textId="77777777" w:rsidR="00870621" w:rsidRPr="00870621" w:rsidRDefault="00870621" w:rsidP="00870621">
            <w:r w:rsidRPr="00870621">
              <w:t>0.33</w:t>
            </w:r>
          </w:p>
        </w:tc>
        <w:tc>
          <w:tcPr>
            <w:tcW w:w="960" w:type="dxa"/>
            <w:noWrap/>
            <w:hideMark/>
          </w:tcPr>
          <w:p w14:paraId="3BC8C654" w14:textId="77777777" w:rsidR="00870621" w:rsidRPr="00870621" w:rsidRDefault="00870621" w:rsidP="00870621">
            <w:r w:rsidRPr="00870621">
              <w:t>-0.37</w:t>
            </w:r>
          </w:p>
        </w:tc>
        <w:tc>
          <w:tcPr>
            <w:tcW w:w="960" w:type="dxa"/>
            <w:noWrap/>
            <w:hideMark/>
          </w:tcPr>
          <w:p w14:paraId="206D6B65" w14:textId="77777777" w:rsidR="00870621" w:rsidRPr="00870621" w:rsidRDefault="00870621" w:rsidP="00870621">
            <w:r w:rsidRPr="00870621">
              <w:t>0.71</w:t>
            </w:r>
          </w:p>
        </w:tc>
        <w:tc>
          <w:tcPr>
            <w:tcW w:w="960" w:type="dxa"/>
            <w:noWrap/>
            <w:hideMark/>
          </w:tcPr>
          <w:p w14:paraId="20BDC43B" w14:textId="77777777" w:rsidR="00870621" w:rsidRPr="00870621" w:rsidRDefault="00870621" w:rsidP="00870621">
            <w:r w:rsidRPr="00870621">
              <w:t>1.00</w:t>
            </w:r>
          </w:p>
        </w:tc>
        <w:tc>
          <w:tcPr>
            <w:tcW w:w="960" w:type="dxa"/>
            <w:noWrap/>
            <w:hideMark/>
          </w:tcPr>
          <w:p w14:paraId="2B1DCA4D" w14:textId="77777777" w:rsidR="00870621" w:rsidRPr="00870621" w:rsidRDefault="00870621" w:rsidP="00870621">
            <w:r w:rsidRPr="00870621">
              <w:t>2934.51</w:t>
            </w:r>
          </w:p>
        </w:tc>
        <w:tc>
          <w:tcPr>
            <w:tcW w:w="960" w:type="dxa"/>
            <w:noWrap/>
            <w:hideMark/>
          </w:tcPr>
          <w:p w14:paraId="30E6AEA9" w14:textId="77777777" w:rsidR="00870621" w:rsidRPr="00870621" w:rsidRDefault="00870621" w:rsidP="00870621">
            <w:r w:rsidRPr="00870621">
              <w:t>2844.34</w:t>
            </w:r>
          </w:p>
        </w:tc>
      </w:tr>
      <w:tr w:rsidR="00870621" w:rsidRPr="00870621" w14:paraId="18595353" w14:textId="77777777" w:rsidTr="00870621">
        <w:trPr>
          <w:trHeight w:val="288"/>
        </w:trPr>
        <w:tc>
          <w:tcPr>
            <w:tcW w:w="1354" w:type="dxa"/>
            <w:noWrap/>
            <w:hideMark/>
          </w:tcPr>
          <w:p w14:paraId="26429CF9" w14:textId="77777777" w:rsidR="00870621" w:rsidRPr="00870621" w:rsidRDefault="00870621">
            <w:pPr>
              <w:rPr>
                <w:b/>
                <w:bCs/>
              </w:rPr>
            </w:pPr>
            <w:r w:rsidRPr="00870621">
              <w:rPr>
                <w:b/>
                <w:bCs/>
              </w:rPr>
              <w:t>DBH x Dryness</w:t>
            </w:r>
          </w:p>
        </w:tc>
        <w:tc>
          <w:tcPr>
            <w:tcW w:w="960" w:type="dxa"/>
            <w:noWrap/>
            <w:hideMark/>
          </w:tcPr>
          <w:p w14:paraId="648CCA02" w14:textId="77777777" w:rsidR="00870621" w:rsidRPr="00870621" w:rsidRDefault="00870621" w:rsidP="00870621">
            <w:r w:rsidRPr="00870621">
              <w:t>-0.45</w:t>
            </w:r>
          </w:p>
        </w:tc>
        <w:tc>
          <w:tcPr>
            <w:tcW w:w="960" w:type="dxa"/>
            <w:noWrap/>
            <w:hideMark/>
          </w:tcPr>
          <w:p w14:paraId="082E887F" w14:textId="77777777" w:rsidR="00870621" w:rsidRPr="00870621" w:rsidRDefault="00870621" w:rsidP="00870621">
            <w:r w:rsidRPr="00870621">
              <w:t>-0.45</w:t>
            </w:r>
          </w:p>
        </w:tc>
        <w:tc>
          <w:tcPr>
            <w:tcW w:w="960" w:type="dxa"/>
            <w:noWrap/>
            <w:hideMark/>
          </w:tcPr>
          <w:p w14:paraId="7C371479" w14:textId="77777777" w:rsidR="00870621" w:rsidRPr="00870621" w:rsidRDefault="00870621" w:rsidP="00870621">
            <w:r w:rsidRPr="00870621">
              <w:t>0.38</w:t>
            </w:r>
          </w:p>
        </w:tc>
        <w:tc>
          <w:tcPr>
            <w:tcW w:w="960" w:type="dxa"/>
            <w:noWrap/>
            <w:hideMark/>
          </w:tcPr>
          <w:p w14:paraId="681969D4" w14:textId="77777777" w:rsidR="00870621" w:rsidRPr="00870621" w:rsidRDefault="00870621" w:rsidP="00870621">
            <w:r w:rsidRPr="00870621">
              <w:t>-1.07</w:t>
            </w:r>
          </w:p>
        </w:tc>
        <w:tc>
          <w:tcPr>
            <w:tcW w:w="960" w:type="dxa"/>
            <w:noWrap/>
            <w:hideMark/>
          </w:tcPr>
          <w:p w14:paraId="31FDDE3B" w14:textId="77777777" w:rsidR="00870621" w:rsidRPr="00870621" w:rsidRDefault="00870621" w:rsidP="00870621">
            <w:r w:rsidRPr="00870621">
              <w:t>0.17</w:t>
            </w:r>
          </w:p>
        </w:tc>
        <w:tc>
          <w:tcPr>
            <w:tcW w:w="960" w:type="dxa"/>
            <w:noWrap/>
            <w:hideMark/>
          </w:tcPr>
          <w:p w14:paraId="73434CB4" w14:textId="77777777" w:rsidR="00870621" w:rsidRPr="00870621" w:rsidRDefault="00870621" w:rsidP="00870621">
            <w:r w:rsidRPr="00870621">
              <w:t>1.00</w:t>
            </w:r>
          </w:p>
        </w:tc>
        <w:tc>
          <w:tcPr>
            <w:tcW w:w="960" w:type="dxa"/>
            <w:noWrap/>
            <w:hideMark/>
          </w:tcPr>
          <w:p w14:paraId="77E29C55" w14:textId="77777777" w:rsidR="00870621" w:rsidRPr="00870621" w:rsidRDefault="00870621" w:rsidP="00870621">
            <w:r w:rsidRPr="00870621">
              <w:t>2930.73</w:t>
            </w:r>
          </w:p>
        </w:tc>
        <w:tc>
          <w:tcPr>
            <w:tcW w:w="960" w:type="dxa"/>
            <w:noWrap/>
            <w:hideMark/>
          </w:tcPr>
          <w:p w14:paraId="4B946E53" w14:textId="77777777" w:rsidR="00870621" w:rsidRPr="00870621" w:rsidRDefault="00870621" w:rsidP="00870621">
            <w:r w:rsidRPr="00870621">
              <w:t>2876.23</w:t>
            </w:r>
          </w:p>
        </w:tc>
      </w:tr>
      <w:tr w:rsidR="00870621" w:rsidRPr="00870621" w14:paraId="166E9DE3" w14:textId="77777777" w:rsidTr="00870621">
        <w:trPr>
          <w:trHeight w:val="288"/>
        </w:trPr>
        <w:tc>
          <w:tcPr>
            <w:tcW w:w="1354" w:type="dxa"/>
            <w:noWrap/>
            <w:hideMark/>
          </w:tcPr>
          <w:p w14:paraId="35DE6395" w14:textId="77777777" w:rsidR="00870621" w:rsidRPr="00870621" w:rsidRDefault="00870621">
            <w:pPr>
              <w:rPr>
                <w:b/>
                <w:bCs/>
              </w:rPr>
            </w:pPr>
            <w:r w:rsidRPr="00870621">
              <w:rPr>
                <w:b/>
                <w:bCs/>
              </w:rPr>
              <w:t>SD Plots</w:t>
            </w:r>
          </w:p>
        </w:tc>
        <w:tc>
          <w:tcPr>
            <w:tcW w:w="960" w:type="dxa"/>
            <w:noWrap/>
            <w:hideMark/>
          </w:tcPr>
          <w:p w14:paraId="2F9F0919" w14:textId="77777777" w:rsidR="00870621" w:rsidRPr="00870621" w:rsidRDefault="00870621" w:rsidP="00870621">
            <w:r w:rsidRPr="00870621">
              <w:t>1.32</w:t>
            </w:r>
          </w:p>
        </w:tc>
        <w:tc>
          <w:tcPr>
            <w:tcW w:w="960" w:type="dxa"/>
            <w:noWrap/>
            <w:hideMark/>
          </w:tcPr>
          <w:p w14:paraId="032CBFE1" w14:textId="77777777" w:rsidR="00870621" w:rsidRPr="00870621" w:rsidRDefault="00870621" w:rsidP="00870621">
            <w:r w:rsidRPr="00870621">
              <w:t>1.31</w:t>
            </w:r>
          </w:p>
        </w:tc>
        <w:tc>
          <w:tcPr>
            <w:tcW w:w="960" w:type="dxa"/>
            <w:noWrap/>
            <w:hideMark/>
          </w:tcPr>
          <w:p w14:paraId="66C9CC44" w14:textId="77777777" w:rsidR="00870621" w:rsidRPr="00870621" w:rsidRDefault="00870621" w:rsidP="00870621">
            <w:r w:rsidRPr="00870621">
              <w:t>0.26</w:t>
            </w:r>
          </w:p>
        </w:tc>
        <w:tc>
          <w:tcPr>
            <w:tcW w:w="960" w:type="dxa"/>
            <w:noWrap/>
            <w:hideMark/>
          </w:tcPr>
          <w:p w14:paraId="66AE2904" w14:textId="77777777" w:rsidR="00870621" w:rsidRPr="00870621" w:rsidRDefault="00870621" w:rsidP="00870621">
            <w:r w:rsidRPr="00870621">
              <w:t>0.90</w:t>
            </w:r>
          </w:p>
        </w:tc>
        <w:tc>
          <w:tcPr>
            <w:tcW w:w="960" w:type="dxa"/>
            <w:noWrap/>
            <w:hideMark/>
          </w:tcPr>
          <w:p w14:paraId="426866E7" w14:textId="77777777" w:rsidR="00870621" w:rsidRPr="00870621" w:rsidRDefault="00870621" w:rsidP="00870621">
            <w:r w:rsidRPr="00870621">
              <w:t>1.77</w:t>
            </w:r>
          </w:p>
        </w:tc>
        <w:tc>
          <w:tcPr>
            <w:tcW w:w="960" w:type="dxa"/>
            <w:noWrap/>
            <w:hideMark/>
          </w:tcPr>
          <w:p w14:paraId="3A408DB3" w14:textId="77777777" w:rsidR="00870621" w:rsidRPr="00870621" w:rsidRDefault="00870621" w:rsidP="00870621">
            <w:r w:rsidRPr="00870621">
              <w:t>1.00</w:t>
            </w:r>
          </w:p>
        </w:tc>
        <w:tc>
          <w:tcPr>
            <w:tcW w:w="960" w:type="dxa"/>
            <w:noWrap/>
            <w:hideMark/>
          </w:tcPr>
          <w:p w14:paraId="5988E770" w14:textId="77777777" w:rsidR="00870621" w:rsidRPr="00870621" w:rsidRDefault="00870621" w:rsidP="00870621">
            <w:r w:rsidRPr="00870621">
              <w:t>1242.46</w:t>
            </w:r>
          </w:p>
        </w:tc>
        <w:tc>
          <w:tcPr>
            <w:tcW w:w="960" w:type="dxa"/>
            <w:noWrap/>
            <w:hideMark/>
          </w:tcPr>
          <w:p w14:paraId="7423A49A" w14:textId="77777777" w:rsidR="00870621" w:rsidRPr="00870621" w:rsidRDefault="00870621" w:rsidP="00870621">
            <w:r w:rsidRPr="00870621">
              <w:t>1959.87</w:t>
            </w:r>
          </w:p>
        </w:tc>
      </w:tr>
      <w:tr w:rsidR="00870621" w:rsidRPr="00870621" w14:paraId="676F4B88" w14:textId="77777777" w:rsidTr="00870621">
        <w:trPr>
          <w:trHeight w:val="288"/>
        </w:trPr>
        <w:tc>
          <w:tcPr>
            <w:tcW w:w="1354" w:type="dxa"/>
            <w:noWrap/>
            <w:hideMark/>
          </w:tcPr>
          <w:p w14:paraId="2CABBD58" w14:textId="77777777" w:rsidR="00870621" w:rsidRPr="00870621" w:rsidRDefault="00870621">
            <w:pPr>
              <w:rPr>
                <w:b/>
                <w:bCs/>
              </w:rPr>
            </w:pPr>
            <w:r w:rsidRPr="00870621">
              <w:rPr>
                <w:b/>
                <w:bCs/>
              </w:rPr>
              <w:t>SD Ecoregions</w:t>
            </w:r>
          </w:p>
        </w:tc>
        <w:tc>
          <w:tcPr>
            <w:tcW w:w="960" w:type="dxa"/>
            <w:noWrap/>
            <w:hideMark/>
          </w:tcPr>
          <w:p w14:paraId="538BB56E" w14:textId="77777777" w:rsidR="00870621" w:rsidRPr="00870621" w:rsidRDefault="00870621" w:rsidP="00870621">
            <w:r w:rsidRPr="00870621">
              <w:t>0.47</w:t>
            </w:r>
          </w:p>
        </w:tc>
        <w:tc>
          <w:tcPr>
            <w:tcW w:w="960" w:type="dxa"/>
            <w:noWrap/>
            <w:hideMark/>
          </w:tcPr>
          <w:p w14:paraId="31BC1C59" w14:textId="77777777" w:rsidR="00870621" w:rsidRPr="00870621" w:rsidRDefault="00870621" w:rsidP="00870621">
            <w:r w:rsidRPr="00870621">
              <w:t>0.46</w:t>
            </w:r>
          </w:p>
        </w:tc>
        <w:tc>
          <w:tcPr>
            <w:tcW w:w="960" w:type="dxa"/>
            <w:noWrap/>
            <w:hideMark/>
          </w:tcPr>
          <w:p w14:paraId="18983E94" w14:textId="77777777" w:rsidR="00870621" w:rsidRPr="00870621" w:rsidRDefault="00870621" w:rsidP="00870621">
            <w:r w:rsidRPr="00870621">
              <w:t>0.27</w:t>
            </w:r>
          </w:p>
        </w:tc>
        <w:tc>
          <w:tcPr>
            <w:tcW w:w="960" w:type="dxa"/>
            <w:noWrap/>
            <w:hideMark/>
          </w:tcPr>
          <w:p w14:paraId="23A568BE" w14:textId="77777777" w:rsidR="00870621" w:rsidRPr="00870621" w:rsidRDefault="00870621" w:rsidP="00870621">
            <w:r w:rsidRPr="00870621">
              <w:t>0.05</w:t>
            </w:r>
          </w:p>
        </w:tc>
        <w:tc>
          <w:tcPr>
            <w:tcW w:w="960" w:type="dxa"/>
            <w:noWrap/>
            <w:hideMark/>
          </w:tcPr>
          <w:p w14:paraId="1BB0049C" w14:textId="77777777" w:rsidR="00870621" w:rsidRPr="00870621" w:rsidRDefault="00870621" w:rsidP="00870621">
            <w:r w:rsidRPr="00870621">
              <w:t>0.93</w:t>
            </w:r>
          </w:p>
        </w:tc>
        <w:tc>
          <w:tcPr>
            <w:tcW w:w="960" w:type="dxa"/>
            <w:noWrap/>
            <w:hideMark/>
          </w:tcPr>
          <w:p w14:paraId="4AADA85E" w14:textId="77777777" w:rsidR="00870621" w:rsidRPr="00870621" w:rsidRDefault="00870621" w:rsidP="00870621">
            <w:r w:rsidRPr="00870621">
              <w:t>1.01</w:t>
            </w:r>
          </w:p>
        </w:tc>
        <w:tc>
          <w:tcPr>
            <w:tcW w:w="960" w:type="dxa"/>
            <w:noWrap/>
            <w:hideMark/>
          </w:tcPr>
          <w:p w14:paraId="0320F3DF" w14:textId="77777777" w:rsidR="00870621" w:rsidRPr="00870621" w:rsidRDefault="00870621" w:rsidP="00870621">
            <w:r w:rsidRPr="00870621">
              <w:t>473.90</w:t>
            </w:r>
          </w:p>
        </w:tc>
        <w:tc>
          <w:tcPr>
            <w:tcW w:w="960" w:type="dxa"/>
            <w:noWrap/>
            <w:hideMark/>
          </w:tcPr>
          <w:p w14:paraId="22385DB2" w14:textId="77777777" w:rsidR="00870621" w:rsidRPr="00870621" w:rsidRDefault="00870621" w:rsidP="00870621">
            <w:r w:rsidRPr="00870621">
              <w:t>551.29</w:t>
            </w:r>
          </w:p>
        </w:tc>
      </w:tr>
      <w:tr w:rsidR="00870621" w:rsidRPr="00870621" w14:paraId="08B56548" w14:textId="77777777" w:rsidTr="00870621">
        <w:trPr>
          <w:trHeight w:val="288"/>
        </w:trPr>
        <w:tc>
          <w:tcPr>
            <w:tcW w:w="1354" w:type="dxa"/>
            <w:noWrap/>
            <w:hideMark/>
          </w:tcPr>
          <w:p w14:paraId="33B19765" w14:textId="77777777" w:rsidR="00870621" w:rsidRPr="00870621" w:rsidRDefault="00870621">
            <w:pPr>
              <w:rPr>
                <w:b/>
                <w:bCs/>
              </w:rPr>
            </w:pPr>
            <w:r w:rsidRPr="00870621">
              <w:rPr>
                <w:b/>
                <w:bCs/>
              </w:rPr>
              <w:t>NB Dispersion</w:t>
            </w:r>
          </w:p>
        </w:tc>
        <w:tc>
          <w:tcPr>
            <w:tcW w:w="960" w:type="dxa"/>
            <w:noWrap/>
            <w:hideMark/>
          </w:tcPr>
          <w:p w14:paraId="3F09C240" w14:textId="77777777" w:rsidR="00870621" w:rsidRPr="00870621" w:rsidRDefault="00870621" w:rsidP="00870621">
            <w:r w:rsidRPr="00870621">
              <w:t>0.56</w:t>
            </w:r>
          </w:p>
        </w:tc>
        <w:tc>
          <w:tcPr>
            <w:tcW w:w="960" w:type="dxa"/>
            <w:noWrap/>
            <w:hideMark/>
          </w:tcPr>
          <w:p w14:paraId="746DF2CE" w14:textId="77777777" w:rsidR="00870621" w:rsidRPr="00870621" w:rsidRDefault="00870621" w:rsidP="00870621">
            <w:r w:rsidRPr="00870621">
              <w:t>0.54</w:t>
            </w:r>
          </w:p>
        </w:tc>
        <w:tc>
          <w:tcPr>
            <w:tcW w:w="960" w:type="dxa"/>
            <w:noWrap/>
            <w:hideMark/>
          </w:tcPr>
          <w:p w14:paraId="3908B5B5" w14:textId="77777777" w:rsidR="00870621" w:rsidRPr="00870621" w:rsidRDefault="00870621" w:rsidP="00870621">
            <w:r w:rsidRPr="00870621">
              <w:t>0.10</w:t>
            </w:r>
          </w:p>
        </w:tc>
        <w:tc>
          <w:tcPr>
            <w:tcW w:w="960" w:type="dxa"/>
            <w:noWrap/>
            <w:hideMark/>
          </w:tcPr>
          <w:p w14:paraId="1E2FB7BF" w14:textId="77777777" w:rsidR="00870621" w:rsidRPr="00870621" w:rsidRDefault="00870621" w:rsidP="00870621">
            <w:r w:rsidRPr="00870621">
              <w:t>0.41</w:t>
            </w:r>
          </w:p>
        </w:tc>
        <w:tc>
          <w:tcPr>
            <w:tcW w:w="960" w:type="dxa"/>
            <w:noWrap/>
            <w:hideMark/>
          </w:tcPr>
          <w:p w14:paraId="27A8EFCF" w14:textId="77777777" w:rsidR="00870621" w:rsidRPr="00870621" w:rsidRDefault="00870621" w:rsidP="00870621">
            <w:r w:rsidRPr="00870621">
              <w:t>0.75</w:t>
            </w:r>
          </w:p>
        </w:tc>
        <w:tc>
          <w:tcPr>
            <w:tcW w:w="960" w:type="dxa"/>
            <w:noWrap/>
            <w:hideMark/>
          </w:tcPr>
          <w:p w14:paraId="17048E60" w14:textId="77777777" w:rsidR="00870621" w:rsidRPr="00870621" w:rsidRDefault="00870621" w:rsidP="00870621">
            <w:r w:rsidRPr="00870621">
              <w:t>1.00</w:t>
            </w:r>
          </w:p>
        </w:tc>
        <w:tc>
          <w:tcPr>
            <w:tcW w:w="960" w:type="dxa"/>
            <w:noWrap/>
            <w:hideMark/>
          </w:tcPr>
          <w:p w14:paraId="24D6B8DE" w14:textId="77777777" w:rsidR="00870621" w:rsidRPr="00870621" w:rsidRDefault="00870621" w:rsidP="00870621">
            <w:r w:rsidRPr="00870621">
              <w:t>4907.52</w:t>
            </w:r>
          </w:p>
        </w:tc>
        <w:tc>
          <w:tcPr>
            <w:tcW w:w="960" w:type="dxa"/>
            <w:noWrap/>
            <w:hideMark/>
          </w:tcPr>
          <w:p w14:paraId="5C7ED4C5" w14:textId="77777777" w:rsidR="00870621" w:rsidRPr="00870621" w:rsidRDefault="00870621" w:rsidP="00870621">
            <w:pPr>
              <w:keepNext/>
            </w:pPr>
            <w:r w:rsidRPr="00870621">
              <w:t>3159.77</w:t>
            </w:r>
          </w:p>
        </w:tc>
      </w:tr>
    </w:tbl>
    <w:p w14:paraId="0A951CE9" w14:textId="19CE0E21" w:rsidR="00870621" w:rsidRPr="00870621" w:rsidRDefault="00870621" w:rsidP="00870621">
      <w:pPr>
        <w:pStyle w:val="Caption"/>
      </w:pPr>
      <w:bookmarkStart w:id="213" w:name="_Ref94613081"/>
      <w:r>
        <w:t xml:space="preserve">Supplementary Table </w:t>
      </w:r>
      <w:fldSimple w:instr=" SEQ Supplementary_Table \* ARABIC ">
        <w:r w:rsidR="002D364A">
          <w:rPr>
            <w:noProof/>
          </w:rPr>
          <w:t>3</w:t>
        </w:r>
      </w:fldSimple>
      <w:bookmarkEnd w:id="213"/>
      <w:r>
        <w:t>: Summary of results for recruitment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525D7C3E" w14:textId="7CD99F83" w:rsidR="00870621" w:rsidRDefault="00870621" w:rsidP="00870621">
      <w:pPr>
        <w:pStyle w:val="Caption"/>
      </w:pPr>
    </w:p>
    <w:tbl>
      <w:tblPr>
        <w:tblStyle w:val="TableGrid"/>
        <w:tblW w:w="0" w:type="auto"/>
        <w:tblLook w:val="04A0" w:firstRow="1" w:lastRow="0" w:firstColumn="1" w:lastColumn="0" w:noHBand="0" w:noVBand="1"/>
      </w:tblPr>
      <w:tblGrid>
        <w:gridCol w:w="1480"/>
        <w:gridCol w:w="1155"/>
        <w:gridCol w:w="1208"/>
        <w:gridCol w:w="1208"/>
      </w:tblGrid>
      <w:tr w:rsidR="002D364A" w:rsidRPr="002D364A" w14:paraId="31437CDC" w14:textId="77777777" w:rsidTr="001545DE">
        <w:trPr>
          <w:trHeight w:val="288"/>
        </w:trPr>
        <w:tc>
          <w:tcPr>
            <w:tcW w:w="1480" w:type="dxa"/>
            <w:noWrap/>
            <w:hideMark/>
          </w:tcPr>
          <w:p w14:paraId="410325F6" w14:textId="5DFEAC07" w:rsidR="002D364A" w:rsidRPr="002D364A" w:rsidRDefault="002D364A">
            <w:pPr>
              <w:rPr>
                <w:b/>
                <w:bCs/>
              </w:rPr>
            </w:pPr>
            <w:r w:rsidRPr="002D364A">
              <w:rPr>
                <w:b/>
                <w:bCs/>
              </w:rPr>
              <w:t>Scenario</w:t>
            </w:r>
          </w:p>
        </w:tc>
        <w:tc>
          <w:tcPr>
            <w:tcW w:w="1155" w:type="dxa"/>
            <w:noWrap/>
            <w:hideMark/>
          </w:tcPr>
          <w:p w14:paraId="30D42E34" w14:textId="5BB4AEEC" w:rsidR="002D364A" w:rsidRPr="002D364A" w:rsidRDefault="002D364A">
            <w:pPr>
              <w:rPr>
                <w:b/>
                <w:bCs/>
              </w:rPr>
            </w:pPr>
            <w:r w:rsidRPr="002D364A">
              <w:rPr>
                <w:b/>
                <w:bCs/>
              </w:rPr>
              <w:t>Lambda (median)</w:t>
            </w:r>
          </w:p>
        </w:tc>
        <w:tc>
          <w:tcPr>
            <w:tcW w:w="1208" w:type="dxa"/>
            <w:noWrap/>
            <w:hideMark/>
          </w:tcPr>
          <w:p w14:paraId="56FD4094" w14:textId="43EB2568" w:rsidR="002D364A" w:rsidRPr="002D364A" w:rsidRDefault="002D364A">
            <w:pPr>
              <w:rPr>
                <w:b/>
                <w:bCs/>
              </w:rPr>
            </w:pPr>
            <w:r w:rsidRPr="002D364A">
              <w:rPr>
                <w:b/>
                <w:bCs/>
              </w:rPr>
              <w:t>Lambda (5</w:t>
            </w:r>
            <w:r w:rsidRPr="002D364A">
              <w:rPr>
                <w:b/>
                <w:bCs/>
                <w:vertAlign w:val="superscript"/>
              </w:rPr>
              <w:t>th</w:t>
            </w:r>
            <w:r w:rsidRPr="002D364A">
              <w:rPr>
                <w:b/>
                <w:bCs/>
              </w:rPr>
              <w:t xml:space="preserve"> percentile)</w:t>
            </w:r>
          </w:p>
        </w:tc>
        <w:tc>
          <w:tcPr>
            <w:tcW w:w="1208" w:type="dxa"/>
            <w:noWrap/>
            <w:hideMark/>
          </w:tcPr>
          <w:p w14:paraId="4CA356BD" w14:textId="3493B491" w:rsidR="002D364A" w:rsidRPr="002D364A" w:rsidRDefault="002D364A">
            <w:pPr>
              <w:rPr>
                <w:b/>
                <w:bCs/>
              </w:rPr>
            </w:pPr>
            <w:r w:rsidRPr="002D364A">
              <w:rPr>
                <w:b/>
                <w:bCs/>
              </w:rPr>
              <w:t>Lambda (95</w:t>
            </w:r>
            <w:r w:rsidRPr="002D364A">
              <w:rPr>
                <w:b/>
                <w:bCs/>
                <w:vertAlign w:val="superscript"/>
              </w:rPr>
              <w:t>th</w:t>
            </w:r>
            <w:r w:rsidRPr="002D364A">
              <w:rPr>
                <w:b/>
                <w:bCs/>
              </w:rPr>
              <w:t xml:space="preserve"> percentile)</w:t>
            </w:r>
          </w:p>
        </w:tc>
      </w:tr>
      <w:tr w:rsidR="00F30BF0" w:rsidRPr="002D364A" w14:paraId="27D99596" w14:textId="77777777" w:rsidTr="001545DE">
        <w:trPr>
          <w:trHeight w:val="288"/>
        </w:trPr>
        <w:tc>
          <w:tcPr>
            <w:tcW w:w="1480" w:type="dxa"/>
            <w:noWrap/>
            <w:hideMark/>
          </w:tcPr>
          <w:p w14:paraId="0519C27E" w14:textId="77777777" w:rsidR="00F30BF0" w:rsidRPr="002D364A" w:rsidRDefault="00F30BF0" w:rsidP="00F30BF0">
            <w:pPr>
              <w:rPr>
                <w:b/>
                <w:bCs/>
              </w:rPr>
            </w:pPr>
            <w:r w:rsidRPr="002D364A">
              <w:rPr>
                <w:b/>
                <w:bCs/>
              </w:rPr>
              <w:t>Undisturbed</w:t>
            </w:r>
          </w:p>
        </w:tc>
        <w:tc>
          <w:tcPr>
            <w:tcW w:w="1155" w:type="dxa"/>
            <w:noWrap/>
            <w:vAlign w:val="bottom"/>
            <w:hideMark/>
          </w:tcPr>
          <w:p w14:paraId="48470296" w14:textId="361487C0" w:rsidR="00F30BF0" w:rsidRPr="002D364A" w:rsidRDefault="00F30BF0" w:rsidP="00F30BF0">
            <w:r>
              <w:rPr>
                <w:rFonts w:ascii="Calibri" w:hAnsi="Calibri" w:cs="Calibri"/>
                <w:color w:val="000000"/>
              </w:rPr>
              <w:t>1.14</w:t>
            </w:r>
          </w:p>
        </w:tc>
        <w:tc>
          <w:tcPr>
            <w:tcW w:w="1208" w:type="dxa"/>
            <w:noWrap/>
            <w:vAlign w:val="bottom"/>
            <w:hideMark/>
          </w:tcPr>
          <w:p w14:paraId="673B11C7" w14:textId="7A7A98FE" w:rsidR="00F30BF0" w:rsidRPr="002D364A" w:rsidRDefault="00F30BF0" w:rsidP="00F30BF0">
            <w:r>
              <w:rPr>
                <w:rFonts w:ascii="Calibri" w:hAnsi="Calibri" w:cs="Calibri"/>
                <w:color w:val="000000"/>
              </w:rPr>
              <w:t>1.04</w:t>
            </w:r>
          </w:p>
        </w:tc>
        <w:tc>
          <w:tcPr>
            <w:tcW w:w="1208" w:type="dxa"/>
            <w:noWrap/>
            <w:vAlign w:val="bottom"/>
            <w:hideMark/>
          </w:tcPr>
          <w:p w14:paraId="6025DE9A" w14:textId="27232F72" w:rsidR="00F30BF0" w:rsidRPr="002D364A" w:rsidRDefault="00F30BF0" w:rsidP="00F30BF0">
            <w:r>
              <w:rPr>
                <w:rFonts w:ascii="Calibri" w:hAnsi="Calibri" w:cs="Calibri"/>
                <w:color w:val="000000"/>
              </w:rPr>
              <w:t>1.31</w:t>
            </w:r>
          </w:p>
        </w:tc>
      </w:tr>
      <w:tr w:rsidR="00F30BF0" w:rsidRPr="002D364A" w14:paraId="4F85A7D7" w14:textId="77777777" w:rsidTr="001545DE">
        <w:trPr>
          <w:trHeight w:val="288"/>
        </w:trPr>
        <w:tc>
          <w:tcPr>
            <w:tcW w:w="1480" w:type="dxa"/>
            <w:noWrap/>
            <w:hideMark/>
          </w:tcPr>
          <w:p w14:paraId="614C5496" w14:textId="77777777" w:rsidR="00F30BF0" w:rsidRPr="002D364A" w:rsidRDefault="00F30BF0" w:rsidP="00F30BF0">
            <w:pPr>
              <w:rPr>
                <w:b/>
                <w:bCs/>
              </w:rPr>
            </w:pPr>
            <w:r w:rsidRPr="002D364A">
              <w:rPr>
                <w:b/>
                <w:bCs/>
              </w:rPr>
              <w:t>Fire</w:t>
            </w:r>
          </w:p>
        </w:tc>
        <w:tc>
          <w:tcPr>
            <w:tcW w:w="1155" w:type="dxa"/>
            <w:noWrap/>
            <w:vAlign w:val="bottom"/>
            <w:hideMark/>
          </w:tcPr>
          <w:p w14:paraId="4855E811" w14:textId="2A0B7D13" w:rsidR="00F30BF0" w:rsidRPr="002D364A" w:rsidRDefault="00F30BF0" w:rsidP="00F30BF0">
            <w:r>
              <w:rPr>
                <w:rFonts w:ascii="Calibri" w:hAnsi="Calibri" w:cs="Calibri"/>
                <w:color w:val="000000"/>
              </w:rPr>
              <w:t>0.98</w:t>
            </w:r>
          </w:p>
        </w:tc>
        <w:tc>
          <w:tcPr>
            <w:tcW w:w="1208" w:type="dxa"/>
            <w:noWrap/>
            <w:vAlign w:val="bottom"/>
            <w:hideMark/>
          </w:tcPr>
          <w:p w14:paraId="22B4AB65" w14:textId="02471FDA" w:rsidR="00F30BF0" w:rsidRPr="002D364A" w:rsidRDefault="00F30BF0" w:rsidP="00F30BF0">
            <w:r>
              <w:rPr>
                <w:rFonts w:ascii="Calibri" w:hAnsi="Calibri" w:cs="Calibri"/>
                <w:color w:val="000000"/>
              </w:rPr>
              <w:t>0.94</w:t>
            </w:r>
          </w:p>
        </w:tc>
        <w:tc>
          <w:tcPr>
            <w:tcW w:w="1208" w:type="dxa"/>
            <w:noWrap/>
            <w:vAlign w:val="bottom"/>
            <w:hideMark/>
          </w:tcPr>
          <w:p w14:paraId="082005A8" w14:textId="2175CA80" w:rsidR="00F30BF0" w:rsidRPr="002D364A" w:rsidRDefault="00F30BF0" w:rsidP="00F30BF0">
            <w:r>
              <w:rPr>
                <w:rFonts w:ascii="Calibri" w:hAnsi="Calibri" w:cs="Calibri"/>
                <w:color w:val="000000"/>
              </w:rPr>
              <w:t>0.99</w:t>
            </w:r>
          </w:p>
        </w:tc>
      </w:tr>
      <w:tr w:rsidR="00F30BF0" w:rsidRPr="002D364A" w14:paraId="57510B6D" w14:textId="77777777" w:rsidTr="001545DE">
        <w:trPr>
          <w:trHeight w:val="288"/>
        </w:trPr>
        <w:tc>
          <w:tcPr>
            <w:tcW w:w="1480" w:type="dxa"/>
            <w:noWrap/>
            <w:hideMark/>
          </w:tcPr>
          <w:p w14:paraId="5584CA95" w14:textId="77777777" w:rsidR="00F30BF0" w:rsidRPr="002D364A" w:rsidRDefault="00F30BF0" w:rsidP="00F30BF0">
            <w:pPr>
              <w:rPr>
                <w:b/>
                <w:bCs/>
              </w:rPr>
            </w:pPr>
            <w:r w:rsidRPr="002D364A">
              <w:rPr>
                <w:b/>
                <w:bCs/>
              </w:rPr>
              <w:t>WPBR</w:t>
            </w:r>
          </w:p>
        </w:tc>
        <w:tc>
          <w:tcPr>
            <w:tcW w:w="1155" w:type="dxa"/>
            <w:noWrap/>
            <w:vAlign w:val="bottom"/>
            <w:hideMark/>
          </w:tcPr>
          <w:p w14:paraId="625C8A0C" w14:textId="24968ACD" w:rsidR="00F30BF0" w:rsidRPr="002D364A" w:rsidRDefault="00F30BF0" w:rsidP="00F30BF0">
            <w:r>
              <w:rPr>
                <w:rFonts w:ascii="Calibri" w:hAnsi="Calibri" w:cs="Calibri"/>
                <w:color w:val="000000"/>
              </w:rPr>
              <w:t>1.08</w:t>
            </w:r>
          </w:p>
        </w:tc>
        <w:tc>
          <w:tcPr>
            <w:tcW w:w="1208" w:type="dxa"/>
            <w:noWrap/>
            <w:vAlign w:val="bottom"/>
            <w:hideMark/>
          </w:tcPr>
          <w:p w14:paraId="1328D8FC" w14:textId="4487FFED" w:rsidR="00F30BF0" w:rsidRPr="002D364A" w:rsidRDefault="00F30BF0" w:rsidP="00F30BF0">
            <w:r>
              <w:rPr>
                <w:rFonts w:ascii="Calibri" w:hAnsi="Calibri" w:cs="Calibri"/>
                <w:color w:val="000000"/>
              </w:rPr>
              <w:t>0.98</w:t>
            </w:r>
          </w:p>
        </w:tc>
        <w:tc>
          <w:tcPr>
            <w:tcW w:w="1208" w:type="dxa"/>
            <w:noWrap/>
            <w:vAlign w:val="bottom"/>
            <w:hideMark/>
          </w:tcPr>
          <w:p w14:paraId="2119013B" w14:textId="204A4C7C" w:rsidR="00F30BF0" w:rsidRPr="002D364A" w:rsidRDefault="00F30BF0" w:rsidP="00F30BF0">
            <w:r>
              <w:rPr>
                <w:rFonts w:ascii="Calibri" w:hAnsi="Calibri" w:cs="Calibri"/>
                <w:color w:val="000000"/>
              </w:rPr>
              <w:t>2.19</w:t>
            </w:r>
          </w:p>
        </w:tc>
      </w:tr>
      <w:tr w:rsidR="00F30BF0" w:rsidRPr="002D364A" w14:paraId="7447A570" w14:textId="77777777" w:rsidTr="001545DE">
        <w:trPr>
          <w:trHeight w:val="288"/>
        </w:trPr>
        <w:tc>
          <w:tcPr>
            <w:tcW w:w="1480" w:type="dxa"/>
            <w:noWrap/>
            <w:hideMark/>
          </w:tcPr>
          <w:p w14:paraId="5B302A04" w14:textId="77777777" w:rsidR="00F30BF0" w:rsidRPr="002D364A" w:rsidRDefault="00F30BF0" w:rsidP="00F30BF0">
            <w:pPr>
              <w:rPr>
                <w:b/>
                <w:bCs/>
              </w:rPr>
            </w:pPr>
            <w:r w:rsidRPr="002D364A">
              <w:rPr>
                <w:b/>
                <w:bCs/>
              </w:rPr>
              <w:t>Low BA</w:t>
            </w:r>
          </w:p>
        </w:tc>
        <w:tc>
          <w:tcPr>
            <w:tcW w:w="1155" w:type="dxa"/>
            <w:noWrap/>
            <w:vAlign w:val="bottom"/>
            <w:hideMark/>
          </w:tcPr>
          <w:p w14:paraId="61C8B7FD" w14:textId="0299FA9D" w:rsidR="00F30BF0" w:rsidRPr="002D364A" w:rsidRDefault="00F30BF0" w:rsidP="00F30BF0">
            <w:r>
              <w:rPr>
                <w:rFonts w:ascii="Calibri" w:hAnsi="Calibri" w:cs="Calibri"/>
                <w:color w:val="000000"/>
              </w:rPr>
              <w:t>1.69</w:t>
            </w:r>
          </w:p>
        </w:tc>
        <w:tc>
          <w:tcPr>
            <w:tcW w:w="1208" w:type="dxa"/>
            <w:noWrap/>
            <w:vAlign w:val="bottom"/>
            <w:hideMark/>
          </w:tcPr>
          <w:p w14:paraId="6C474B43" w14:textId="1787C1D1" w:rsidR="00F30BF0" w:rsidRPr="002D364A" w:rsidRDefault="00F30BF0" w:rsidP="00F30BF0">
            <w:r>
              <w:rPr>
                <w:rFonts w:ascii="Calibri" w:hAnsi="Calibri" w:cs="Calibri"/>
                <w:color w:val="000000"/>
              </w:rPr>
              <w:t>1.25</w:t>
            </w:r>
          </w:p>
        </w:tc>
        <w:tc>
          <w:tcPr>
            <w:tcW w:w="1208" w:type="dxa"/>
            <w:noWrap/>
            <w:vAlign w:val="bottom"/>
            <w:hideMark/>
          </w:tcPr>
          <w:p w14:paraId="061F27D4" w14:textId="374FDF8B" w:rsidR="00F30BF0" w:rsidRPr="002D364A" w:rsidRDefault="00F30BF0" w:rsidP="00F30BF0">
            <w:r>
              <w:rPr>
                <w:rFonts w:ascii="Calibri" w:hAnsi="Calibri" w:cs="Calibri"/>
                <w:color w:val="000000"/>
              </w:rPr>
              <w:t>2.57</w:t>
            </w:r>
          </w:p>
        </w:tc>
      </w:tr>
      <w:tr w:rsidR="00F30BF0" w:rsidRPr="002D364A" w14:paraId="060C0E1D" w14:textId="77777777" w:rsidTr="001545DE">
        <w:trPr>
          <w:trHeight w:val="288"/>
        </w:trPr>
        <w:tc>
          <w:tcPr>
            <w:tcW w:w="1480" w:type="dxa"/>
            <w:noWrap/>
            <w:hideMark/>
          </w:tcPr>
          <w:p w14:paraId="7BA2A714" w14:textId="77777777" w:rsidR="00F30BF0" w:rsidRPr="002D364A" w:rsidRDefault="00F30BF0" w:rsidP="00F30BF0">
            <w:pPr>
              <w:rPr>
                <w:b/>
                <w:bCs/>
              </w:rPr>
            </w:pPr>
            <w:r w:rsidRPr="002D364A">
              <w:rPr>
                <w:b/>
                <w:bCs/>
              </w:rPr>
              <w:t>High BA</w:t>
            </w:r>
          </w:p>
        </w:tc>
        <w:tc>
          <w:tcPr>
            <w:tcW w:w="1155" w:type="dxa"/>
            <w:noWrap/>
            <w:vAlign w:val="bottom"/>
            <w:hideMark/>
          </w:tcPr>
          <w:p w14:paraId="29F0B1F6" w14:textId="3D211ACD" w:rsidR="00F30BF0" w:rsidRPr="002D364A" w:rsidRDefault="00F30BF0" w:rsidP="00F30BF0">
            <w:r>
              <w:rPr>
                <w:rFonts w:ascii="Calibri" w:hAnsi="Calibri" w:cs="Calibri"/>
                <w:color w:val="000000"/>
              </w:rPr>
              <w:t>1.00</w:t>
            </w:r>
          </w:p>
        </w:tc>
        <w:tc>
          <w:tcPr>
            <w:tcW w:w="1208" w:type="dxa"/>
            <w:noWrap/>
            <w:vAlign w:val="bottom"/>
            <w:hideMark/>
          </w:tcPr>
          <w:p w14:paraId="11E80269" w14:textId="473E1D6F" w:rsidR="00F30BF0" w:rsidRPr="002D364A" w:rsidRDefault="00F30BF0" w:rsidP="00F30BF0">
            <w:r>
              <w:rPr>
                <w:rFonts w:ascii="Calibri" w:hAnsi="Calibri" w:cs="Calibri"/>
                <w:color w:val="000000"/>
              </w:rPr>
              <w:t>0.98</w:t>
            </w:r>
          </w:p>
        </w:tc>
        <w:tc>
          <w:tcPr>
            <w:tcW w:w="1208" w:type="dxa"/>
            <w:noWrap/>
            <w:vAlign w:val="bottom"/>
            <w:hideMark/>
          </w:tcPr>
          <w:p w14:paraId="0CB13A08" w14:textId="40FAA97A" w:rsidR="00F30BF0" w:rsidRPr="002D364A" w:rsidRDefault="00F30BF0" w:rsidP="00F30BF0">
            <w:r>
              <w:rPr>
                <w:rFonts w:ascii="Calibri" w:hAnsi="Calibri" w:cs="Calibri"/>
                <w:color w:val="000000"/>
              </w:rPr>
              <w:t>1.07</w:t>
            </w:r>
          </w:p>
        </w:tc>
      </w:tr>
      <w:tr w:rsidR="00F30BF0" w:rsidRPr="002D364A" w14:paraId="794CAA99" w14:textId="77777777" w:rsidTr="001545DE">
        <w:trPr>
          <w:trHeight w:val="288"/>
        </w:trPr>
        <w:tc>
          <w:tcPr>
            <w:tcW w:w="1480" w:type="dxa"/>
            <w:noWrap/>
            <w:hideMark/>
          </w:tcPr>
          <w:p w14:paraId="178633C6" w14:textId="77777777" w:rsidR="00F30BF0" w:rsidRPr="002D364A" w:rsidRDefault="00F30BF0" w:rsidP="00F30BF0">
            <w:pPr>
              <w:rPr>
                <w:b/>
                <w:bCs/>
              </w:rPr>
            </w:pPr>
            <w:r w:rsidRPr="002D364A">
              <w:rPr>
                <w:b/>
                <w:bCs/>
              </w:rPr>
              <w:t>Low Drought</w:t>
            </w:r>
          </w:p>
        </w:tc>
        <w:tc>
          <w:tcPr>
            <w:tcW w:w="1155" w:type="dxa"/>
            <w:noWrap/>
            <w:vAlign w:val="bottom"/>
            <w:hideMark/>
          </w:tcPr>
          <w:p w14:paraId="127CE01D" w14:textId="3E416A3B" w:rsidR="00F30BF0" w:rsidRPr="002D364A" w:rsidRDefault="00F30BF0" w:rsidP="00F30BF0">
            <w:r>
              <w:rPr>
                <w:rFonts w:ascii="Calibri" w:hAnsi="Calibri" w:cs="Calibri"/>
                <w:color w:val="000000"/>
              </w:rPr>
              <w:t>1.11</w:t>
            </w:r>
          </w:p>
        </w:tc>
        <w:tc>
          <w:tcPr>
            <w:tcW w:w="1208" w:type="dxa"/>
            <w:noWrap/>
            <w:vAlign w:val="bottom"/>
            <w:hideMark/>
          </w:tcPr>
          <w:p w14:paraId="5BAE8051" w14:textId="6DF0C9AF" w:rsidR="00F30BF0" w:rsidRPr="002D364A" w:rsidRDefault="00F30BF0" w:rsidP="00F30BF0">
            <w:r>
              <w:rPr>
                <w:rFonts w:ascii="Calibri" w:hAnsi="Calibri" w:cs="Calibri"/>
                <w:color w:val="000000"/>
              </w:rPr>
              <w:t>1.03</w:t>
            </w:r>
          </w:p>
        </w:tc>
        <w:tc>
          <w:tcPr>
            <w:tcW w:w="1208" w:type="dxa"/>
            <w:noWrap/>
            <w:vAlign w:val="bottom"/>
            <w:hideMark/>
          </w:tcPr>
          <w:p w14:paraId="507D7DB7" w14:textId="567BBF40" w:rsidR="00F30BF0" w:rsidRPr="002D364A" w:rsidRDefault="00F30BF0" w:rsidP="00F30BF0">
            <w:r>
              <w:rPr>
                <w:rFonts w:ascii="Calibri" w:hAnsi="Calibri" w:cs="Calibri"/>
                <w:color w:val="000000"/>
              </w:rPr>
              <w:t>1.27</w:t>
            </w:r>
          </w:p>
        </w:tc>
      </w:tr>
      <w:tr w:rsidR="00F30BF0" w:rsidRPr="002D364A" w14:paraId="27FE14C2" w14:textId="77777777" w:rsidTr="001545DE">
        <w:trPr>
          <w:trHeight w:val="288"/>
        </w:trPr>
        <w:tc>
          <w:tcPr>
            <w:tcW w:w="1480" w:type="dxa"/>
            <w:noWrap/>
            <w:hideMark/>
          </w:tcPr>
          <w:p w14:paraId="0D39969D" w14:textId="77777777" w:rsidR="00F30BF0" w:rsidRPr="002D364A" w:rsidRDefault="00F30BF0" w:rsidP="00F30BF0">
            <w:pPr>
              <w:rPr>
                <w:b/>
                <w:bCs/>
              </w:rPr>
            </w:pPr>
            <w:r w:rsidRPr="002D364A">
              <w:rPr>
                <w:b/>
                <w:bCs/>
              </w:rPr>
              <w:t>High Drought</w:t>
            </w:r>
          </w:p>
        </w:tc>
        <w:tc>
          <w:tcPr>
            <w:tcW w:w="1155" w:type="dxa"/>
            <w:noWrap/>
            <w:vAlign w:val="bottom"/>
            <w:hideMark/>
          </w:tcPr>
          <w:p w14:paraId="7553AF38" w14:textId="09EFF621" w:rsidR="00F30BF0" w:rsidRPr="002D364A" w:rsidRDefault="00F30BF0" w:rsidP="00F30BF0">
            <w:r>
              <w:rPr>
                <w:rFonts w:ascii="Calibri" w:hAnsi="Calibri" w:cs="Calibri"/>
                <w:color w:val="000000"/>
              </w:rPr>
              <w:t>1.18</w:t>
            </w:r>
          </w:p>
        </w:tc>
        <w:tc>
          <w:tcPr>
            <w:tcW w:w="1208" w:type="dxa"/>
            <w:noWrap/>
            <w:vAlign w:val="bottom"/>
            <w:hideMark/>
          </w:tcPr>
          <w:p w14:paraId="2675DB4D" w14:textId="0D4E31F4" w:rsidR="00F30BF0" w:rsidRPr="002D364A" w:rsidRDefault="00F30BF0" w:rsidP="00F30BF0">
            <w:r>
              <w:rPr>
                <w:rFonts w:ascii="Calibri" w:hAnsi="Calibri" w:cs="Calibri"/>
                <w:color w:val="000000"/>
              </w:rPr>
              <w:t>1.03</w:t>
            </w:r>
          </w:p>
        </w:tc>
        <w:tc>
          <w:tcPr>
            <w:tcW w:w="1208" w:type="dxa"/>
            <w:noWrap/>
            <w:vAlign w:val="bottom"/>
            <w:hideMark/>
          </w:tcPr>
          <w:p w14:paraId="126AD871" w14:textId="058CB580" w:rsidR="00F30BF0" w:rsidRPr="002D364A" w:rsidRDefault="00F30BF0" w:rsidP="00F30BF0">
            <w:r>
              <w:rPr>
                <w:rFonts w:ascii="Calibri" w:hAnsi="Calibri" w:cs="Calibri"/>
                <w:color w:val="000000"/>
              </w:rPr>
              <w:t>1.47</w:t>
            </w:r>
          </w:p>
        </w:tc>
      </w:tr>
      <w:tr w:rsidR="00F30BF0" w:rsidRPr="002D364A" w14:paraId="07158831" w14:textId="77777777" w:rsidTr="001545DE">
        <w:trPr>
          <w:trHeight w:val="288"/>
        </w:trPr>
        <w:tc>
          <w:tcPr>
            <w:tcW w:w="1480" w:type="dxa"/>
            <w:noWrap/>
            <w:hideMark/>
          </w:tcPr>
          <w:p w14:paraId="596F28AC" w14:textId="77777777" w:rsidR="00F30BF0" w:rsidRPr="002D364A" w:rsidRDefault="00F30BF0" w:rsidP="00F30BF0">
            <w:pPr>
              <w:rPr>
                <w:b/>
                <w:bCs/>
              </w:rPr>
            </w:pPr>
            <w:r w:rsidRPr="002D364A">
              <w:rPr>
                <w:b/>
                <w:bCs/>
              </w:rPr>
              <w:t>Wet Site</w:t>
            </w:r>
          </w:p>
        </w:tc>
        <w:tc>
          <w:tcPr>
            <w:tcW w:w="1155" w:type="dxa"/>
            <w:noWrap/>
            <w:vAlign w:val="bottom"/>
            <w:hideMark/>
          </w:tcPr>
          <w:p w14:paraId="1878324B" w14:textId="787C0BAC" w:rsidR="00F30BF0" w:rsidRPr="002D364A" w:rsidRDefault="00F30BF0" w:rsidP="00F30BF0">
            <w:r>
              <w:rPr>
                <w:rFonts w:ascii="Calibri" w:hAnsi="Calibri" w:cs="Calibri"/>
                <w:color w:val="000000"/>
              </w:rPr>
              <w:t>1.14</w:t>
            </w:r>
          </w:p>
        </w:tc>
        <w:tc>
          <w:tcPr>
            <w:tcW w:w="1208" w:type="dxa"/>
            <w:noWrap/>
            <w:vAlign w:val="bottom"/>
            <w:hideMark/>
          </w:tcPr>
          <w:p w14:paraId="562E189F" w14:textId="19EE932B" w:rsidR="00F30BF0" w:rsidRPr="002D364A" w:rsidRDefault="00F30BF0" w:rsidP="00F30BF0">
            <w:r>
              <w:rPr>
                <w:rFonts w:ascii="Calibri" w:hAnsi="Calibri" w:cs="Calibri"/>
                <w:color w:val="000000"/>
              </w:rPr>
              <w:t>1.04</w:t>
            </w:r>
          </w:p>
        </w:tc>
        <w:tc>
          <w:tcPr>
            <w:tcW w:w="1208" w:type="dxa"/>
            <w:noWrap/>
            <w:vAlign w:val="bottom"/>
            <w:hideMark/>
          </w:tcPr>
          <w:p w14:paraId="41738080" w14:textId="74E8466A" w:rsidR="00F30BF0" w:rsidRPr="002D364A" w:rsidRDefault="00F30BF0" w:rsidP="00F30BF0">
            <w:r>
              <w:rPr>
                <w:rFonts w:ascii="Calibri" w:hAnsi="Calibri" w:cs="Calibri"/>
                <w:color w:val="000000"/>
              </w:rPr>
              <w:t>1.37</w:t>
            </w:r>
          </w:p>
        </w:tc>
      </w:tr>
      <w:tr w:rsidR="00F30BF0" w:rsidRPr="002D364A" w14:paraId="6DC08BBB" w14:textId="77777777" w:rsidTr="001545DE">
        <w:trPr>
          <w:trHeight w:val="288"/>
        </w:trPr>
        <w:tc>
          <w:tcPr>
            <w:tcW w:w="1480" w:type="dxa"/>
            <w:noWrap/>
            <w:hideMark/>
          </w:tcPr>
          <w:p w14:paraId="60168389" w14:textId="77777777" w:rsidR="00F30BF0" w:rsidRPr="002D364A" w:rsidRDefault="00F30BF0" w:rsidP="00F30BF0">
            <w:pPr>
              <w:rPr>
                <w:b/>
                <w:bCs/>
              </w:rPr>
            </w:pPr>
            <w:r w:rsidRPr="002D364A">
              <w:rPr>
                <w:b/>
                <w:bCs/>
              </w:rPr>
              <w:t>Dry Site</w:t>
            </w:r>
          </w:p>
        </w:tc>
        <w:tc>
          <w:tcPr>
            <w:tcW w:w="1155" w:type="dxa"/>
            <w:noWrap/>
            <w:vAlign w:val="bottom"/>
            <w:hideMark/>
          </w:tcPr>
          <w:p w14:paraId="5AC10066" w14:textId="3CACB9F8" w:rsidR="00F30BF0" w:rsidRPr="002D364A" w:rsidRDefault="00F30BF0" w:rsidP="00F30BF0">
            <w:r>
              <w:rPr>
                <w:rFonts w:ascii="Calibri" w:hAnsi="Calibri" w:cs="Calibri"/>
                <w:color w:val="000000"/>
              </w:rPr>
              <w:t>1.14</w:t>
            </w:r>
          </w:p>
        </w:tc>
        <w:tc>
          <w:tcPr>
            <w:tcW w:w="1208" w:type="dxa"/>
            <w:noWrap/>
            <w:vAlign w:val="bottom"/>
            <w:hideMark/>
          </w:tcPr>
          <w:p w14:paraId="39393CE5" w14:textId="19338CA9" w:rsidR="00F30BF0" w:rsidRPr="002D364A" w:rsidRDefault="00F30BF0" w:rsidP="00F30BF0">
            <w:r>
              <w:rPr>
                <w:rFonts w:ascii="Calibri" w:hAnsi="Calibri" w:cs="Calibri"/>
                <w:color w:val="000000"/>
              </w:rPr>
              <w:t>1.02</w:t>
            </w:r>
          </w:p>
        </w:tc>
        <w:tc>
          <w:tcPr>
            <w:tcW w:w="1208" w:type="dxa"/>
            <w:noWrap/>
            <w:vAlign w:val="bottom"/>
            <w:hideMark/>
          </w:tcPr>
          <w:p w14:paraId="63E1EFFC" w14:textId="6B8E95F6" w:rsidR="00F30BF0" w:rsidRPr="002D364A" w:rsidRDefault="00F30BF0" w:rsidP="00F30BF0">
            <w:pPr>
              <w:keepNext/>
            </w:pPr>
            <w:r>
              <w:rPr>
                <w:rFonts w:ascii="Calibri" w:hAnsi="Calibri" w:cs="Calibri"/>
                <w:color w:val="000000"/>
              </w:rPr>
              <w:t>1.38</w:t>
            </w:r>
          </w:p>
        </w:tc>
      </w:tr>
    </w:tbl>
    <w:p w14:paraId="43C96B16" w14:textId="19EDC9C0" w:rsidR="002D364A" w:rsidRPr="002D364A" w:rsidRDefault="002D364A" w:rsidP="002D364A">
      <w:pPr>
        <w:pStyle w:val="Caption"/>
      </w:pPr>
      <w:bookmarkStart w:id="214" w:name="_Ref94619410"/>
      <w:r>
        <w:t xml:space="preserve">Supplementary Table </w:t>
      </w:r>
      <w:fldSimple w:instr=" SEQ Supplementary_Table \* ARABIC ">
        <w:r>
          <w:rPr>
            <w:noProof/>
          </w:rPr>
          <w:t>4</w:t>
        </w:r>
      </w:fldSimple>
      <w:bookmarkEnd w:id="214"/>
      <w:r>
        <w:t>: Summary of posterior distributions of population asymptotic growth rate (Lambda) under a variety of idealized scenarios. In each scenario, the relevant stressor is either present (for fire and WPBR), elevated (</w:t>
      </w:r>
      <w:r w:rsidR="00B05195">
        <w:t xml:space="preserve">BA, drought, and site dryness), or depressed (BA, drought, and site dryness), while other stressors are held at absent (fire and WPBR) or their mean value (BA, drought, and site dryness). Lambda was estimated for each posterior sample by constructing a transition matrix using the posterior sample parameters and the vital rate as described in the </w:t>
      </w:r>
      <w:proofErr w:type="gramStart"/>
      <w:r w:rsidR="00B05195">
        <w:t>methods, and</w:t>
      </w:r>
      <w:proofErr w:type="gramEnd"/>
      <w:r w:rsidR="00B05195">
        <w:t xml:space="preserve"> taking the dominant eigenvalue of the transition matrix.</w:t>
      </w:r>
    </w:p>
    <w:sectPr w:rsidR="002D364A" w:rsidRPr="002D364A">
      <w:headerReference w:type="defaul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 Foster" w:date="2022-02-15T12:20:00Z" w:initials="DF">
    <w:p w14:paraId="636E9554" w14:textId="01EABD3E" w:rsidR="000B15A1" w:rsidRDefault="000B15A1">
      <w:pPr>
        <w:pStyle w:val="CommentText"/>
      </w:pPr>
      <w:r>
        <w:rPr>
          <w:rStyle w:val="CommentReference"/>
        </w:rPr>
        <w:annotationRef/>
      </w:r>
      <w:r>
        <w:t>JJB: need to better make the case that PILA is in trouble; fig 7  / FSI / spp comparison useful</w:t>
      </w:r>
    </w:p>
  </w:comment>
  <w:comment w:id="10" w:author="j battles" w:date="2022-02-14T04:48:00Z" w:initials="jjb">
    <w:p w14:paraId="7FE583B2" w14:textId="77777777" w:rsidR="00A95BB0" w:rsidRDefault="00A95BB0" w:rsidP="00EA5F23">
      <w:pPr>
        <w:pStyle w:val="CommentText"/>
      </w:pPr>
      <w:r>
        <w:rPr>
          <w:rStyle w:val="CommentReference"/>
        </w:rPr>
        <w:annotationRef/>
      </w:r>
      <w:r>
        <w:t xml:space="preserve">Try to start with a wider context. Sugar pine is an example of what process exactly? </w:t>
      </w:r>
    </w:p>
  </w:comment>
  <w:comment w:id="38" w:author="Daniel Foster" w:date="2022-02-15T11:53:00Z" w:initials="DF">
    <w:p w14:paraId="1887F201" w14:textId="4E2295B8" w:rsidR="00105668" w:rsidRDefault="00105668">
      <w:pPr>
        <w:pStyle w:val="CommentText"/>
      </w:pPr>
      <w:r>
        <w:rPr>
          <w:rStyle w:val="CommentReference"/>
        </w:rPr>
        <w:annotationRef/>
      </w:r>
      <w:r>
        <w:t>SS: break into 2 sents</w:t>
      </w:r>
    </w:p>
  </w:comment>
  <w:comment w:id="43" w:author="j battles" w:date="2022-02-14T04:47:00Z" w:initials="jjb">
    <w:p w14:paraId="1E38F6F8" w14:textId="22FA3063" w:rsidR="00A95BB0" w:rsidRDefault="00A95BB0" w:rsidP="003F5D21">
      <w:pPr>
        <w:pStyle w:val="CommentText"/>
      </w:pPr>
      <w:r>
        <w:rPr>
          <w:rStyle w:val="CommentReference"/>
        </w:rPr>
        <w:annotationRef/>
      </w:r>
      <w:r>
        <w:t xml:space="preserve">Forestry term; heart of its range? </w:t>
      </w:r>
    </w:p>
  </w:comment>
  <w:comment w:id="44" w:author="Daniel Foster" w:date="2022-02-15T12:23:00Z" w:initials="DF">
    <w:p w14:paraId="29B2D88F" w14:textId="1F95337F" w:rsidR="002626E1" w:rsidRDefault="002626E1">
      <w:pPr>
        <w:pStyle w:val="CommentText"/>
      </w:pPr>
      <w:r>
        <w:rPr>
          <w:rStyle w:val="CommentReference"/>
        </w:rPr>
        <w:annotationRef/>
      </w:r>
      <w:r>
        <w:t>TS: provide example / more specifics about what this key role is</w:t>
      </w:r>
    </w:p>
  </w:comment>
  <w:comment w:id="45" w:author="j battles" w:date="2022-02-14T04:48:00Z" w:initials="jjb">
    <w:p w14:paraId="79E6A8C7" w14:textId="77777777" w:rsidR="00A95BB0" w:rsidRDefault="00A95BB0" w:rsidP="00DB660D">
      <w:pPr>
        <w:pStyle w:val="CommentText"/>
      </w:pPr>
      <w:r>
        <w:rPr>
          <w:rStyle w:val="CommentReference"/>
        </w:rPr>
        <w:annotationRef/>
      </w:r>
      <w:r>
        <w:t xml:space="preserve">Lead with this idea. </w:t>
      </w:r>
    </w:p>
  </w:comment>
  <w:comment w:id="47" w:author="Daniel Foster" w:date="2022-02-15T11:55:00Z" w:initials="DF">
    <w:p w14:paraId="5289D00C" w14:textId="3F6B9717" w:rsidR="00105668" w:rsidRDefault="00105668">
      <w:pPr>
        <w:pStyle w:val="CommentText"/>
      </w:pPr>
      <w:r>
        <w:rPr>
          <w:rStyle w:val="CommentReference"/>
        </w:rPr>
        <w:annotationRef/>
      </w:r>
      <w:r>
        <w:t>SS: need to set up the 1</w:t>
      </w:r>
      <w:r w:rsidRPr="00105668">
        <w:rPr>
          <w:vertAlign w:val="superscript"/>
        </w:rPr>
        <w:t>st</w:t>
      </w:r>
      <w:r>
        <w:t xml:space="preserve"> 2</w:t>
      </w:r>
      <w:r w:rsidRPr="00105668">
        <w:rPr>
          <w:vertAlign w:val="superscript"/>
        </w:rPr>
        <w:t>nd</w:t>
      </w:r>
      <w:r>
        <w:t xml:space="preserve"> 3</w:t>
      </w:r>
      <w:r w:rsidRPr="00105668">
        <w:rPr>
          <w:vertAlign w:val="superscript"/>
        </w:rPr>
        <w:t>rd</w:t>
      </w:r>
      <w:r>
        <w:t xml:space="preserve"> by describing the things I’m gonna list</w:t>
      </w:r>
    </w:p>
  </w:comment>
  <w:comment w:id="53" w:author="Daniel Foster" w:date="2022-02-15T12:25:00Z" w:initials="DF">
    <w:p w14:paraId="1740E1C3" w14:textId="715FE01A" w:rsidR="002626E1" w:rsidRDefault="002626E1">
      <w:pPr>
        <w:pStyle w:val="CommentText"/>
      </w:pPr>
      <w:r>
        <w:rPr>
          <w:rStyle w:val="CommentReference"/>
        </w:rPr>
        <w:annotationRef/>
      </w:r>
      <w:r>
        <w:t>Does this fungal pathogen also interact with the stressor of a warming climate? You mention the interactions between fire regime X climate change and forest structure X other stressors- I’m curious if drought stress makes these trees more vulnerable to WPBR (similar to drought’s exacerbation of bark beetle impacts)</w:t>
      </w:r>
    </w:p>
  </w:comment>
  <w:comment w:id="54" w:author="j battles" w:date="2022-02-14T04:52:00Z" w:initials="jjb">
    <w:p w14:paraId="1DA08E0E" w14:textId="77777777" w:rsidR="00A95BB0" w:rsidRDefault="00A95BB0" w:rsidP="00897BB4">
      <w:pPr>
        <w:pStyle w:val="CommentText"/>
      </w:pPr>
      <w:r>
        <w:rPr>
          <w:rStyle w:val="CommentReference"/>
        </w:rPr>
        <w:annotationRef/>
      </w:r>
      <w:r>
        <w:t xml:space="preserve">Relevance? </w:t>
      </w:r>
    </w:p>
  </w:comment>
  <w:comment w:id="57" w:author="j battles" w:date="2022-02-14T04:54:00Z" w:initials="jjb">
    <w:p w14:paraId="18B30F1A" w14:textId="77777777" w:rsidR="00A95BB0" w:rsidRDefault="00A95BB0" w:rsidP="00E24FC6">
      <w:pPr>
        <w:pStyle w:val="CommentText"/>
      </w:pPr>
      <w:r>
        <w:rPr>
          <w:rStyle w:val="CommentReference"/>
        </w:rPr>
        <w:annotationRef/>
      </w:r>
      <w:r>
        <w:t>Seems like this driver is just a consequence of the fire regime change</w:t>
      </w:r>
    </w:p>
  </w:comment>
  <w:comment w:id="60" w:author="Daniel Foster" w:date="2022-02-15T12:02:00Z" w:initials="DF">
    <w:p w14:paraId="59E7DADC" w14:textId="1B31BD74" w:rsidR="00105668" w:rsidRDefault="00105668">
      <w:pPr>
        <w:pStyle w:val="CommentText"/>
      </w:pPr>
      <w:r>
        <w:rPr>
          <w:rStyle w:val="CommentReference"/>
        </w:rPr>
        <w:annotationRef/>
      </w:r>
      <w:r>
        <w:t>SS: cite North 2021 (not sure which one? Pyrosilv?)</w:t>
      </w:r>
    </w:p>
  </w:comment>
  <w:comment w:id="61" w:author="Daniel Foster" w:date="2022-05-13T12:03:00Z" w:initials="DF">
    <w:p w14:paraId="7E316F93" w14:textId="77777777" w:rsidR="002F78E4" w:rsidRDefault="002F78E4" w:rsidP="00AD7BB1">
      <w:pPr>
        <w:pStyle w:val="CommentText"/>
      </w:pPr>
      <w:r>
        <w:rPr>
          <w:rStyle w:val="CommentReference"/>
        </w:rPr>
        <w:annotationRef/>
      </w:r>
      <w:r>
        <w:t>Cite the SDI paper</w:t>
      </w:r>
    </w:p>
  </w:comment>
  <w:comment w:id="62" w:author="j battles" w:date="2022-02-14T05:10:00Z" w:initials="jjb">
    <w:p w14:paraId="7BF5FE4C" w14:textId="499265C5" w:rsidR="00BD0EC9" w:rsidRDefault="00BD0EC9">
      <w:pPr>
        <w:pStyle w:val="CommentText"/>
      </w:pPr>
      <w:r>
        <w:rPr>
          <w:rStyle w:val="CommentReference"/>
        </w:rPr>
        <w:annotationRef/>
      </w:r>
      <w:r>
        <w:t xml:space="preserve">Joan's work is relevant here. </w:t>
      </w:r>
    </w:p>
    <w:p w14:paraId="27299236" w14:textId="77777777" w:rsidR="00BD0EC9" w:rsidRDefault="00BD0EC9" w:rsidP="008532C6">
      <w:pPr>
        <w:pStyle w:val="CommentText"/>
      </w:pPr>
      <w:r>
        <w:t xml:space="preserve">Dudney, J., Willing, C.E., Das, A.J., Latimer, A.M., Nesmith, J.C. and Battles, J.J., 2021. Nonlinear shifts in infectious rust disease due to climate change. </w:t>
      </w:r>
      <w:r>
        <w:rPr>
          <w:i/>
          <w:iCs/>
        </w:rPr>
        <w:t xml:space="preserve">Nature communications, 12(1), pp.1-13. </w:t>
      </w:r>
    </w:p>
  </w:comment>
  <w:comment w:id="63" w:author="Daniel Foster" w:date="2022-02-15T12:02:00Z" w:initials="DF">
    <w:p w14:paraId="060D81E0" w14:textId="5EB37470" w:rsidR="007108F6" w:rsidRDefault="007108F6">
      <w:pPr>
        <w:pStyle w:val="CommentText"/>
      </w:pPr>
      <w:r>
        <w:rPr>
          <w:rStyle w:val="CommentReference"/>
        </w:rPr>
        <w:annotationRef/>
      </w:r>
      <w:r>
        <w:t xml:space="preserve">SS: </w:t>
      </w:r>
      <w:r w:rsidRPr="00626734">
        <w:t>Stephens, S.L., J.J. Moghaddas, C. Ediminster, C.E. Fiedler, S. Hasse, M.Harrington, J.E. Keeley, J.D. McIver, K. Metlen, C.N. Skinner, and A.Youngblood. 2009. Fire treatment effects on vegetation structure, fuels, and potential fire severity in western U.S. forests.   Ecological Applications 19: 305-320.</w:t>
      </w:r>
    </w:p>
  </w:comment>
  <w:comment w:id="64" w:author="Daniel Foster" w:date="2022-02-15T12:26:00Z" w:initials="DF">
    <w:p w14:paraId="2A6403CB" w14:textId="26F3D144" w:rsidR="002626E1" w:rsidRDefault="002626E1">
      <w:pPr>
        <w:pStyle w:val="CommentText"/>
      </w:pPr>
      <w:r>
        <w:rPr>
          <w:rStyle w:val="CommentReference"/>
        </w:rPr>
        <w:annotationRef/>
      </w:r>
      <w:r>
        <w:t>TS: In terms of management, what is the justification to approach conservation at the species level instead of approaching it as an ecosystem type, i.e. status/outlook of mixed conifer forest type rather than just sugar pine? Might be beyond scope of paper, but it was a question that naturally arose for me when reading the intro.</w:t>
      </w:r>
    </w:p>
  </w:comment>
  <w:comment w:id="66" w:author="Daniel Foster" w:date="2022-02-15T12:15:00Z" w:initials="DF">
    <w:p w14:paraId="6E579E9D" w14:textId="4C0ECF59" w:rsidR="000B15A1" w:rsidRDefault="000B15A1">
      <w:pPr>
        <w:pStyle w:val="CommentText"/>
      </w:pPr>
      <w:r>
        <w:rPr>
          <w:rStyle w:val="CommentReference"/>
        </w:rPr>
        <w:annotationRef/>
      </w:r>
      <w:r>
        <w:t>JJB: need to clarify that I included harvests as mortalities</w:t>
      </w:r>
    </w:p>
  </w:comment>
  <w:comment w:id="67" w:author="Daniel Foster" w:date="2022-02-15T12:17:00Z" w:initials="DF">
    <w:p w14:paraId="062635A1" w14:textId="29B78DF8" w:rsidR="000B15A1" w:rsidRDefault="000B15A1">
      <w:pPr>
        <w:pStyle w:val="CommentText"/>
      </w:pPr>
      <w:r>
        <w:rPr>
          <w:rStyle w:val="CommentReference"/>
        </w:rPr>
        <w:annotationRef/>
      </w:r>
      <w:r>
        <w:t>Jjb: make the FIA version # clear</w:t>
      </w:r>
    </w:p>
  </w:comment>
  <w:comment w:id="68" w:author="Daniel Foster" w:date="2022-02-15T12:03:00Z" w:initials="DF">
    <w:p w14:paraId="6627D4B5" w14:textId="46837ED2" w:rsidR="007108F6" w:rsidRDefault="007108F6">
      <w:pPr>
        <w:pStyle w:val="CommentText"/>
      </w:pPr>
      <w:r>
        <w:rPr>
          <w:rStyle w:val="CommentReference"/>
        </w:rPr>
        <w:annotationRef/>
      </w:r>
      <w:r>
        <w:t>SS: provide more text on what these are and why I used them</w:t>
      </w:r>
    </w:p>
  </w:comment>
  <w:comment w:id="70" w:author="Daniel Foster" w:date="2022-02-15T12:27:00Z" w:initials="DF">
    <w:p w14:paraId="6933C762" w14:textId="3D8F97C0" w:rsidR="002626E1" w:rsidRDefault="002626E1">
      <w:pPr>
        <w:pStyle w:val="CommentText"/>
      </w:pPr>
      <w:r>
        <w:rPr>
          <w:rStyle w:val="CommentReference"/>
        </w:rPr>
        <w:annotationRef/>
      </w:r>
      <w:r>
        <w:t>TS: justification for this threshold?</w:t>
      </w:r>
    </w:p>
  </w:comment>
  <w:comment w:id="73" w:author="j battles" w:date="2022-02-14T05:23:00Z" w:initials="jjb">
    <w:p w14:paraId="56D5F23A" w14:textId="77777777" w:rsidR="001854A2" w:rsidRDefault="001854A2" w:rsidP="009D124E">
      <w:pPr>
        <w:pStyle w:val="CommentText"/>
      </w:pPr>
      <w:r>
        <w:rPr>
          <w:rStyle w:val="CommentReference"/>
        </w:rPr>
        <w:annotationRef/>
      </w:r>
      <w:r>
        <w:t>Details of the methods but need to provide the logical context. Why is defining the range important? Why the 0.46 m2/ha cutoff? Why the aggregation to 3 km?</w:t>
      </w:r>
    </w:p>
  </w:comment>
  <w:comment w:id="72" w:author="Daniel Foster" w:date="2022-02-15T12:27:00Z" w:initials="DF">
    <w:p w14:paraId="4D49B903" w14:textId="6A1150C3" w:rsidR="002626E1" w:rsidRDefault="002626E1">
      <w:pPr>
        <w:pStyle w:val="CommentText"/>
      </w:pPr>
      <w:r>
        <w:rPr>
          <w:rStyle w:val="CommentReference"/>
        </w:rPr>
        <w:annotationRef/>
      </w:r>
      <w:r>
        <w:t>TS: was there a specific metric?</w:t>
      </w:r>
    </w:p>
  </w:comment>
  <w:comment w:id="74" w:author="Daniel Foster" w:date="2022-02-15T12:18:00Z" w:initials="DF">
    <w:p w14:paraId="6866659D" w14:textId="202FF684" w:rsidR="000B15A1" w:rsidRDefault="000B15A1">
      <w:pPr>
        <w:pStyle w:val="CommentText"/>
      </w:pPr>
      <w:r>
        <w:rPr>
          <w:rStyle w:val="CommentReference"/>
        </w:rPr>
        <w:annotationRef/>
      </w:r>
      <w:r>
        <w:t>JJB: make temporal window clear</w:t>
      </w:r>
    </w:p>
  </w:comment>
  <w:comment w:id="75" w:author="Daniel Foster" w:date="2022-02-15T12:18:00Z" w:initials="DF">
    <w:p w14:paraId="21E219BD" w14:textId="07AA53D9" w:rsidR="000B15A1" w:rsidRDefault="000B15A1">
      <w:pPr>
        <w:pStyle w:val="CommentText"/>
      </w:pPr>
      <w:r>
        <w:rPr>
          <w:rStyle w:val="CommentReference"/>
        </w:rPr>
        <w:annotationRef/>
      </w:r>
      <w:r>
        <w:t>Make sure to make special fecundity window clear</w:t>
      </w:r>
    </w:p>
  </w:comment>
  <w:comment w:id="76" w:author="Daniel Foster" w:date="2022-02-15T12:18:00Z" w:initials="DF">
    <w:p w14:paraId="4AB51EEC" w14:textId="45F87322" w:rsidR="000B15A1" w:rsidRDefault="000B15A1">
      <w:pPr>
        <w:pStyle w:val="CommentText"/>
      </w:pPr>
      <w:r>
        <w:rPr>
          <w:rStyle w:val="CommentReference"/>
        </w:rPr>
        <w:annotationRef/>
      </w:r>
      <w:r>
        <w:t>JJB: document the interval distributrion, # of samples (# of samples in each exp var?), etc. more info about explanatory data</w:t>
      </w:r>
    </w:p>
  </w:comment>
  <w:comment w:id="77" w:author="j battles" w:date="2022-02-14T05:28:00Z" w:initials="jjb">
    <w:p w14:paraId="7920D9D5" w14:textId="77777777" w:rsidR="001854A2" w:rsidRDefault="001854A2" w:rsidP="008303C5">
      <w:pPr>
        <w:pStyle w:val="CommentText"/>
      </w:pPr>
      <w:r>
        <w:rPr>
          <w:rStyle w:val="CommentReference"/>
        </w:rPr>
        <w:annotationRef/>
      </w:r>
      <w:r>
        <w:t>Relevance?</w:t>
      </w:r>
    </w:p>
  </w:comment>
  <w:comment w:id="78" w:author="j battles" w:date="2022-02-14T05:29:00Z" w:initials="jjb">
    <w:p w14:paraId="28858193" w14:textId="77777777" w:rsidR="001854A2" w:rsidRDefault="001854A2" w:rsidP="00687573">
      <w:pPr>
        <w:pStyle w:val="CommentText"/>
      </w:pPr>
      <w:r>
        <w:rPr>
          <w:rStyle w:val="CommentReference"/>
        </w:rPr>
        <w:annotationRef/>
      </w:r>
      <w:r>
        <w:t xml:space="preserve">Difference? </w:t>
      </w:r>
    </w:p>
  </w:comment>
  <w:comment w:id="80" w:author="Daniel Foster" w:date="2022-02-15T12:28:00Z" w:initials="DF">
    <w:p w14:paraId="2C00B13B" w14:textId="4E9F0ACD" w:rsidR="002626E1" w:rsidRDefault="002626E1">
      <w:pPr>
        <w:pStyle w:val="CommentText"/>
      </w:pPr>
      <w:r>
        <w:rPr>
          <w:rStyle w:val="CommentReference"/>
        </w:rPr>
        <w:annotationRef/>
      </w:r>
      <w:r>
        <w:t>TS: change to “full extent”</w:t>
      </w:r>
    </w:p>
  </w:comment>
  <w:comment w:id="79" w:author="j battles" w:date="2022-02-14T05:31:00Z" w:initials="jjb">
    <w:p w14:paraId="456B610E" w14:textId="77777777" w:rsidR="00565CA7" w:rsidRDefault="00565CA7" w:rsidP="001274D9">
      <w:pPr>
        <w:pStyle w:val="CommentText"/>
      </w:pPr>
      <w:r>
        <w:rPr>
          <w:rStyle w:val="CommentReference"/>
        </w:rPr>
        <w:annotationRef/>
      </w:r>
      <w:r>
        <w:t>Key point to make clear.</w:t>
      </w:r>
    </w:p>
  </w:comment>
  <w:comment w:id="81" w:author="Daniel Foster" w:date="2022-02-15T12:28:00Z" w:initials="DF">
    <w:p w14:paraId="54BCD148" w14:textId="09EDD86D" w:rsidR="002626E1" w:rsidRDefault="002626E1">
      <w:pPr>
        <w:pStyle w:val="CommentText"/>
      </w:pPr>
      <w:r>
        <w:rPr>
          <w:rStyle w:val="CommentReference"/>
        </w:rPr>
        <w:annotationRef/>
      </w:r>
      <w:r>
        <w:t>TS: define this term at first introduction</w:t>
      </w:r>
    </w:p>
  </w:comment>
  <w:comment w:id="82" w:author="j battles" w:date="2022-02-14T05:39:00Z" w:initials="jjb">
    <w:p w14:paraId="31782CEE" w14:textId="77777777" w:rsidR="00565CA7" w:rsidRDefault="00565CA7" w:rsidP="00CA62A1">
      <w:pPr>
        <w:pStyle w:val="CommentText"/>
      </w:pPr>
      <w:r>
        <w:rPr>
          <w:rStyle w:val="CommentReference"/>
        </w:rPr>
        <w:annotationRef/>
      </w:r>
      <w:r>
        <w:t>Need to explain</w:t>
      </w:r>
    </w:p>
  </w:comment>
  <w:comment w:id="83" w:author="j battles" w:date="2022-02-14T06:08:00Z" w:initials="jjb">
    <w:p w14:paraId="484A4806" w14:textId="77777777" w:rsidR="00FE1095" w:rsidRDefault="00FE1095" w:rsidP="00D37C5E">
      <w:pPr>
        <w:pStyle w:val="CommentText"/>
      </w:pPr>
      <w:r>
        <w:rPr>
          <w:rStyle w:val="CommentReference"/>
        </w:rPr>
        <w:annotationRef/>
      </w:r>
      <w:r>
        <w:t xml:space="preserve">This section has the details but I think most should go into a supplement. What is relevant is the underlying logic and explanation.  </w:t>
      </w:r>
    </w:p>
  </w:comment>
  <w:comment w:id="84" w:author="Daniel Foster" w:date="2022-02-15T12:04:00Z" w:initials="DF">
    <w:p w14:paraId="3E8B8A4B" w14:textId="78569C86" w:rsidR="007108F6" w:rsidRDefault="007108F6">
      <w:pPr>
        <w:pStyle w:val="CommentText"/>
      </w:pPr>
      <w:r>
        <w:rPr>
          <w:rStyle w:val="CommentReference"/>
        </w:rPr>
        <w:annotationRef/>
      </w:r>
      <w:r>
        <w:t>SS: reformat to be nicer inline</w:t>
      </w:r>
    </w:p>
  </w:comment>
  <w:comment w:id="85" w:author="j battles" w:date="2022-02-14T05:40:00Z" w:initials="jjb">
    <w:p w14:paraId="789036C5" w14:textId="64B9E8C4" w:rsidR="00565CA7" w:rsidRDefault="00565CA7" w:rsidP="00BB5BBE">
      <w:pPr>
        <w:pStyle w:val="CommentText"/>
      </w:pPr>
      <w:r>
        <w:rPr>
          <w:rStyle w:val="CommentReference"/>
        </w:rPr>
        <w:annotationRef/>
      </w:r>
      <w:r>
        <w:t>Avoid. All applications of somebody's model paraphrases.</w:t>
      </w:r>
    </w:p>
  </w:comment>
  <w:comment w:id="86" w:author="Daniel Foster" w:date="2022-05-13T12:16:00Z" w:initials="DF">
    <w:p w14:paraId="2BF66788" w14:textId="77777777" w:rsidR="00E84CFD" w:rsidRDefault="00E84CFD" w:rsidP="00205E38">
      <w:pPr>
        <w:pStyle w:val="CommentText"/>
      </w:pPr>
      <w:r>
        <w:rPr>
          <w:rStyle w:val="CommentReference"/>
        </w:rPr>
        <w:annotationRef/>
      </w:r>
      <w:r>
        <w:t>"The three rates are modeled simultaneously so that information on survival and growth can inform estimates for recruitment, which is only observed indirectly."</w:t>
      </w:r>
    </w:p>
  </w:comment>
  <w:comment w:id="89" w:author="j battles" w:date="2022-02-14T08:10:00Z" w:initials="jjb">
    <w:p w14:paraId="43179952" w14:textId="26EEA1C0" w:rsidR="00A22F02" w:rsidRDefault="00A22F02" w:rsidP="00461425">
      <w:pPr>
        <w:pStyle w:val="CommentText"/>
      </w:pPr>
      <w:r>
        <w:rPr>
          <w:rStyle w:val="CommentReference"/>
        </w:rPr>
        <w:annotationRef/>
      </w:r>
      <w:r>
        <w:t xml:space="preserve">So if we were specifically interested in ecoregion responses, would we make it a fixed effect in the model? </w:t>
      </w:r>
    </w:p>
  </w:comment>
  <w:comment w:id="91" w:author="j battles" w:date="2022-02-14T05:48:00Z" w:initials="jjb">
    <w:p w14:paraId="4F850460" w14:textId="7B61C48A" w:rsidR="00DF0297" w:rsidRDefault="00DF0297" w:rsidP="00BC4D3D">
      <w:pPr>
        <w:pStyle w:val="CommentText"/>
      </w:pPr>
      <w:r>
        <w:rPr>
          <w:rStyle w:val="CommentReference"/>
        </w:rPr>
        <w:annotationRef/>
      </w:r>
      <w:r>
        <w:t xml:space="preserve">Introducing a necessary bias here, I think. You are truncating the low outliers (negative growth) but not the large outliers. </w:t>
      </w:r>
    </w:p>
  </w:comment>
  <w:comment w:id="92" w:author="Daniel Foster" w:date="2022-02-15T12:05:00Z" w:initials="DF">
    <w:p w14:paraId="023A6CC2" w14:textId="6DC54605" w:rsidR="007108F6" w:rsidRDefault="007108F6">
      <w:pPr>
        <w:pStyle w:val="CommentText"/>
      </w:pPr>
      <w:r>
        <w:rPr>
          <w:rStyle w:val="CommentReference"/>
        </w:rPr>
        <w:annotationRef/>
      </w:r>
      <w:r>
        <w:t>Reformat to be nicer inline</w:t>
      </w:r>
    </w:p>
  </w:comment>
  <w:comment w:id="93" w:author="Daniel Foster" w:date="2022-02-15T12:05:00Z" w:initials="DF">
    <w:p w14:paraId="481047D2" w14:textId="5B245FE6" w:rsidR="007108F6" w:rsidRDefault="007108F6">
      <w:pPr>
        <w:pStyle w:val="CommentText"/>
      </w:pPr>
      <w:r>
        <w:rPr>
          <w:rStyle w:val="CommentReference"/>
        </w:rPr>
        <w:annotationRef/>
      </w:r>
      <w:r>
        <w:t>Add year</w:t>
      </w:r>
    </w:p>
  </w:comment>
  <w:comment w:id="95" w:author="Daniel Foster" w:date="2022-05-13T12:22:00Z" w:initials="DF">
    <w:p w14:paraId="7FDD8C60" w14:textId="77777777" w:rsidR="00843673" w:rsidRDefault="00843673" w:rsidP="003F329A">
      <w:pPr>
        <w:pStyle w:val="CommentText"/>
      </w:pPr>
      <w:r>
        <w:rPr>
          <w:rStyle w:val="CommentReference"/>
        </w:rPr>
        <w:annotationRef/>
      </w:r>
      <w:r>
        <w:t>DON’T ACCEPT, THIS WAS CORRECT AS 25.4</w:t>
      </w:r>
    </w:p>
  </w:comment>
  <w:comment w:id="98" w:author="j battles" w:date="2022-02-14T05:50:00Z" w:initials="jjb">
    <w:p w14:paraId="12BE7EC3" w14:textId="715F4AC3" w:rsidR="00DF0297" w:rsidRDefault="00DF0297" w:rsidP="0031702F">
      <w:pPr>
        <w:pStyle w:val="CommentText"/>
      </w:pPr>
      <w:r>
        <w:rPr>
          <w:rStyle w:val="CommentReference"/>
        </w:rPr>
        <w:annotationRef/>
      </w:r>
      <w:r>
        <w:t>Avoid</w:t>
      </w:r>
    </w:p>
  </w:comment>
  <w:comment w:id="99" w:author="Daniel Foster" w:date="2022-02-15T12:05:00Z" w:initials="DF">
    <w:p w14:paraId="6390F850" w14:textId="63D1A605" w:rsidR="007108F6" w:rsidRDefault="007108F6">
      <w:pPr>
        <w:pStyle w:val="CommentText"/>
      </w:pPr>
      <w:r>
        <w:rPr>
          <w:rStyle w:val="CommentReference"/>
        </w:rPr>
        <w:annotationRef/>
      </w:r>
      <w:r>
        <w:t>reformat</w:t>
      </w:r>
    </w:p>
  </w:comment>
  <w:comment w:id="100" w:author="Daniel Foster" w:date="2022-05-13T12:59:00Z" w:initials="DF">
    <w:p w14:paraId="3A477D8E" w14:textId="77777777" w:rsidR="00D06053" w:rsidRDefault="00D06053" w:rsidP="000042B0">
      <w:pPr>
        <w:pStyle w:val="CommentText"/>
      </w:pPr>
      <w:r>
        <w:rPr>
          <w:rStyle w:val="CommentReference"/>
        </w:rPr>
        <w:annotationRef/>
      </w:r>
      <w:r>
        <w:t>Again, don't accept</w:t>
      </w:r>
    </w:p>
  </w:comment>
  <w:comment w:id="103" w:author="j battles" w:date="2022-02-14T06:01:00Z" w:initials="jjb">
    <w:p w14:paraId="00684BAE" w14:textId="63A87345" w:rsidR="00342BA1" w:rsidRDefault="00342BA1" w:rsidP="00A10E6B">
      <w:pPr>
        <w:pStyle w:val="CommentText"/>
      </w:pPr>
      <w:r>
        <w:rPr>
          <w:rStyle w:val="CommentReference"/>
        </w:rPr>
        <w:annotationRef/>
      </w:r>
      <w:r>
        <w:t xml:space="preserve">Lost me here. When did you define the size classes? </w:t>
      </w:r>
    </w:p>
  </w:comment>
  <w:comment w:id="104" w:author="Daniel Foster" w:date="2022-04-14T16:38:00Z" w:initials="DF">
    <w:p w14:paraId="56583A44" w14:textId="77777777" w:rsidR="00DA5840" w:rsidRDefault="00DA5840">
      <w:pPr>
        <w:pStyle w:val="CommentText"/>
      </w:pPr>
      <w:r>
        <w:rPr>
          <w:rStyle w:val="CommentReference"/>
        </w:rPr>
        <w:annotationRef/>
      </w:r>
      <w:r>
        <w:t xml:space="preserve">PdV:A lot starts to get confusing here.  Your notation has l,t subscripts. You are replacing those with u,v for elements of an A_l,t matrix.  I see the sentence explaining that at the end of the paragraph, but the notation is still problematic because it is really A_{first index, second index}.  Choice of variable label for first index or second index should not change the meaning of the notation, ideally.  </w:t>
      </w:r>
    </w:p>
    <w:p w14:paraId="11C02769" w14:textId="77777777" w:rsidR="00DA5840" w:rsidRDefault="00DA5840">
      <w:pPr>
        <w:pStyle w:val="CommentText"/>
      </w:pPr>
    </w:p>
    <w:p w14:paraId="13B49F6B" w14:textId="77777777" w:rsidR="00DA5840" w:rsidRDefault="00DA5840">
      <w:pPr>
        <w:pStyle w:val="CommentText"/>
      </w:pPr>
      <w:r>
        <w:t xml:space="preserve">Also if I follow the g_u,1 is really g_u,v for v = 1, but v is not always 1, so I think this doesn’t work notation-wise for saying what I think you are trying to say, which I could be wrong about. Ditto for s1. </w:t>
      </w:r>
    </w:p>
    <w:p w14:paraId="13548F29" w14:textId="77777777" w:rsidR="00DA5840" w:rsidRDefault="00DA5840">
      <w:pPr>
        <w:pStyle w:val="CommentText"/>
      </w:pPr>
    </w:p>
    <w:p w14:paraId="2E04CFB8" w14:textId="77777777" w:rsidR="00DA5840" w:rsidRDefault="00DA5840">
      <w:pPr>
        <w:pStyle w:val="CommentText"/>
      </w:pPr>
      <w:r>
        <w:t>Also “from the smallest into the smallest two size classes” is hard for me to make sense of.</w:t>
      </w:r>
    </w:p>
    <w:p w14:paraId="09A185B0" w14:textId="77777777" w:rsidR="00DA5840" w:rsidRDefault="00DA5840">
      <w:pPr>
        <w:pStyle w:val="CommentText"/>
      </w:pPr>
    </w:p>
    <w:p w14:paraId="14925B20" w14:textId="77777777" w:rsidR="00DA5840" w:rsidRDefault="00DA5840">
      <w:pPr>
        <w:pStyle w:val="CommentText"/>
      </w:pPr>
      <w:r>
        <w:t>Also I wondering if the growth model here is parametrically linked to the growth model of larger individuals, or if it is toally separate.</w:t>
      </w:r>
    </w:p>
    <w:p w14:paraId="4DBE9837" w14:textId="77777777" w:rsidR="00DA5840" w:rsidRDefault="00DA5840">
      <w:pPr>
        <w:pStyle w:val="CommentText"/>
      </w:pPr>
    </w:p>
    <w:p w14:paraId="23E25BA9" w14:textId="77777777" w:rsidR="00DA5840" w:rsidRDefault="00DA5840">
      <w:pPr>
        <w:pStyle w:val="CommentText"/>
      </w:pPr>
      <w:r>
        <w:t>Also this is starting to seem like a lot to hope to estimate from two time points, but I could be wrong.</w:t>
      </w:r>
    </w:p>
    <w:p w14:paraId="3DE32887" w14:textId="77777777" w:rsidR="00DA5840" w:rsidRDefault="00DA5840">
      <w:pPr>
        <w:pStyle w:val="CommentText"/>
      </w:pPr>
    </w:p>
    <w:p w14:paraId="4E969D7B" w14:textId="77777777" w:rsidR="00DA5840" w:rsidRDefault="00DA5840">
      <w:pPr>
        <w:pStyle w:val="CommentText"/>
      </w:pPr>
      <w:r>
        <w:t>Summary: I put a lot of comments on this spot, but basically this part of the model I feel could benefit from clearer explanation.</w:t>
      </w:r>
    </w:p>
    <w:p w14:paraId="03245ABE" w14:textId="77777777" w:rsidR="00DA5840" w:rsidRDefault="00DA5840">
      <w:pPr>
        <w:pStyle w:val="CommentText"/>
      </w:pPr>
    </w:p>
    <w:p w14:paraId="24B9E372" w14:textId="77777777" w:rsidR="00DA5840" w:rsidRDefault="00DA5840">
      <w:pPr>
        <w:pStyle w:val="CommentText"/>
      </w:pPr>
      <w:r>
        <w:t>Also Equation 6 starts out of nowhere and “Where…” is not a sentence.</w:t>
      </w:r>
    </w:p>
    <w:p w14:paraId="0A575DA4" w14:textId="77777777" w:rsidR="00DA5840" w:rsidRDefault="00DA5840">
      <w:pPr>
        <w:pStyle w:val="CommentText"/>
      </w:pPr>
    </w:p>
    <w:p w14:paraId="54B02329" w14:textId="77777777" w:rsidR="00DA5840" w:rsidRDefault="00DA5840">
      <w:pPr>
        <w:pStyle w:val="CommentText"/>
      </w:pPr>
      <w:r>
        <w:t xml:space="preserve">Also I am confused about what is data vs latent state in equation 6.  I think all the elements of n_l,t are known (data), but do the smallest elements correspond to the c_l, t+1?  </w:t>
      </w:r>
    </w:p>
    <w:p w14:paraId="0441B9C9" w14:textId="77777777" w:rsidR="00DA5840" w:rsidRDefault="00DA5840">
      <w:pPr>
        <w:pStyle w:val="CommentText"/>
      </w:pPr>
    </w:p>
    <w:p w14:paraId="6880F7FC" w14:textId="77777777" w:rsidR="00DA5840" w:rsidRDefault="00DA5840" w:rsidP="007C579F">
      <w:pPr>
        <w:pStyle w:val="CommentText"/>
      </w:pPr>
      <w:r>
        <w:t>I know you refer readers to Shriver et al, and to some degree that’s fine, but I feel your write-up should be a notch or two higher on the self-contained scale.</w:t>
      </w:r>
    </w:p>
  </w:comment>
  <w:comment w:id="105" w:author="j battles" w:date="2022-02-14T06:06:00Z" w:initials="jjb">
    <w:p w14:paraId="01E2B449" w14:textId="36B65F94" w:rsidR="00FE1095" w:rsidRDefault="00FE1095" w:rsidP="00BF6BFE">
      <w:pPr>
        <w:pStyle w:val="CommentText"/>
      </w:pPr>
      <w:r>
        <w:rPr>
          <w:rStyle w:val="CommentReference"/>
        </w:rPr>
        <w:annotationRef/>
      </w:r>
      <w:r>
        <w:t>Can all size classes reproduce?</w:t>
      </w:r>
    </w:p>
  </w:comment>
  <w:comment w:id="107" w:author="j battles" w:date="2022-02-14T06:09:00Z" w:initials="jjb">
    <w:p w14:paraId="524881A6" w14:textId="77777777" w:rsidR="00FE1095" w:rsidRDefault="00FE1095" w:rsidP="000F5A37">
      <w:pPr>
        <w:pStyle w:val="CommentText"/>
      </w:pPr>
      <w:r>
        <w:rPr>
          <w:rStyle w:val="CommentReference"/>
        </w:rPr>
        <w:annotationRef/>
      </w:r>
      <w:r>
        <w:t xml:space="preserve">I am lost here in this sequence of equations. </w:t>
      </w:r>
    </w:p>
  </w:comment>
  <w:comment w:id="108" w:author="Daniel Foster" w:date="2022-04-14T16:39:00Z" w:initials="DF">
    <w:p w14:paraId="64B4D400" w14:textId="77777777" w:rsidR="00DA5840" w:rsidRDefault="00DA5840">
      <w:pPr>
        <w:pStyle w:val="CommentText"/>
      </w:pPr>
      <w:r>
        <w:rPr>
          <w:rStyle w:val="CommentReference"/>
        </w:rPr>
        <w:annotationRef/>
      </w:r>
      <w:r>
        <w:t>PdV: I recommend not starting a paragraph with an equation.  An equation can be thought of as part of a sentence, and then the “where” would be lower-case, to avoid having a sentence fragment (i.e., non-sentence).</w:t>
      </w:r>
    </w:p>
    <w:p w14:paraId="0836033B" w14:textId="77777777" w:rsidR="00DA5840" w:rsidRDefault="00DA5840">
      <w:pPr>
        <w:pStyle w:val="CommentText"/>
      </w:pPr>
    </w:p>
    <w:p w14:paraId="1B26B23F" w14:textId="77777777" w:rsidR="00DA5840" w:rsidRDefault="00DA5840">
      <w:pPr>
        <w:pStyle w:val="CommentText"/>
      </w:pPr>
      <w:r>
        <w:t>The equation has mu_l, but the paragraph refers to mu.  Are those the same?</w:t>
      </w:r>
    </w:p>
    <w:p w14:paraId="3690DD20" w14:textId="77777777" w:rsidR="00DA5840" w:rsidRDefault="00DA5840">
      <w:pPr>
        <w:pStyle w:val="CommentText"/>
      </w:pPr>
    </w:p>
    <w:p w14:paraId="6E7FDDFA" w14:textId="77777777" w:rsidR="00DA5840" w:rsidRDefault="00DA5840">
      <w:pPr>
        <w:pStyle w:val="CommentText"/>
      </w:pPr>
      <w:r>
        <w:t>Does this equation mean that equation 4 is also used for equation 7?  That feels confusing because equations 5-7 were introduced as a separate (I thought) IPM for recruitment, but maybe not really separate?  Are they “itself an integral projection model” or really part of a single model with the larger trees?</w:t>
      </w:r>
    </w:p>
    <w:p w14:paraId="3A73B95B" w14:textId="77777777" w:rsidR="00DA5840" w:rsidRDefault="00DA5840">
      <w:pPr>
        <w:pStyle w:val="CommentText"/>
      </w:pPr>
    </w:p>
    <w:p w14:paraId="049AA384" w14:textId="77777777" w:rsidR="00DA5840" w:rsidRDefault="00DA5840" w:rsidP="00686AA4">
      <w:pPr>
        <w:pStyle w:val="CommentText"/>
      </w:pPr>
      <w:r>
        <w:t>Can you state the interpretation of this equation?</w:t>
      </w:r>
    </w:p>
  </w:comment>
  <w:comment w:id="109" w:author="Daniel Foster" w:date="2022-02-15T12:06:00Z" w:initials="DF">
    <w:p w14:paraId="2F6B9171" w14:textId="3B7FAF0F" w:rsidR="007108F6" w:rsidRDefault="007108F6">
      <w:pPr>
        <w:pStyle w:val="CommentText"/>
      </w:pPr>
      <w:r>
        <w:rPr>
          <w:rStyle w:val="CommentReference"/>
        </w:rPr>
        <w:annotationRef/>
      </w:r>
      <w:r>
        <w:t>Add year</w:t>
      </w:r>
    </w:p>
  </w:comment>
  <w:comment w:id="110" w:author="Daniel Foster" w:date="2022-04-14T16:39:00Z" w:initials="DF">
    <w:p w14:paraId="4DDEA1BD" w14:textId="77777777" w:rsidR="00DA5840" w:rsidRDefault="00DA5840" w:rsidP="000D4A21">
      <w:pPr>
        <w:pStyle w:val="CommentText"/>
      </w:pPr>
      <w:r>
        <w:rPr>
          <w:rStyle w:val="CommentReference"/>
        </w:rPr>
        <w:annotationRef/>
      </w:r>
      <w:r>
        <w:t>PdV: A highly abused term, not really used correctly but within common abuse so use it if you like.  You could say “could not be estimated in practice” or something like that.</w:t>
      </w:r>
    </w:p>
  </w:comment>
  <w:comment w:id="111" w:author="Daniel Foster" w:date="2022-04-14T16:41:00Z" w:initials="DF">
    <w:p w14:paraId="0BB07E8F" w14:textId="77777777" w:rsidR="00DA5840" w:rsidRDefault="00DA5840" w:rsidP="00BB7264">
      <w:pPr>
        <w:pStyle w:val="CommentText"/>
      </w:pPr>
      <w:r>
        <w:rPr>
          <w:rStyle w:val="CommentReference"/>
        </w:rPr>
        <w:annotationRef/>
      </w:r>
      <w:r>
        <w:t>PdV: Is this described in the literature as a basis for determining that something can’t be estimated (what you’ve called non-identifiability?).  I often see people think that bad MCMC mixing means the model is bad, and that is incorrect reasoning.</w:t>
      </w:r>
    </w:p>
  </w:comment>
  <w:comment w:id="112" w:author="Daniel Foster" w:date="2022-04-14T16:43:00Z" w:initials="DF">
    <w:p w14:paraId="547F0D74" w14:textId="77777777" w:rsidR="00DA5840" w:rsidRDefault="00DA5840" w:rsidP="00611030">
      <w:pPr>
        <w:pStyle w:val="CommentText"/>
      </w:pPr>
      <w:r>
        <w:rPr>
          <w:rStyle w:val="CommentReference"/>
        </w:rPr>
        <w:annotationRef/>
      </w:r>
      <w:r>
        <w:t>PdV: I think in terms of IPM and stats methodology, the recruitment part of this endeavor is the hardest and perhaps most nebulous.  Separating fecundity from survival for untagged individuals that could be really entering each year in the entire 10-year interval seems like it can only be coarse and approximate.  Am I missing some intuition on why it should work?</w:t>
      </w:r>
    </w:p>
  </w:comment>
  <w:comment w:id="114" w:author="j battles" w:date="2022-02-14T06:15:00Z" w:initials="jjb">
    <w:p w14:paraId="1FC03FE8" w14:textId="293404FB" w:rsidR="00D54D68" w:rsidRDefault="00D54D68" w:rsidP="00E87DE0">
      <w:pPr>
        <w:pStyle w:val="CommentText"/>
      </w:pPr>
      <w:r>
        <w:rPr>
          <w:rStyle w:val="CommentReference"/>
        </w:rPr>
        <w:annotationRef/>
      </w:r>
      <w:r>
        <w:t>Get out earlier.</w:t>
      </w:r>
    </w:p>
  </w:comment>
  <w:comment w:id="115" w:author="Daniel Foster" w:date="2022-04-14T16:44:00Z" w:initials="DF">
    <w:p w14:paraId="624AC9C7" w14:textId="77777777" w:rsidR="00907D59" w:rsidRDefault="00907D59" w:rsidP="00C9218C">
      <w:pPr>
        <w:pStyle w:val="CommentText"/>
      </w:pPr>
      <w:r>
        <w:rPr>
          <w:rStyle w:val="CommentReference"/>
        </w:rPr>
        <w:annotationRef/>
      </w:r>
      <w:r>
        <w:t>PdV: But most people are willing to compute for more than an hour once they get things set up as they like.</w:t>
      </w:r>
    </w:p>
  </w:comment>
  <w:comment w:id="116" w:author="Daniel Foster" w:date="2022-02-15T12:07:00Z" w:initials="DF">
    <w:p w14:paraId="3255C260" w14:textId="6A2BD086" w:rsidR="007108F6" w:rsidRDefault="007108F6">
      <w:pPr>
        <w:pStyle w:val="CommentText"/>
      </w:pPr>
      <w:r>
        <w:rPr>
          <w:rStyle w:val="CommentReference"/>
        </w:rPr>
        <w:annotationRef/>
      </w:r>
      <w:r>
        <w:t>Add year</w:t>
      </w:r>
    </w:p>
  </w:comment>
  <w:comment w:id="117" w:author="Daniel Foster" w:date="2022-04-14T16:44:00Z" w:initials="DF">
    <w:p w14:paraId="04ECE55C" w14:textId="77777777" w:rsidR="00907D59" w:rsidRDefault="00907D59" w:rsidP="005E1BA3">
      <w:pPr>
        <w:pStyle w:val="CommentText"/>
      </w:pPr>
      <w:r>
        <w:rPr>
          <w:rStyle w:val="CommentReference"/>
        </w:rPr>
        <w:annotationRef/>
      </w:r>
      <w:r>
        <w:t>PdV: Possibly a statement about this would help clarify what is being done above?</w:t>
      </w:r>
    </w:p>
  </w:comment>
  <w:comment w:id="118" w:author="Daniel Foster" w:date="2022-02-15T12:07:00Z" w:initials="DF">
    <w:p w14:paraId="46AB11FF" w14:textId="0F27AB34" w:rsidR="007108F6" w:rsidRDefault="007108F6">
      <w:pPr>
        <w:pStyle w:val="CommentText"/>
      </w:pPr>
      <w:r>
        <w:rPr>
          <w:rStyle w:val="CommentReference"/>
        </w:rPr>
        <w:annotationRef/>
      </w:r>
      <w:r>
        <w:t>reformat</w:t>
      </w:r>
    </w:p>
  </w:comment>
  <w:comment w:id="119" w:author="Daniel Foster" w:date="2022-04-14T16:45:00Z" w:initials="DF">
    <w:p w14:paraId="306218E0" w14:textId="77777777" w:rsidR="00907D59" w:rsidRDefault="00907D59" w:rsidP="000538DC">
      <w:pPr>
        <w:pStyle w:val="CommentText"/>
      </w:pPr>
      <w:r>
        <w:rPr>
          <w:rStyle w:val="CommentReference"/>
        </w:rPr>
        <w:annotationRef/>
      </w:r>
      <w:r>
        <w:t>PdV: Yes, this was confusing as noted in my comments above.  Perhaps at the outset make clear what the connections are among the sub models, especially the last one which sounded separate the way it was introduced at first, as I read it anyway.</w:t>
      </w:r>
    </w:p>
  </w:comment>
  <w:comment w:id="120" w:author="j battles" w:date="2022-02-14T06:54:00Z" w:initials="jjb">
    <w:p w14:paraId="5B58A15D" w14:textId="3E611DF8" w:rsidR="005A03F5" w:rsidRDefault="005A03F5" w:rsidP="002114DB">
      <w:pPr>
        <w:pStyle w:val="CommentText"/>
      </w:pPr>
      <w:r>
        <w:rPr>
          <w:rStyle w:val="CommentReference"/>
        </w:rPr>
        <w:annotationRef/>
      </w:r>
      <w:r>
        <w:t>Packages require citations I think</w:t>
      </w:r>
    </w:p>
  </w:comment>
  <w:comment w:id="121" w:author="j battles" w:date="2022-02-14T06:55:00Z" w:initials="jjb">
    <w:p w14:paraId="36F71AD4" w14:textId="77777777" w:rsidR="005A03F5" w:rsidRDefault="005A03F5" w:rsidP="004F27EE">
      <w:pPr>
        <w:pStyle w:val="CommentText"/>
      </w:pPr>
      <w:r>
        <w:rPr>
          <w:rStyle w:val="CommentReference"/>
        </w:rPr>
        <w:annotationRef/>
      </w:r>
      <w:r>
        <w:t xml:space="preserve">Important but make runtime point and then move to supplement. </w:t>
      </w:r>
    </w:p>
  </w:comment>
  <w:comment w:id="122" w:author="Daniel Foster" w:date="2022-04-14T16:46:00Z" w:initials="DF">
    <w:p w14:paraId="28859AF8" w14:textId="77777777" w:rsidR="00907D59" w:rsidRDefault="00907D59" w:rsidP="009127D2">
      <w:pPr>
        <w:pStyle w:val="CommentText"/>
      </w:pPr>
      <w:r>
        <w:rPr>
          <w:rStyle w:val="CommentReference"/>
        </w:rPr>
        <w:annotationRef/>
      </w:r>
      <w:r>
        <w:t>PdV: Some would say it would be worth trying smaller bins and computing longer to check the sensitivity to bin width.  Depends on programmatically your code is set up whether that would be easy or hard to do.</w:t>
      </w:r>
    </w:p>
  </w:comment>
  <w:comment w:id="123" w:author="j battles" w:date="2022-02-14T06:55:00Z" w:initials="jjb">
    <w:p w14:paraId="57FF6C4B" w14:textId="2896D318" w:rsidR="005A03F5" w:rsidRDefault="005A03F5" w:rsidP="007F5BF6">
      <w:pPr>
        <w:pStyle w:val="CommentText"/>
      </w:pPr>
      <w:r>
        <w:rPr>
          <w:rStyle w:val="CommentReference"/>
        </w:rPr>
        <w:annotationRef/>
      </w:r>
      <w:r>
        <w:t>Seems like you are going halfway here. Either full description/citation or include in supplement.</w:t>
      </w:r>
    </w:p>
  </w:comment>
  <w:comment w:id="124" w:author="Daniel Foster" w:date="2022-02-15T12:22:00Z" w:initials="DF">
    <w:p w14:paraId="74072166" w14:textId="0F279BE8" w:rsidR="000B15A1" w:rsidRDefault="000B15A1">
      <w:pPr>
        <w:pStyle w:val="CommentText"/>
      </w:pPr>
      <w:r>
        <w:rPr>
          <w:rStyle w:val="CommentReference"/>
        </w:rPr>
        <w:annotationRef/>
      </w:r>
      <w:r>
        <w:t>JJB: need to define rhat</w:t>
      </w:r>
    </w:p>
  </w:comment>
  <w:comment w:id="126" w:author="Daniel Foster" w:date="2022-04-14T16:51:00Z" w:initials="DF">
    <w:p w14:paraId="5F592A6C" w14:textId="77777777" w:rsidR="006B7651" w:rsidRDefault="006B7651">
      <w:pPr>
        <w:pStyle w:val="CommentText"/>
      </w:pPr>
      <w:r>
        <w:rPr>
          <w:rStyle w:val="CommentReference"/>
        </w:rPr>
        <w:annotationRef/>
      </w:r>
      <w:r>
        <w:t>PdV: I am not sure if you are using terms in mainstream ways.  (Alternatively I would be interested to see where if you have sources for using these terms in these ways.)   The first part, what you call retrodiction, I would call posterior predictions.  You seem to be saying (not sure) that real data are “training” and simulated data are… validation?  That doesn’t sound like standard use of the idea of training data, which is usually paired with test (held-out) data, but that is what you describe next.  What you call posterior prediction sounds like cross-validation.</w:t>
      </w:r>
    </w:p>
    <w:p w14:paraId="7ABD5290" w14:textId="77777777" w:rsidR="006B7651" w:rsidRDefault="006B7651">
      <w:pPr>
        <w:pStyle w:val="CommentText"/>
      </w:pPr>
    </w:p>
    <w:p w14:paraId="4C155CA4" w14:textId="77777777" w:rsidR="006B7651" w:rsidRDefault="006B7651" w:rsidP="002F4C4C">
      <w:pPr>
        <w:pStyle w:val="CommentText"/>
      </w:pPr>
      <w:r>
        <w:t>I think the idea of predicting the past (or hindcasting in time-series terms) often has to do with latent states, not just simulations from the posterior.  But I am not completely clear on what you are doing or mean here.</w:t>
      </w:r>
    </w:p>
  </w:comment>
  <w:comment w:id="136" w:author="j battles" w:date="2022-02-14T07:34:00Z" w:initials="jjb">
    <w:p w14:paraId="504CE0B5" w14:textId="6A8FE301" w:rsidR="00A128BA" w:rsidRDefault="00A128BA" w:rsidP="00751A10">
      <w:pPr>
        <w:pStyle w:val="CommentText"/>
      </w:pPr>
      <w:r>
        <w:rPr>
          <w:rStyle w:val="CommentReference"/>
        </w:rPr>
        <w:annotationRef/>
      </w:r>
      <w:r>
        <w:t>Info out of order</w:t>
      </w:r>
    </w:p>
  </w:comment>
  <w:comment w:id="137" w:author="j battles" w:date="2022-02-14T07:47:00Z" w:initials="jjb">
    <w:p w14:paraId="31D20EEB" w14:textId="77777777" w:rsidR="004C5044" w:rsidRDefault="004C5044" w:rsidP="00E97A29">
      <w:pPr>
        <w:pStyle w:val="CommentText"/>
      </w:pPr>
      <w:r>
        <w:rPr>
          <w:rStyle w:val="CommentReference"/>
        </w:rPr>
        <w:annotationRef/>
      </w:r>
      <w:r>
        <w:t>Word choice?</w:t>
      </w:r>
    </w:p>
  </w:comment>
  <w:comment w:id="139" w:author="Daniel Foster" w:date="2022-04-14T16:52:00Z" w:initials="DF">
    <w:p w14:paraId="4B388982" w14:textId="77777777" w:rsidR="006B7651" w:rsidRDefault="006B7651" w:rsidP="000D377C">
      <w:pPr>
        <w:pStyle w:val="CommentText"/>
      </w:pPr>
      <w:r>
        <w:rPr>
          <w:rStyle w:val="CommentReference"/>
        </w:rPr>
        <w:annotationRef/>
      </w:r>
      <w:r>
        <w:t>PdV: These are really well done.  See comment there.  Nice job on these!</w:t>
      </w:r>
    </w:p>
  </w:comment>
  <w:comment w:id="140" w:author="Daniel Foster" w:date="2022-04-14T16:59:00Z" w:initials="DF">
    <w:p w14:paraId="11827F89" w14:textId="77777777" w:rsidR="00B95CE0" w:rsidRDefault="00B95CE0">
      <w:pPr>
        <w:pStyle w:val="CommentText"/>
      </w:pPr>
      <w:r>
        <w:rPr>
          <w:rStyle w:val="CommentReference"/>
        </w:rPr>
        <w:annotationRef/>
      </w:r>
      <w:r>
        <w:t>PdV: I think this whole sentence could be clarified, and I think this use of “estimate” should be avoided.  The statistical estimation has been done already.  You have a double use of “generate” not really clear.  And since you have a model with individual growth, I would say “population growth rate”.</w:t>
      </w:r>
    </w:p>
    <w:p w14:paraId="56636B0F" w14:textId="77777777" w:rsidR="00B95CE0" w:rsidRDefault="00B95CE0">
      <w:pPr>
        <w:pStyle w:val="CommentText"/>
      </w:pPr>
    </w:p>
    <w:p w14:paraId="3F0EF272" w14:textId="77777777" w:rsidR="00B95CE0" w:rsidRDefault="00B95CE0" w:rsidP="00F11904">
      <w:pPr>
        <w:pStyle w:val="CommentText"/>
      </w:pPr>
      <w:r>
        <w:t>Suggestion: “… for each set of posterior parameters, we computed asymptotic population growth rate from the integral projection model”, or something more focused like that.</w:t>
      </w:r>
    </w:p>
  </w:comment>
  <w:comment w:id="141" w:author="Daniel Foster" w:date="2022-04-14T17:00:00Z" w:initials="DF">
    <w:p w14:paraId="45F15FBA" w14:textId="77777777" w:rsidR="00B95CE0" w:rsidRDefault="00B95CE0" w:rsidP="005C23AC">
      <w:pPr>
        <w:pStyle w:val="CommentText"/>
      </w:pPr>
      <w:r>
        <w:rPr>
          <w:rStyle w:val="CommentReference"/>
        </w:rPr>
        <w:annotationRef/>
      </w:r>
      <w:r>
        <w:t xml:space="preserve">PdV: A lot of this could work better if integrated with what you have above.  I feel it is confusing to break up the model across two sections like this. </w:t>
      </w:r>
    </w:p>
  </w:comment>
  <w:comment w:id="142" w:author="Daniel Foster" w:date="2022-04-14T17:01:00Z" w:initials="DF">
    <w:p w14:paraId="24851285" w14:textId="77777777" w:rsidR="00B95CE0" w:rsidRDefault="00B95CE0" w:rsidP="00E66776">
      <w:pPr>
        <w:pStyle w:val="CommentText"/>
      </w:pPr>
      <w:r>
        <w:rPr>
          <w:rStyle w:val="CommentReference"/>
        </w:rPr>
        <w:annotationRef/>
      </w:r>
      <w:r>
        <w:t>PdV: Right but you already tried to give g_u,1 above, so perhaps better for this to come first in a general presentation of the whole model?</w:t>
      </w:r>
    </w:p>
  </w:comment>
  <w:comment w:id="143" w:author="Daniel Foster" w:date="2022-02-15T12:08:00Z" w:initials="DF">
    <w:p w14:paraId="50C72EAD" w14:textId="20242E6B" w:rsidR="007108F6" w:rsidRDefault="007108F6">
      <w:pPr>
        <w:pStyle w:val="CommentText"/>
      </w:pPr>
      <w:r>
        <w:rPr>
          <w:rStyle w:val="CommentReference"/>
        </w:rPr>
        <w:annotationRef/>
      </w:r>
      <w:r>
        <w:t>reformat</w:t>
      </w:r>
    </w:p>
  </w:comment>
  <w:comment w:id="144" w:author="Daniel Foster" w:date="2022-04-14T17:02:00Z" w:initials="DF">
    <w:p w14:paraId="1076B911" w14:textId="77777777" w:rsidR="00B95CE0" w:rsidRDefault="00B95CE0" w:rsidP="009C530B">
      <w:pPr>
        <w:pStyle w:val="CommentText"/>
      </w:pPr>
      <w:r>
        <w:rPr>
          <w:rStyle w:val="CommentReference"/>
        </w:rPr>
        <w:annotationRef/>
      </w:r>
      <w:r>
        <w:t>PdV: See above comments about your A notation.  You could use A_u,v(c, d), for example.</w:t>
      </w:r>
    </w:p>
  </w:comment>
  <w:comment w:id="145" w:author="Daniel Foster" w:date="2022-04-14T17:02:00Z" w:initials="DF">
    <w:p w14:paraId="7F29A7A3" w14:textId="77777777" w:rsidR="00B95CE0" w:rsidRDefault="00B95CE0" w:rsidP="00E503F7">
      <w:pPr>
        <w:pStyle w:val="CommentText"/>
      </w:pPr>
      <w:r>
        <w:rPr>
          <w:rStyle w:val="CommentReference"/>
        </w:rPr>
        <w:annotationRef/>
      </w:r>
      <w:r>
        <w:t>asymptotic</w:t>
      </w:r>
    </w:p>
  </w:comment>
  <w:comment w:id="146" w:author="Daniel Foster" w:date="2022-04-14T17:01:00Z" w:initials="DF">
    <w:p w14:paraId="55ACDD77" w14:textId="7C111471" w:rsidR="00B95CE0" w:rsidRDefault="00B95CE0" w:rsidP="00F87982">
      <w:pPr>
        <w:pStyle w:val="CommentText"/>
      </w:pPr>
      <w:r>
        <w:rPr>
          <w:rStyle w:val="CommentReference"/>
        </w:rPr>
        <w:annotationRef/>
      </w:r>
      <w:r>
        <w:t>PdV: Paragraph break here.</w:t>
      </w:r>
    </w:p>
  </w:comment>
  <w:comment w:id="147" w:author="Daniel Foster" w:date="2022-02-15T12:19:00Z" w:initials="DF">
    <w:p w14:paraId="53C8D511" w14:textId="63B913CB" w:rsidR="000B15A1" w:rsidRDefault="000B15A1">
      <w:pPr>
        <w:pStyle w:val="CommentText"/>
      </w:pPr>
      <w:r>
        <w:rPr>
          <w:rStyle w:val="CommentReference"/>
        </w:rPr>
        <w:annotationRef/>
      </w:r>
      <w:r>
        <w:t>JJB: results are all in 10-year-interval-land, need to map them to annual values</w:t>
      </w:r>
    </w:p>
  </w:comment>
  <w:comment w:id="148" w:author="Daniel Foster" w:date="2022-02-15T12:20:00Z" w:initials="DF">
    <w:p w14:paraId="2B53ED64" w14:textId="336CC8AC" w:rsidR="000B15A1" w:rsidRDefault="000B15A1">
      <w:pPr>
        <w:pStyle w:val="CommentText"/>
      </w:pPr>
      <w:r>
        <w:rPr>
          <w:rStyle w:val="CommentReference"/>
        </w:rPr>
        <w:annotationRef/>
      </w:r>
      <w:r>
        <w:t>Jjb: easy way is to just provide more info about what a census interval is (distribution of intervals)</w:t>
      </w:r>
    </w:p>
  </w:comment>
  <w:comment w:id="149" w:author="Daniel Foster" w:date="2022-04-14T17:02:00Z" w:initials="DF">
    <w:p w14:paraId="711AC4A4" w14:textId="77777777" w:rsidR="00B95CE0" w:rsidRDefault="00B95CE0" w:rsidP="003A3D10">
      <w:pPr>
        <w:pStyle w:val="CommentText"/>
      </w:pPr>
      <w:r>
        <w:rPr>
          <w:rStyle w:val="CommentReference"/>
        </w:rPr>
        <w:annotationRef/>
      </w:r>
      <w:r>
        <w:t>See comments above: I don’t know what this all means very clearly.</w:t>
      </w:r>
    </w:p>
  </w:comment>
  <w:comment w:id="150" w:author="j battles" w:date="2022-02-14T07:50:00Z" w:initials="jjb">
    <w:p w14:paraId="14DD7EF8" w14:textId="2AF6B354" w:rsidR="004C5044" w:rsidRDefault="004C5044" w:rsidP="00EB16E5">
      <w:pPr>
        <w:pStyle w:val="CommentText"/>
      </w:pPr>
      <w:r>
        <w:rPr>
          <w:rStyle w:val="CommentReference"/>
        </w:rPr>
        <w:annotationRef/>
      </w:r>
      <w:r>
        <w:t>So validation is just a yes/no type response? How good is the model?</w:t>
      </w:r>
    </w:p>
  </w:comment>
  <w:comment w:id="152" w:author="Daniel Foster" w:date="2022-04-14T17:03:00Z" w:initials="DF">
    <w:p w14:paraId="16B52A68" w14:textId="77777777" w:rsidR="00B95CE0" w:rsidRDefault="00B95CE0" w:rsidP="002D5789">
      <w:pPr>
        <w:pStyle w:val="CommentText"/>
      </w:pPr>
      <w:r>
        <w:rPr>
          <w:rStyle w:val="CommentReference"/>
        </w:rPr>
        <w:annotationRef/>
      </w:r>
      <w:r>
        <w:t>PdV: On a logit scale?</w:t>
      </w:r>
    </w:p>
  </w:comment>
  <w:comment w:id="153" w:author="j battles" w:date="2022-02-14T08:07:00Z" w:initials="jjb">
    <w:p w14:paraId="5E3C8F95" w14:textId="3F289E97" w:rsidR="00A22F02" w:rsidRDefault="00A22F02" w:rsidP="00A548F1">
      <w:pPr>
        <w:pStyle w:val="CommentText"/>
      </w:pPr>
      <w:r>
        <w:rPr>
          <w:rStyle w:val="CommentReference"/>
        </w:rPr>
        <w:annotationRef/>
      </w:r>
      <w:r>
        <w:t>So why pick 90% CI as your standard?</w:t>
      </w:r>
    </w:p>
  </w:comment>
  <w:comment w:id="151" w:author="j battles" w:date="2022-02-14T07:50:00Z" w:initials="jjb">
    <w:p w14:paraId="0B15932F" w14:textId="545D2025" w:rsidR="004C5044" w:rsidRDefault="004C5044" w:rsidP="00866864">
      <w:pPr>
        <w:pStyle w:val="CommentText"/>
      </w:pPr>
      <w:r>
        <w:rPr>
          <w:rStyle w:val="CommentReference"/>
        </w:rPr>
        <w:annotationRef/>
      </w:r>
      <w:r>
        <w:t>Meaningless. Can you convert to real terms like annual survival probability?</w:t>
      </w:r>
    </w:p>
  </w:comment>
  <w:comment w:id="154" w:author="j battles" w:date="2022-02-14T07:51:00Z" w:initials="jjb">
    <w:p w14:paraId="663BF09F" w14:textId="77777777" w:rsidR="004C5044" w:rsidRDefault="004C5044" w:rsidP="00E70653">
      <w:pPr>
        <w:pStyle w:val="CommentText"/>
      </w:pPr>
      <w:r>
        <w:rPr>
          <w:rStyle w:val="CommentReference"/>
        </w:rPr>
        <w:annotationRef/>
      </w:r>
      <w:r>
        <w:t>No interaction?</w:t>
      </w:r>
    </w:p>
  </w:comment>
  <w:comment w:id="155" w:author="j battles" w:date="2022-02-14T08:01:00Z" w:initials="jjb">
    <w:p w14:paraId="656F5DC7" w14:textId="77777777" w:rsidR="001C02F2" w:rsidRDefault="001C02F2" w:rsidP="00CE7217">
      <w:pPr>
        <w:pStyle w:val="CommentText"/>
      </w:pPr>
      <w:r>
        <w:rPr>
          <w:rStyle w:val="CommentReference"/>
        </w:rPr>
        <w:annotationRef/>
      </w:r>
      <w:r>
        <w:t xml:space="preserve">Than what? </w:t>
      </w:r>
    </w:p>
  </w:comment>
  <w:comment w:id="156" w:author="j battles" w:date="2022-02-14T08:01:00Z" w:initials="jjb">
    <w:p w14:paraId="59096E44" w14:textId="77777777" w:rsidR="001C02F2" w:rsidRDefault="001C02F2" w:rsidP="000273B5">
      <w:pPr>
        <w:pStyle w:val="CommentText"/>
      </w:pPr>
      <w:r>
        <w:rPr>
          <w:rStyle w:val="CommentReference"/>
        </w:rPr>
        <w:annotationRef/>
      </w:r>
      <w:r>
        <w:t xml:space="preserve">Never describe or set up this comparison. </w:t>
      </w:r>
    </w:p>
  </w:comment>
  <w:comment w:id="158" w:author="j battles" w:date="2022-02-14T08:03:00Z" w:initials="jjb">
    <w:p w14:paraId="3C23C491" w14:textId="77777777" w:rsidR="00A22F02" w:rsidRDefault="001C02F2" w:rsidP="000F1741">
      <w:pPr>
        <w:pStyle w:val="CommentText"/>
      </w:pPr>
      <w:r>
        <w:rPr>
          <w:rStyle w:val="CommentReference"/>
        </w:rPr>
        <w:annotationRef/>
      </w:r>
      <w:r w:rsidR="00A22F02">
        <w:t>The appropriate metric for growth is always an issue. DBH has a scale problem, but then again size is in the model. So the stats are OK but the interpretation lends itself to misinterpretation. Big trees grew faster at a rate proportional to the square of the DBH.</w:t>
      </w:r>
    </w:p>
  </w:comment>
  <w:comment w:id="161" w:author="Daniel Foster" w:date="2022-02-15T12:10:00Z" w:initials="DF">
    <w:p w14:paraId="04BB360D" w14:textId="60505E75" w:rsidR="007108F6" w:rsidRDefault="007108F6">
      <w:pPr>
        <w:pStyle w:val="CommentText"/>
      </w:pPr>
      <w:r>
        <w:rPr>
          <w:rStyle w:val="CommentReference"/>
        </w:rPr>
        <w:annotationRef/>
      </w:r>
      <w:r>
        <w:t>SS: not sure what this means</w:t>
      </w:r>
    </w:p>
  </w:comment>
  <w:comment w:id="159" w:author="j battles" w:date="2022-02-14T08:05:00Z" w:initials="jjb">
    <w:p w14:paraId="1347FEEB" w14:textId="77777777" w:rsidR="00A22F02" w:rsidRDefault="00A22F02" w:rsidP="00796E2F">
      <w:pPr>
        <w:pStyle w:val="CommentText"/>
      </w:pPr>
      <w:r>
        <w:rPr>
          <w:rStyle w:val="CommentReference"/>
        </w:rPr>
        <w:annotationRef/>
      </w:r>
      <w:r>
        <w:t xml:space="preserve">How to interpret interaction effect without a main effect? </w:t>
      </w:r>
    </w:p>
  </w:comment>
  <w:comment w:id="160" w:author="Daniel Foster" w:date="2022-02-15T12:09:00Z" w:initials="DF">
    <w:p w14:paraId="74ECC819" w14:textId="5BF4C6DA" w:rsidR="007108F6" w:rsidRDefault="007108F6">
      <w:pPr>
        <w:pStyle w:val="CommentText"/>
      </w:pPr>
      <w:r>
        <w:rPr>
          <w:rStyle w:val="CommentReference"/>
        </w:rPr>
        <w:annotationRef/>
      </w:r>
      <w:r>
        <w:t>No effect for smallest trees, negative effect for larger trees</w:t>
      </w:r>
    </w:p>
  </w:comment>
  <w:comment w:id="162" w:author="j battles" w:date="2022-02-14T08:09:00Z" w:initials="jjb">
    <w:p w14:paraId="4767B4E1" w14:textId="77777777" w:rsidR="00A22F02" w:rsidRDefault="00A22F02" w:rsidP="00C9623B">
      <w:pPr>
        <w:pStyle w:val="CommentText"/>
      </w:pPr>
      <w:r>
        <w:rPr>
          <w:rStyle w:val="CommentReference"/>
        </w:rPr>
        <w:annotationRef/>
      </w:r>
      <w:r>
        <w:t xml:space="preserve">Point of the variation? </w:t>
      </w:r>
    </w:p>
  </w:comment>
  <w:comment w:id="164" w:author="Daniel Foster" w:date="2022-02-15T12:11:00Z" w:initials="DF">
    <w:p w14:paraId="1C7152F2" w14:textId="4957528A" w:rsidR="007108F6" w:rsidRDefault="007108F6">
      <w:pPr>
        <w:pStyle w:val="CommentText"/>
      </w:pPr>
      <w:r>
        <w:rPr>
          <w:rStyle w:val="CommentReference"/>
        </w:rPr>
        <w:annotationRef/>
      </w:r>
      <w:r>
        <w:t>SS: cut, mountain is redundant with sierra</w:t>
      </w:r>
    </w:p>
  </w:comment>
  <w:comment w:id="163" w:author="j battles" w:date="2022-02-14T08:10:00Z" w:initials="jjb">
    <w:p w14:paraId="5EB12629" w14:textId="77777777" w:rsidR="00A22F02" w:rsidRDefault="00A22F02" w:rsidP="000654F1">
      <w:pPr>
        <w:pStyle w:val="CommentText"/>
      </w:pPr>
      <w:r>
        <w:rPr>
          <w:rStyle w:val="CommentReference"/>
        </w:rPr>
        <w:annotationRef/>
      </w:r>
      <w:r>
        <w:t>Design question: fixed v random</w:t>
      </w:r>
    </w:p>
  </w:comment>
  <w:comment w:id="165" w:author="j battles" w:date="2022-02-14T08:11:00Z" w:initials="jjb">
    <w:p w14:paraId="08FE7989" w14:textId="77777777" w:rsidR="00A22F02" w:rsidRDefault="00A22F02" w:rsidP="00A23D9D">
      <w:pPr>
        <w:pStyle w:val="CommentText"/>
      </w:pPr>
      <w:r>
        <w:rPr>
          <w:rStyle w:val="CommentReference"/>
        </w:rPr>
        <w:annotationRef/>
      </w:r>
      <w:r>
        <w:t xml:space="preserve">I avoid the use of respectively at all costs. </w:t>
      </w:r>
    </w:p>
  </w:comment>
  <w:comment w:id="166" w:author="j battles" w:date="2022-02-14T08:13:00Z" w:initials="jjb">
    <w:p w14:paraId="404C634C" w14:textId="77777777" w:rsidR="008A2F91" w:rsidRDefault="008A2F91" w:rsidP="00895CBC">
      <w:pPr>
        <w:pStyle w:val="CommentText"/>
      </w:pPr>
      <w:r>
        <w:rPr>
          <w:rStyle w:val="CommentReference"/>
        </w:rPr>
        <w:annotationRef/>
      </w:r>
      <w:r>
        <w:t>Do you need to run through the results? I think a summary table would be sufficient and then these paragraphs could focus on value-added comments.</w:t>
      </w:r>
    </w:p>
  </w:comment>
  <w:comment w:id="167" w:author="Daniel Foster" w:date="2022-04-14T17:04:00Z" w:initials="DF">
    <w:p w14:paraId="73D3D6EC" w14:textId="77777777" w:rsidR="00B95CE0" w:rsidRDefault="00B95CE0" w:rsidP="00134424">
      <w:pPr>
        <w:pStyle w:val="CommentText"/>
      </w:pPr>
      <w:r>
        <w:rPr>
          <w:rStyle w:val="CommentReference"/>
        </w:rPr>
        <w:annotationRef/>
      </w:r>
      <w:r>
        <w:t>PdV: BTW, another term if you want something less arcane would be “long-term”, just noting that.</w:t>
      </w:r>
    </w:p>
  </w:comment>
  <w:comment w:id="168" w:author="Daniel Foster" w:date="2022-05-13T13:08:00Z" w:initials="DF">
    <w:p w14:paraId="4C3C3F73" w14:textId="77777777" w:rsidR="00BE5019" w:rsidRDefault="00BE5019" w:rsidP="00417816">
      <w:pPr>
        <w:pStyle w:val="CommentText"/>
      </w:pPr>
      <w:r>
        <w:rPr>
          <w:rStyle w:val="CommentReference"/>
        </w:rPr>
        <w:annotationRef/>
      </w:r>
      <w:r>
        <w:t>Fixed effect covariates</w:t>
      </w:r>
    </w:p>
  </w:comment>
  <w:comment w:id="169" w:author="j battles" w:date="2022-02-14T08:17:00Z" w:initials="jjb">
    <w:p w14:paraId="07924C61" w14:textId="3E5AFB3D" w:rsidR="008A2F91" w:rsidRDefault="008A2F91" w:rsidP="009A312E">
      <w:pPr>
        <w:pStyle w:val="CommentText"/>
      </w:pPr>
      <w:r>
        <w:rPr>
          <w:rStyle w:val="CommentReference"/>
        </w:rPr>
        <w:annotationRef/>
      </w:r>
      <w:r>
        <w:t>Avoid this construction.</w:t>
      </w:r>
    </w:p>
  </w:comment>
  <w:comment w:id="170" w:author="j battles" w:date="2022-02-14T08:29:00Z" w:initials="jjb">
    <w:p w14:paraId="596576CA" w14:textId="77777777" w:rsidR="00A47588" w:rsidRDefault="00A47588" w:rsidP="00AA5FC3">
      <w:pPr>
        <w:pStyle w:val="CommentText"/>
      </w:pPr>
      <w:r>
        <w:rPr>
          <w:rStyle w:val="CommentReference"/>
        </w:rPr>
        <w:annotationRef/>
      </w:r>
      <w:r>
        <w:t xml:space="preserve">This should be the first result after you validate your model; not the last. Seems like you have buried the lede. </w:t>
      </w:r>
    </w:p>
  </w:comment>
  <w:comment w:id="171" w:author="Daniel Foster" w:date="2022-04-14T17:04:00Z" w:initials="DF">
    <w:p w14:paraId="1DCA23AA" w14:textId="77777777" w:rsidR="00B95CE0" w:rsidRDefault="00B95CE0" w:rsidP="00297E89">
      <w:pPr>
        <w:pStyle w:val="CommentText"/>
      </w:pPr>
      <w:r>
        <w:rPr>
          <w:rStyle w:val="CommentReference"/>
        </w:rPr>
        <w:annotationRef/>
      </w:r>
      <w:r>
        <w:t>PdV: I only skimmed this.</w:t>
      </w:r>
    </w:p>
  </w:comment>
  <w:comment w:id="172" w:author="j battles" w:date="2022-02-14T08:19:00Z" w:initials="jjb">
    <w:p w14:paraId="00FAAEC5" w14:textId="6EC6F7F0" w:rsidR="008A2F91" w:rsidRDefault="008A2F91">
      <w:pPr>
        <w:pStyle w:val="CommentText"/>
      </w:pPr>
      <w:r>
        <w:rPr>
          <w:rStyle w:val="CommentReference"/>
        </w:rPr>
        <w:annotationRef/>
      </w:r>
      <w:r>
        <w:t xml:space="preserve">Not your first question. Answer them in the order posed: </w:t>
      </w:r>
    </w:p>
    <w:p w14:paraId="2C0F7CD5" w14:textId="77777777" w:rsidR="008A2F91" w:rsidRDefault="008A2F91">
      <w:pPr>
        <w:pStyle w:val="CommentText"/>
      </w:pPr>
      <w:r>
        <w:t>What is the current status and trajectory of the ensemble of sugar pine populations across its range?</w:t>
      </w:r>
    </w:p>
    <w:p w14:paraId="6934B2DF" w14:textId="77777777" w:rsidR="008A2F91" w:rsidRDefault="008A2F91" w:rsidP="0089566E">
      <w:pPr>
        <w:pStyle w:val="CommentText"/>
      </w:pPr>
      <w:r>
        <w:t>What is the relative importance of the various stressors acting on sugar pine?</w:t>
      </w:r>
    </w:p>
  </w:comment>
  <w:comment w:id="173" w:author="j battles" w:date="2022-02-14T08:19:00Z" w:initials="jjb">
    <w:p w14:paraId="1E7BE88B" w14:textId="77777777" w:rsidR="008A2F91" w:rsidRDefault="008A2F91" w:rsidP="003F49B7">
      <w:pPr>
        <w:pStyle w:val="CommentText"/>
      </w:pPr>
      <w:r>
        <w:rPr>
          <w:rStyle w:val="CommentReference"/>
        </w:rPr>
        <w:annotationRef/>
      </w:r>
      <w:r>
        <w:t>Can you do a demographic sensitivity analysis?</w:t>
      </w:r>
    </w:p>
  </w:comment>
  <w:comment w:id="175" w:author="Daniel Foster" w:date="2022-02-15T12:11:00Z" w:initials="DF">
    <w:p w14:paraId="1972C1C6" w14:textId="4F4C4656" w:rsidR="007108F6" w:rsidRDefault="007108F6">
      <w:pPr>
        <w:pStyle w:val="CommentText"/>
      </w:pPr>
      <w:r>
        <w:rPr>
          <w:rStyle w:val="CommentReference"/>
        </w:rPr>
        <w:annotationRef/>
      </w:r>
      <w:r>
        <w:t>SS: Again ambiguous is unclear</w:t>
      </w:r>
    </w:p>
  </w:comment>
  <w:comment w:id="174" w:author="j battles" w:date="2022-02-14T08:22:00Z" w:initials="jjb">
    <w:p w14:paraId="413D25B9" w14:textId="77777777" w:rsidR="008A2F91" w:rsidRDefault="008A2F91" w:rsidP="005057E4">
      <w:pPr>
        <w:pStyle w:val="CommentText"/>
      </w:pPr>
      <w:r>
        <w:rPr>
          <w:rStyle w:val="CommentReference"/>
        </w:rPr>
        <w:annotationRef/>
      </w:r>
      <w:r>
        <w:t xml:space="preserve">OK but this issue needs to be explained. Your measure of fecundity is really a combination of successful reproduction (seedling) and juvenile survival to 2.54 cm DBH. Fire can be positive on reproduction but negative on survival. </w:t>
      </w:r>
    </w:p>
  </w:comment>
  <w:comment w:id="177" w:author="j battles" w:date="2022-02-14T08:23:00Z" w:initials="jjb">
    <w:p w14:paraId="25C3DF89" w14:textId="77777777" w:rsidR="00A47588" w:rsidRDefault="00A47588" w:rsidP="002F1C58">
      <w:pPr>
        <w:pStyle w:val="CommentText"/>
      </w:pPr>
      <w:r>
        <w:rPr>
          <w:rStyle w:val="CommentReference"/>
        </w:rPr>
        <w:annotationRef/>
      </w:r>
      <w:r>
        <w:t>Not sure what you mean by temporary. Do you mean it is an one-time disturbance and not a chronic stressor?</w:t>
      </w:r>
    </w:p>
  </w:comment>
  <w:comment w:id="178" w:author="j battles" w:date="2022-02-14T08:25:00Z" w:initials="jjb">
    <w:p w14:paraId="2CE9BFA9" w14:textId="77777777" w:rsidR="00A47588" w:rsidRDefault="00A47588" w:rsidP="00CF6252">
      <w:pPr>
        <w:pStyle w:val="CommentText"/>
      </w:pPr>
      <w:r>
        <w:rPr>
          <w:rStyle w:val="CommentReference"/>
        </w:rPr>
        <w:annotationRef/>
      </w:r>
      <w:r>
        <w:t>Relevance?</w:t>
      </w:r>
    </w:p>
  </w:comment>
  <w:comment w:id="179" w:author="j battles" w:date="2022-02-14T08:30:00Z" w:initials="jjb">
    <w:p w14:paraId="28535D48" w14:textId="77777777" w:rsidR="00A47588" w:rsidRDefault="00A47588" w:rsidP="005563B4">
      <w:pPr>
        <w:pStyle w:val="CommentText"/>
      </w:pPr>
      <w:r>
        <w:rPr>
          <w:rStyle w:val="CommentReference"/>
        </w:rPr>
        <w:annotationRef/>
      </w:r>
      <w:r>
        <w:t xml:space="preserve">Yes but consider the timing. What 10 year interval did you sample? </w:t>
      </w:r>
    </w:p>
  </w:comment>
  <w:comment w:id="180" w:author="Daniel Foster" w:date="2022-02-15T12:12:00Z" w:initials="DF">
    <w:p w14:paraId="42877B66" w14:textId="472002B8" w:rsidR="007108F6" w:rsidRDefault="007108F6">
      <w:pPr>
        <w:pStyle w:val="CommentText"/>
      </w:pPr>
      <w:r>
        <w:rPr>
          <w:rStyle w:val="CommentReference"/>
        </w:rPr>
        <w:annotationRef/>
      </w:r>
      <w:r>
        <w:t>Ss: reformat and cut also</w:t>
      </w:r>
    </w:p>
  </w:comment>
  <w:comment w:id="181" w:author="j battles" w:date="2022-02-14T08:33:00Z" w:initials="jjb">
    <w:p w14:paraId="4AB3F612" w14:textId="77777777" w:rsidR="00A47588" w:rsidRDefault="00A47588" w:rsidP="00E849DC">
      <w:pPr>
        <w:pStyle w:val="CommentText"/>
      </w:pPr>
      <w:r>
        <w:rPr>
          <w:rStyle w:val="CommentReference"/>
        </w:rPr>
        <w:annotationRef/>
      </w:r>
      <w:r>
        <w:t>But the idea is to swap/fuzz functionally identical plots.</w:t>
      </w:r>
    </w:p>
  </w:comment>
  <w:comment w:id="182" w:author="j battles" w:date="2022-02-14T08:34:00Z" w:initials="jjb">
    <w:p w14:paraId="3C2BC234" w14:textId="77777777" w:rsidR="00A47588" w:rsidRDefault="00A47588" w:rsidP="00BF2EB5">
      <w:pPr>
        <w:pStyle w:val="CommentText"/>
      </w:pPr>
      <w:r>
        <w:rPr>
          <w:rStyle w:val="CommentReference"/>
        </w:rPr>
        <w:annotationRef/>
      </w:r>
      <w:r>
        <w:t>Critical point. Needs to be expanded and documented. MOST of the studies in the central and southern SN.</w:t>
      </w:r>
    </w:p>
  </w:comment>
  <w:comment w:id="185" w:author="Daniel Foster" w:date="2022-02-15T12:30:00Z" w:initials="DF">
    <w:p w14:paraId="6DD3F7DE" w14:textId="37D10956" w:rsidR="002626E1" w:rsidRDefault="002626E1">
      <w:pPr>
        <w:pStyle w:val="CommentText"/>
      </w:pPr>
      <w:r>
        <w:rPr>
          <w:rStyle w:val="CommentReference"/>
        </w:rPr>
        <w:annotationRef/>
      </w:r>
      <w:r>
        <w:t>TS: This is very interesting- can you provide a more specific example or theoretical scenario similar to the examples provided above this?</w:t>
      </w:r>
    </w:p>
  </w:comment>
  <w:comment w:id="183" w:author="j battles" w:date="2022-02-14T08:35:00Z" w:initials="jjb">
    <w:p w14:paraId="792E6663" w14:textId="77777777" w:rsidR="00832E90" w:rsidRDefault="00832E90" w:rsidP="004215BA">
      <w:pPr>
        <w:pStyle w:val="CommentText"/>
      </w:pPr>
      <w:r>
        <w:rPr>
          <w:rStyle w:val="CommentReference"/>
        </w:rPr>
        <w:annotationRef/>
      </w:r>
      <w:r>
        <w:t>Important point. Develop.</w:t>
      </w:r>
    </w:p>
  </w:comment>
  <w:comment w:id="186" w:author="j battles" w:date="2022-02-14T08:37:00Z" w:initials="jjb">
    <w:p w14:paraId="4625DC06" w14:textId="77777777" w:rsidR="00832E90" w:rsidRDefault="00832E90" w:rsidP="009D313A">
      <w:pPr>
        <w:pStyle w:val="CommentText"/>
      </w:pPr>
      <w:r>
        <w:rPr>
          <w:rStyle w:val="CommentReference"/>
        </w:rPr>
        <w:annotationRef/>
      </w:r>
      <w:r>
        <w:t>Rather than catalog a litany of weaknesses, bring up the limitation in the relevant contexts.</w:t>
      </w:r>
    </w:p>
  </w:comment>
  <w:comment w:id="187" w:author="j battles" w:date="2022-02-14T08:38:00Z" w:initials="jjb">
    <w:p w14:paraId="2CDE40FE" w14:textId="77777777" w:rsidR="00832E90" w:rsidRDefault="00832E90" w:rsidP="00F337EC">
      <w:pPr>
        <w:pStyle w:val="CommentText"/>
      </w:pPr>
      <w:r>
        <w:rPr>
          <w:rStyle w:val="CommentReference"/>
        </w:rPr>
        <w:annotationRef/>
      </w:r>
      <w:r>
        <w:t xml:space="preserve">Stop beating yourself up about the coordinates. </w:t>
      </w:r>
    </w:p>
  </w:comment>
  <w:comment w:id="188" w:author="j battles" w:date="2022-02-14T08:39:00Z" w:initials="jjb">
    <w:p w14:paraId="7AD3B437" w14:textId="77777777" w:rsidR="00832E90" w:rsidRDefault="00832E90" w:rsidP="00CA4B16">
      <w:pPr>
        <w:pStyle w:val="CommentText"/>
      </w:pPr>
      <w:r>
        <w:rPr>
          <w:rStyle w:val="CommentReference"/>
        </w:rPr>
        <w:annotationRef/>
      </w:r>
      <w:r>
        <w:t>Need to discuss this issue. I thought the census interval was more noisy. Whole point of Eitzel's work.</w:t>
      </w:r>
    </w:p>
  </w:comment>
  <w:comment w:id="189" w:author="j battles" w:date="2022-02-14T08:40:00Z" w:initials="jjb">
    <w:p w14:paraId="68014A17" w14:textId="77777777" w:rsidR="00832E90" w:rsidRDefault="00832E90" w:rsidP="00D415D4">
      <w:pPr>
        <w:pStyle w:val="CommentText"/>
      </w:pPr>
      <w:r>
        <w:rPr>
          <w:rStyle w:val="CommentReference"/>
        </w:rPr>
        <w:annotationRef/>
      </w:r>
      <w:r>
        <w:t>Make a bigger point of ecoregion analysis?</w:t>
      </w:r>
    </w:p>
  </w:comment>
  <w:comment w:id="190" w:author="Daniel Foster" w:date="2022-02-15T12:14:00Z" w:initials="DF">
    <w:p w14:paraId="1549214D" w14:textId="7BCD5C98" w:rsidR="00B13331" w:rsidRDefault="00B13331">
      <w:pPr>
        <w:pStyle w:val="CommentText"/>
      </w:pPr>
      <w:r>
        <w:rPr>
          <w:rStyle w:val="CommentReference"/>
        </w:rPr>
        <w:annotationRef/>
      </w:r>
      <w:r>
        <w:t>Ss: add cite for stephens 2005</w:t>
      </w:r>
    </w:p>
  </w:comment>
  <w:comment w:id="191" w:author="j battles" w:date="2022-02-14T08:42:00Z" w:initials="jjb">
    <w:p w14:paraId="27EAFBC6" w14:textId="77777777" w:rsidR="00832E90" w:rsidRDefault="00832E90" w:rsidP="004D63AB">
      <w:pPr>
        <w:pStyle w:val="CommentText"/>
      </w:pPr>
      <w:r>
        <w:rPr>
          <w:rStyle w:val="CommentReference"/>
        </w:rPr>
        <w:annotationRef/>
      </w:r>
      <w:r>
        <w:t>Huh?</w:t>
      </w:r>
    </w:p>
  </w:comment>
  <w:comment w:id="193" w:author="j battles" w:date="2022-02-14T08:42:00Z" w:initials="jjb">
    <w:p w14:paraId="0B0CAB76" w14:textId="77777777" w:rsidR="00832E90" w:rsidRDefault="00832E90" w:rsidP="00A20768">
      <w:pPr>
        <w:pStyle w:val="CommentText"/>
      </w:pPr>
      <w:r>
        <w:rPr>
          <w:rStyle w:val="CommentReference"/>
        </w:rPr>
        <w:annotationRef/>
      </w:r>
      <w:r>
        <w:t xml:space="preserve">Need to set-up these management recommendations. </w:t>
      </w:r>
    </w:p>
  </w:comment>
  <w:comment w:id="192" w:author="Daniel Foster" w:date="2022-02-15T12:30:00Z" w:initials="DF">
    <w:p w14:paraId="0F91713B" w14:textId="4198F13E" w:rsidR="002626E1" w:rsidRDefault="002626E1">
      <w:pPr>
        <w:pStyle w:val="CommentText"/>
      </w:pPr>
      <w:r>
        <w:rPr>
          <w:rStyle w:val="CommentReference"/>
        </w:rPr>
        <w:annotationRef/>
      </w:r>
      <w:r>
        <w:t>TS: Such a great results section! You provided fantastic context for your results and help the reader understand the significance of all your modeling, etc. Really well done. My one question which I’ll bring up in lab meeting is about disentangling CWD from fire risk just as a general conceptual premise. If CWD contributes to fire risk, whats the best approach to acknowledging that while also presenting an analysis that isolates the two. Overall, you should be really proud of your work!</w:t>
      </w:r>
    </w:p>
  </w:comment>
  <w:comment w:id="196" w:author="Daniel Foster" w:date="2022-04-14T16:54:00Z" w:initials="DF">
    <w:p w14:paraId="30648AA3" w14:textId="77777777" w:rsidR="00090276" w:rsidRDefault="00090276" w:rsidP="007D5C0E">
      <w:pPr>
        <w:pStyle w:val="CommentText"/>
      </w:pPr>
      <w:r>
        <w:rPr>
          <w:rStyle w:val="CommentReference"/>
        </w:rPr>
        <w:annotationRef/>
      </w:r>
      <w:r>
        <w:t>PdV: This is very nicely done.  I’ve seen so many derived posterior results figures that are hard to make sense and use poor graphical choices.  Nice job.</w:t>
      </w:r>
    </w:p>
  </w:comment>
  <w:comment w:id="202" w:author="Daniel Foster" w:date="2022-04-14T17:06:00Z" w:initials="DF">
    <w:p w14:paraId="0DC5FF10" w14:textId="77777777" w:rsidR="004C0B8F" w:rsidRDefault="004C0B8F" w:rsidP="00DF5B29">
      <w:pPr>
        <w:pStyle w:val="CommentText"/>
      </w:pPr>
      <w:r>
        <w:rPr>
          <w:rStyle w:val="CommentReference"/>
        </w:rPr>
        <w:annotationRef/>
      </w:r>
      <w:r>
        <w:t xml:space="preserve">PdV: Median posterior parameter values.  Here I wonder if there is a better graphical device that could combine posterior uncertainty within plots and variation across plots. It looks like plot to plot heterogeneity is quite important. </w:t>
      </w:r>
    </w:p>
  </w:comment>
  <w:comment w:id="209" w:author="j battles" w:date="2022-02-14T07:57:00Z" w:initials="jjb">
    <w:p w14:paraId="7A77AEE1" w14:textId="7FD6AF66" w:rsidR="001C02F2" w:rsidRDefault="001C02F2" w:rsidP="00965CD0">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6E9554" w15:done="0"/>
  <w15:commentEx w15:paraId="7FE583B2" w15:done="0"/>
  <w15:commentEx w15:paraId="1887F201" w15:done="0"/>
  <w15:commentEx w15:paraId="1E38F6F8" w15:done="0"/>
  <w15:commentEx w15:paraId="29B2D88F" w15:done="0"/>
  <w15:commentEx w15:paraId="79E6A8C7" w15:done="0"/>
  <w15:commentEx w15:paraId="5289D00C" w15:done="0"/>
  <w15:commentEx w15:paraId="1740E1C3" w15:done="0"/>
  <w15:commentEx w15:paraId="1DA08E0E" w15:done="0"/>
  <w15:commentEx w15:paraId="18B30F1A" w15:done="0"/>
  <w15:commentEx w15:paraId="59E7DADC" w15:done="0"/>
  <w15:commentEx w15:paraId="7E316F93" w15:paraIdParent="59E7DADC" w15:done="0"/>
  <w15:commentEx w15:paraId="27299236" w15:done="0"/>
  <w15:commentEx w15:paraId="060D81E0" w15:done="0"/>
  <w15:commentEx w15:paraId="2A6403CB" w15:done="0"/>
  <w15:commentEx w15:paraId="6E579E9D" w15:done="0"/>
  <w15:commentEx w15:paraId="062635A1" w15:done="0"/>
  <w15:commentEx w15:paraId="6627D4B5" w15:done="0"/>
  <w15:commentEx w15:paraId="6933C762" w15:done="0"/>
  <w15:commentEx w15:paraId="56D5F23A" w15:done="0"/>
  <w15:commentEx w15:paraId="4D49B903" w15:done="0"/>
  <w15:commentEx w15:paraId="6866659D" w15:done="0"/>
  <w15:commentEx w15:paraId="21E219BD" w15:paraIdParent="6866659D" w15:done="0"/>
  <w15:commentEx w15:paraId="4AB51EEC" w15:done="0"/>
  <w15:commentEx w15:paraId="7920D9D5" w15:done="0"/>
  <w15:commentEx w15:paraId="28858193" w15:done="0"/>
  <w15:commentEx w15:paraId="2C00B13B" w15:done="0"/>
  <w15:commentEx w15:paraId="456B610E" w15:done="0"/>
  <w15:commentEx w15:paraId="54BCD148" w15:done="0"/>
  <w15:commentEx w15:paraId="31782CEE" w15:done="0"/>
  <w15:commentEx w15:paraId="484A4806" w15:done="0"/>
  <w15:commentEx w15:paraId="3E8B8A4B" w15:done="0"/>
  <w15:commentEx w15:paraId="789036C5" w15:done="0"/>
  <w15:commentEx w15:paraId="2BF66788" w15:done="0"/>
  <w15:commentEx w15:paraId="43179952" w15:done="0"/>
  <w15:commentEx w15:paraId="4F850460" w15:done="0"/>
  <w15:commentEx w15:paraId="023A6CC2" w15:done="0"/>
  <w15:commentEx w15:paraId="481047D2" w15:done="0"/>
  <w15:commentEx w15:paraId="7FDD8C60" w15:done="0"/>
  <w15:commentEx w15:paraId="12BE7EC3" w15:done="0"/>
  <w15:commentEx w15:paraId="6390F850" w15:done="0"/>
  <w15:commentEx w15:paraId="3A477D8E" w15:done="0"/>
  <w15:commentEx w15:paraId="00684BAE" w15:done="0"/>
  <w15:commentEx w15:paraId="6880F7FC" w15:done="0"/>
  <w15:commentEx w15:paraId="01E2B449" w15:done="0"/>
  <w15:commentEx w15:paraId="524881A6" w15:done="0"/>
  <w15:commentEx w15:paraId="049AA384" w15:done="0"/>
  <w15:commentEx w15:paraId="2F6B9171" w15:done="0"/>
  <w15:commentEx w15:paraId="4DDEA1BD" w15:done="0"/>
  <w15:commentEx w15:paraId="0BB07E8F" w15:done="0"/>
  <w15:commentEx w15:paraId="547F0D74" w15:done="0"/>
  <w15:commentEx w15:paraId="1FC03FE8" w15:done="0"/>
  <w15:commentEx w15:paraId="624AC9C7" w15:done="0"/>
  <w15:commentEx w15:paraId="3255C260" w15:done="0"/>
  <w15:commentEx w15:paraId="04ECE55C" w15:done="0"/>
  <w15:commentEx w15:paraId="46AB11FF" w15:done="0"/>
  <w15:commentEx w15:paraId="306218E0" w15:done="0"/>
  <w15:commentEx w15:paraId="5B58A15D" w15:done="0"/>
  <w15:commentEx w15:paraId="36F71AD4" w15:done="0"/>
  <w15:commentEx w15:paraId="28859AF8" w15:done="0"/>
  <w15:commentEx w15:paraId="57FF6C4B" w15:done="0"/>
  <w15:commentEx w15:paraId="74072166" w15:done="0"/>
  <w15:commentEx w15:paraId="4C155CA4" w15:done="0"/>
  <w15:commentEx w15:paraId="504CE0B5" w15:done="0"/>
  <w15:commentEx w15:paraId="31D20EEB" w15:done="0"/>
  <w15:commentEx w15:paraId="4B388982" w15:done="0"/>
  <w15:commentEx w15:paraId="3F0EF272" w15:done="0"/>
  <w15:commentEx w15:paraId="45F15FBA" w15:done="0"/>
  <w15:commentEx w15:paraId="24851285" w15:done="0"/>
  <w15:commentEx w15:paraId="50C72EAD" w15:done="0"/>
  <w15:commentEx w15:paraId="1076B911" w15:done="0"/>
  <w15:commentEx w15:paraId="7F29A7A3" w15:done="0"/>
  <w15:commentEx w15:paraId="55ACDD77" w15:done="0"/>
  <w15:commentEx w15:paraId="53C8D511" w15:done="0"/>
  <w15:commentEx w15:paraId="2B53ED64" w15:paraIdParent="53C8D511" w15:done="0"/>
  <w15:commentEx w15:paraId="711AC4A4" w15:done="0"/>
  <w15:commentEx w15:paraId="14DD7EF8" w15:done="0"/>
  <w15:commentEx w15:paraId="16B52A68" w15:done="0"/>
  <w15:commentEx w15:paraId="5E3C8F95" w15:done="0"/>
  <w15:commentEx w15:paraId="0B15932F" w15:done="0"/>
  <w15:commentEx w15:paraId="663BF09F" w15:done="0"/>
  <w15:commentEx w15:paraId="656F5DC7" w15:done="0"/>
  <w15:commentEx w15:paraId="59096E44" w15:done="0"/>
  <w15:commentEx w15:paraId="3C23C491" w15:done="0"/>
  <w15:commentEx w15:paraId="04BB360D" w15:done="0"/>
  <w15:commentEx w15:paraId="1347FEEB" w15:done="0"/>
  <w15:commentEx w15:paraId="74ECC819" w15:paraIdParent="1347FEEB" w15:done="0"/>
  <w15:commentEx w15:paraId="4767B4E1" w15:done="0"/>
  <w15:commentEx w15:paraId="1C7152F2" w15:done="0"/>
  <w15:commentEx w15:paraId="5EB12629" w15:done="0"/>
  <w15:commentEx w15:paraId="08FE7989" w15:done="0"/>
  <w15:commentEx w15:paraId="404C634C" w15:done="0"/>
  <w15:commentEx w15:paraId="73D3D6EC" w15:done="0"/>
  <w15:commentEx w15:paraId="4C3C3F73" w15:done="0"/>
  <w15:commentEx w15:paraId="07924C61" w15:done="0"/>
  <w15:commentEx w15:paraId="596576CA" w15:done="0"/>
  <w15:commentEx w15:paraId="1DCA23AA" w15:done="0"/>
  <w15:commentEx w15:paraId="6934B2DF" w15:done="0"/>
  <w15:commentEx w15:paraId="1E7BE88B" w15:done="0"/>
  <w15:commentEx w15:paraId="1972C1C6" w15:done="0"/>
  <w15:commentEx w15:paraId="413D25B9" w15:done="0"/>
  <w15:commentEx w15:paraId="25C3DF89" w15:done="0"/>
  <w15:commentEx w15:paraId="2CE9BFA9" w15:done="0"/>
  <w15:commentEx w15:paraId="28535D48" w15:done="0"/>
  <w15:commentEx w15:paraId="42877B66" w15:done="0"/>
  <w15:commentEx w15:paraId="4AB3F612" w15:done="0"/>
  <w15:commentEx w15:paraId="3C2BC234" w15:done="0"/>
  <w15:commentEx w15:paraId="6DD3F7DE" w15:done="0"/>
  <w15:commentEx w15:paraId="792E6663" w15:done="0"/>
  <w15:commentEx w15:paraId="4625DC06" w15:done="0"/>
  <w15:commentEx w15:paraId="2CDE40FE" w15:done="0"/>
  <w15:commentEx w15:paraId="7AD3B437" w15:done="0"/>
  <w15:commentEx w15:paraId="68014A17" w15:done="0"/>
  <w15:commentEx w15:paraId="1549214D" w15:done="0"/>
  <w15:commentEx w15:paraId="27EAFBC6" w15:done="0"/>
  <w15:commentEx w15:paraId="0B0CAB76" w15:done="0"/>
  <w15:commentEx w15:paraId="0F91713B" w15:done="0"/>
  <w15:commentEx w15:paraId="30648AA3" w15:done="0"/>
  <w15:commentEx w15:paraId="0DC5FF10" w15:done="0"/>
  <w15:commentEx w15:paraId="7A77AE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61921" w16cex:dateUtc="2022-02-15T20:20:00Z"/>
  <w16cex:commentExtensible w16cex:durableId="25B45D95" w16cex:dateUtc="2022-02-14T12:48:00Z"/>
  <w16cex:commentExtensible w16cex:durableId="25B612CF" w16cex:dateUtc="2022-02-15T19:53:00Z"/>
  <w16cex:commentExtensible w16cex:durableId="25B45D59" w16cex:dateUtc="2022-02-14T12:47:00Z"/>
  <w16cex:commentExtensible w16cex:durableId="25B619D9" w16cex:dateUtc="2022-02-15T20:23:00Z"/>
  <w16cex:commentExtensible w16cex:durableId="25B45DB5" w16cex:dateUtc="2022-02-14T12:48:00Z"/>
  <w16cex:commentExtensible w16cex:durableId="25B6132A" w16cex:dateUtc="2022-02-15T19:55:00Z"/>
  <w16cex:commentExtensible w16cex:durableId="25B61A3F" w16cex:dateUtc="2022-02-15T20:25:00Z"/>
  <w16cex:commentExtensible w16cex:durableId="25B45E87" w16cex:dateUtc="2022-02-14T12:52:00Z"/>
  <w16cex:commentExtensible w16cex:durableId="25B45EED" w16cex:dateUtc="2022-02-14T12:54:00Z"/>
  <w16cex:commentExtensible w16cex:durableId="25B614BB" w16cex:dateUtc="2022-02-15T20:02:00Z"/>
  <w16cex:commentExtensible w16cex:durableId="2628C774" w16cex:dateUtc="2022-05-13T19:03:00Z"/>
  <w16cex:commentExtensible w16cex:durableId="25B462DB" w16cex:dateUtc="2022-02-14T13:10:00Z"/>
  <w16cex:commentExtensible w16cex:durableId="25B614EA" w16cex:dateUtc="2022-02-15T20:02:00Z"/>
  <w16cex:commentExtensible w16cex:durableId="25B61A64" w16cex:dateUtc="2022-02-15T20:26:00Z"/>
  <w16cex:commentExtensible w16cex:durableId="25B617FB" w16cex:dateUtc="2022-02-15T20:15:00Z"/>
  <w16cex:commentExtensible w16cex:durableId="25B61858" w16cex:dateUtc="2022-02-15T20:17:00Z"/>
  <w16cex:commentExtensible w16cex:durableId="25B61516" w16cex:dateUtc="2022-02-15T20:03:00Z"/>
  <w16cex:commentExtensible w16cex:durableId="25B61A96" w16cex:dateUtc="2022-02-15T20:27:00Z"/>
  <w16cex:commentExtensible w16cex:durableId="25B465C7" w16cex:dateUtc="2022-02-14T13:23:00Z"/>
  <w16cex:commentExtensible w16cex:durableId="25B61AA6" w16cex:dateUtc="2022-02-15T20:27:00Z"/>
  <w16cex:commentExtensible w16cex:durableId="25B61880" w16cex:dateUtc="2022-02-15T20:18:00Z"/>
  <w16cex:commentExtensible w16cex:durableId="25B61891" w16cex:dateUtc="2022-02-15T20:18:00Z"/>
  <w16cex:commentExtensible w16cex:durableId="25B6188C" w16cex:dateUtc="2022-02-15T20:18:00Z"/>
  <w16cex:commentExtensible w16cex:durableId="25B4671A" w16cex:dateUtc="2022-02-14T13:28:00Z"/>
  <w16cex:commentExtensible w16cex:durableId="25B46747" w16cex:dateUtc="2022-02-14T13:29:00Z"/>
  <w16cex:commentExtensible w16cex:durableId="25B61AE4" w16cex:dateUtc="2022-02-15T20:28:00Z"/>
  <w16cex:commentExtensible w16cex:durableId="25B4679E" w16cex:dateUtc="2022-02-14T13:31:00Z"/>
  <w16cex:commentExtensible w16cex:durableId="25B61AFB" w16cex:dateUtc="2022-02-15T20:28:00Z"/>
  <w16cex:commentExtensible w16cex:durableId="25B469A1" w16cex:dateUtc="2022-02-14T13:39:00Z"/>
  <w16cex:commentExtensible w16cex:durableId="25B47054" w16cex:dateUtc="2022-02-14T14:08:00Z"/>
  <w16cex:commentExtensible w16cex:durableId="25B61564" w16cex:dateUtc="2022-02-15T20:04:00Z"/>
  <w16cex:commentExtensible w16cex:durableId="25B469CA" w16cex:dateUtc="2022-02-14T13:40:00Z"/>
  <w16cex:commentExtensible w16cex:durableId="2628CA8A" w16cex:dateUtc="2022-05-13T19:16:00Z"/>
  <w16cex:commentExtensible w16cex:durableId="25B48CEE" w16cex:dateUtc="2022-02-14T16:10:00Z"/>
  <w16cex:commentExtensible w16cex:durableId="25B46BBF" w16cex:dateUtc="2022-02-14T13:48:00Z"/>
  <w16cex:commentExtensible w16cex:durableId="25B6157D" w16cex:dateUtc="2022-02-15T20:05:00Z"/>
  <w16cex:commentExtensible w16cex:durableId="25B6158E" w16cex:dateUtc="2022-02-15T20:05:00Z"/>
  <w16cex:commentExtensible w16cex:durableId="2628CC11" w16cex:dateUtc="2022-05-13T19:22:00Z"/>
  <w16cex:commentExtensible w16cex:durableId="25B46C29" w16cex:dateUtc="2022-02-14T13:50:00Z"/>
  <w16cex:commentExtensible w16cex:durableId="25B6159E" w16cex:dateUtc="2022-02-15T20:05:00Z"/>
  <w16cex:commentExtensible w16cex:durableId="2628D4B4" w16cex:dateUtc="2022-05-13T19:59:00Z"/>
  <w16cex:commentExtensible w16cex:durableId="25B46EB4" w16cex:dateUtc="2022-02-14T14:01:00Z"/>
  <w16cex:commentExtensible w16cex:durableId="2602CCA3" w16cex:dateUtc="2022-04-14T23:38:00Z"/>
  <w16cex:commentExtensible w16cex:durableId="25B46FD4" w16cex:dateUtc="2022-02-14T14:06:00Z"/>
  <w16cex:commentExtensible w16cex:durableId="25B47093" w16cex:dateUtc="2022-02-14T14:09:00Z"/>
  <w16cex:commentExtensible w16cex:durableId="2602CCB5" w16cex:dateUtc="2022-04-14T23:39:00Z"/>
  <w16cex:commentExtensible w16cex:durableId="25B615DD" w16cex:dateUtc="2022-02-15T20:06:00Z"/>
  <w16cex:commentExtensible w16cex:durableId="2602CCDC" w16cex:dateUtc="2022-04-14T23:39:00Z"/>
  <w16cex:commentExtensible w16cex:durableId="2602CD22" w16cex:dateUtc="2022-04-14T23:41:00Z"/>
  <w16cex:commentExtensible w16cex:durableId="2602CDA6" w16cex:dateUtc="2022-04-14T23:43:00Z"/>
  <w16cex:commentExtensible w16cex:durableId="25B47205" w16cex:dateUtc="2022-02-14T14:15:00Z"/>
  <w16cex:commentExtensible w16cex:durableId="2602CDE0" w16cex:dateUtc="2022-04-14T23:44:00Z"/>
  <w16cex:commentExtensible w16cex:durableId="25B615EF" w16cex:dateUtc="2022-02-15T20:07:00Z"/>
  <w16cex:commentExtensible w16cex:durableId="2602CE06" w16cex:dateUtc="2022-04-14T23:44:00Z"/>
  <w16cex:commentExtensible w16cex:durableId="25B615FF" w16cex:dateUtc="2022-02-15T20:07:00Z"/>
  <w16cex:commentExtensible w16cex:durableId="2602CE37" w16cex:dateUtc="2022-04-14T23:45:00Z"/>
  <w16cex:commentExtensible w16cex:durableId="25B47B18" w16cex:dateUtc="2022-02-14T14:54:00Z"/>
  <w16cex:commentExtensible w16cex:durableId="25B47B53" w16cex:dateUtc="2022-02-14T14:55:00Z"/>
  <w16cex:commentExtensible w16cex:durableId="2602CE6D" w16cex:dateUtc="2022-04-14T23:46:00Z"/>
  <w16cex:commentExtensible w16cex:durableId="25B47B7A" w16cex:dateUtc="2022-02-14T14:55:00Z"/>
  <w16cex:commentExtensible w16cex:durableId="25B6198C" w16cex:dateUtc="2022-02-15T20:22:00Z"/>
  <w16cex:commentExtensible w16cex:durableId="2602CFAE" w16cex:dateUtc="2022-04-14T23:51:00Z"/>
  <w16cex:commentExtensible w16cex:durableId="25B4847C" w16cex:dateUtc="2022-02-14T15:34:00Z"/>
  <w16cex:commentExtensible w16cex:durableId="25B487AD" w16cex:dateUtc="2022-02-14T15:47:00Z"/>
  <w16cex:commentExtensible w16cex:durableId="2602CFEA" w16cex:dateUtc="2022-04-14T23:52:00Z"/>
  <w16cex:commentExtensible w16cex:durableId="2602D173" w16cex:dateUtc="2022-04-14T23:59:00Z"/>
  <w16cex:commentExtensible w16cex:durableId="2602D1AC" w16cex:dateUtc="2022-04-15T00:00:00Z"/>
  <w16cex:commentExtensible w16cex:durableId="2602D1CD" w16cex:dateUtc="2022-04-15T00:01:00Z"/>
  <w16cex:commentExtensible w16cex:durableId="25B61622" w16cex:dateUtc="2022-02-15T20:08:00Z"/>
  <w16cex:commentExtensible w16cex:durableId="2602D211" w16cex:dateUtc="2022-04-15T00:02:00Z"/>
  <w16cex:commentExtensible w16cex:durableId="2602D224" w16cex:dateUtc="2022-04-15T00:02:00Z"/>
  <w16cex:commentExtensible w16cex:durableId="2602D1FE" w16cex:dateUtc="2022-04-15T00:01:00Z"/>
  <w16cex:commentExtensible w16cex:durableId="25B618E6" w16cex:dateUtc="2022-02-15T20:19:00Z"/>
  <w16cex:commentExtensible w16cex:durableId="25B61902" w16cex:dateUtc="2022-02-15T20:20:00Z"/>
  <w16cex:commentExtensible w16cex:durableId="2602D23C" w16cex:dateUtc="2022-04-15T00:02:00Z"/>
  <w16cex:commentExtensible w16cex:durableId="25B4882E" w16cex:dateUtc="2022-02-14T15:50:00Z"/>
  <w16cex:commentExtensible w16cex:durableId="2602D257" w16cex:dateUtc="2022-04-15T00:03:00Z"/>
  <w16cex:commentExtensible w16cex:durableId="25B48C59" w16cex:dateUtc="2022-02-14T16:07:00Z"/>
  <w16cex:commentExtensible w16cex:durableId="25B48863" w16cex:dateUtc="2022-02-14T15:50:00Z"/>
  <w16cex:commentExtensible w16cex:durableId="25B48898" w16cex:dateUtc="2022-02-14T15:51:00Z"/>
  <w16cex:commentExtensible w16cex:durableId="25B48AC2" w16cex:dateUtc="2022-02-14T16:01:00Z"/>
  <w16cex:commentExtensible w16cex:durableId="25B48AF4" w16cex:dateUtc="2022-02-14T16:01:00Z"/>
  <w16cex:commentExtensible w16cex:durableId="25B48B42" w16cex:dateUtc="2022-02-14T16:03:00Z"/>
  <w16cex:commentExtensible w16cex:durableId="25B616B3" w16cex:dateUtc="2022-02-15T20:10:00Z"/>
  <w16cex:commentExtensible w16cex:durableId="25B48BE3" w16cex:dateUtc="2022-02-14T16:05:00Z"/>
  <w16cex:commentExtensible w16cex:durableId="25B61691" w16cex:dateUtc="2022-02-15T20:09:00Z"/>
  <w16cex:commentExtensible w16cex:durableId="25B48CAA" w16cex:dateUtc="2022-02-14T16:09:00Z"/>
  <w16cex:commentExtensible w16cex:durableId="25B616DB" w16cex:dateUtc="2022-02-15T20:11:00Z"/>
  <w16cex:commentExtensible w16cex:durableId="25B48D10" w16cex:dateUtc="2022-02-14T16:10:00Z"/>
  <w16cex:commentExtensible w16cex:durableId="25B48D42" w16cex:dateUtc="2022-02-14T16:11:00Z"/>
  <w16cex:commentExtensible w16cex:durableId="25B48DBA" w16cex:dateUtc="2022-02-14T16:13:00Z"/>
  <w16cex:commentExtensible w16cex:durableId="2602D284" w16cex:dateUtc="2022-04-15T00:04:00Z"/>
  <w16cex:commentExtensible w16cex:durableId="2628D6BE" w16cex:dateUtc="2022-05-13T20:08:00Z"/>
  <w16cex:commentExtensible w16cex:durableId="25B48E90" w16cex:dateUtc="2022-02-14T16:17:00Z"/>
  <w16cex:commentExtensible w16cex:durableId="25B4916A" w16cex:dateUtc="2022-02-14T16:29:00Z"/>
  <w16cex:commentExtensible w16cex:durableId="2602D298" w16cex:dateUtc="2022-04-15T00:04:00Z"/>
  <w16cex:commentExtensible w16cex:durableId="25B48F0D" w16cex:dateUtc="2022-02-14T16:19:00Z"/>
  <w16cex:commentExtensible w16cex:durableId="25B48F1F" w16cex:dateUtc="2022-02-14T16:19:00Z"/>
  <w16cex:commentExtensible w16cex:durableId="25B61708" w16cex:dateUtc="2022-02-15T20:11:00Z"/>
  <w16cex:commentExtensible w16cex:durableId="25B48FA8" w16cex:dateUtc="2022-02-14T16:22:00Z"/>
  <w16cex:commentExtensible w16cex:durableId="25B4900F" w16cex:dateUtc="2022-02-14T16:23:00Z"/>
  <w16cex:commentExtensible w16cex:durableId="25B49064" w16cex:dateUtc="2022-02-14T16:25:00Z"/>
  <w16cex:commentExtensible w16cex:durableId="25B4919E" w16cex:dateUtc="2022-02-14T16:30:00Z"/>
  <w16cex:commentExtensible w16cex:durableId="25B61735" w16cex:dateUtc="2022-02-15T20:12:00Z"/>
  <w16cex:commentExtensible w16cex:durableId="25B49248" w16cex:dateUtc="2022-02-14T16:33:00Z"/>
  <w16cex:commentExtensible w16cex:durableId="25B49278" w16cex:dateUtc="2022-02-14T16:34:00Z"/>
  <w16cex:commentExtensible w16cex:durableId="25B61B48" w16cex:dateUtc="2022-02-15T20:30:00Z"/>
  <w16cex:commentExtensible w16cex:durableId="25B492E6" w16cex:dateUtc="2022-02-14T16:35:00Z"/>
  <w16cex:commentExtensible w16cex:durableId="25B4934A" w16cex:dateUtc="2022-02-14T16:37:00Z"/>
  <w16cex:commentExtensible w16cex:durableId="25B49382" w16cex:dateUtc="2022-02-14T16:38:00Z"/>
  <w16cex:commentExtensible w16cex:durableId="25B493CA" w16cex:dateUtc="2022-02-14T16:39:00Z"/>
  <w16cex:commentExtensible w16cex:durableId="25B493F3" w16cex:dateUtc="2022-02-14T16:40:00Z"/>
  <w16cex:commentExtensible w16cex:durableId="25B61792" w16cex:dateUtc="2022-02-15T20:14:00Z"/>
  <w16cex:commentExtensible w16cex:durableId="25B49462" w16cex:dateUtc="2022-02-14T16:42:00Z"/>
  <w16cex:commentExtensible w16cex:durableId="25B49487" w16cex:dateUtc="2022-02-14T16:42:00Z"/>
  <w16cex:commentExtensible w16cex:durableId="25B61B76" w16cex:dateUtc="2022-02-15T20:30:00Z"/>
  <w16cex:commentExtensible w16cex:durableId="2602D061" w16cex:dateUtc="2022-04-14T23:54:00Z"/>
  <w16cex:commentExtensible w16cex:durableId="2602D331" w16cex:dateUtc="2022-04-15T00:06:00Z"/>
  <w16cex:commentExtensible w16cex:durableId="25B489F7" w16cex:dateUtc="2022-02-14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6E9554" w16cid:durableId="25B61921"/>
  <w16cid:commentId w16cid:paraId="7FE583B2" w16cid:durableId="25B45D95"/>
  <w16cid:commentId w16cid:paraId="1887F201" w16cid:durableId="25B612CF"/>
  <w16cid:commentId w16cid:paraId="1E38F6F8" w16cid:durableId="25B45D59"/>
  <w16cid:commentId w16cid:paraId="29B2D88F" w16cid:durableId="25B619D9"/>
  <w16cid:commentId w16cid:paraId="79E6A8C7" w16cid:durableId="25B45DB5"/>
  <w16cid:commentId w16cid:paraId="5289D00C" w16cid:durableId="25B6132A"/>
  <w16cid:commentId w16cid:paraId="1740E1C3" w16cid:durableId="25B61A3F"/>
  <w16cid:commentId w16cid:paraId="1DA08E0E" w16cid:durableId="25B45E87"/>
  <w16cid:commentId w16cid:paraId="18B30F1A" w16cid:durableId="25B45EED"/>
  <w16cid:commentId w16cid:paraId="59E7DADC" w16cid:durableId="25B614BB"/>
  <w16cid:commentId w16cid:paraId="7E316F93" w16cid:durableId="2628C774"/>
  <w16cid:commentId w16cid:paraId="27299236" w16cid:durableId="25B462DB"/>
  <w16cid:commentId w16cid:paraId="060D81E0" w16cid:durableId="25B614EA"/>
  <w16cid:commentId w16cid:paraId="2A6403CB" w16cid:durableId="25B61A64"/>
  <w16cid:commentId w16cid:paraId="6E579E9D" w16cid:durableId="25B617FB"/>
  <w16cid:commentId w16cid:paraId="062635A1" w16cid:durableId="25B61858"/>
  <w16cid:commentId w16cid:paraId="6627D4B5" w16cid:durableId="25B61516"/>
  <w16cid:commentId w16cid:paraId="6933C762" w16cid:durableId="25B61A96"/>
  <w16cid:commentId w16cid:paraId="56D5F23A" w16cid:durableId="25B465C7"/>
  <w16cid:commentId w16cid:paraId="4D49B903" w16cid:durableId="25B61AA6"/>
  <w16cid:commentId w16cid:paraId="6866659D" w16cid:durableId="25B61880"/>
  <w16cid:commentId w16cid:paraId="21E219BD" w16cid:durableId="25B61891"/>
  <w16cid:commentId w16cid:paraId="4AB51EEC" w16cid:durableId="25B6188C"/>
  <w16cid:commentId w16cid:paraId="7920D9D5" w16cid:durableId="25B4671A"/>
  <w16cid:commentId w16cid:paraId="28858193" w16cid:durableId="25B46747"/>
  <w16cid:commentId w16cid:paraId="2C00B13B" w16cid:durableId="25B61AE4"/>
  <w16cid:commentId w16cid:paraId="456B610E" w16cid:durableId="25B4679E"/>
  <w16cid:commentId w16cid:paraId="54BCD148" w16cid:durableId="25B61AFB"/>
  <w16cid:commentId w16cid:paraId="31782CEE" w16cid:durableId="25B469A1"/>
  <w16cid:commentId w16cid:paraId="484A4806" w16cid:durableId="25B47054"/>
  <w16cid:commentId w16cid:paraId="3E8B8A4B" w16cid:durableId="25B61564"/>
  <w16cid:commentId w16cid:paraId="789036C5" w16cid:durableId="25B469CA"/>
  <w16cid:commentId w16cid:paraId="2BF66788" w16cid:durableId="2628CA8A"/>
  <w16cid:commentId w16cid:paraId="43179952" w16cid:durableId="25B48CEE"/>
  <w16cid:commentId w16cid:paraId="4F850460" w16cid:durableId="25B46BBF"/>
  <w16cid:commentId w16cid:paraId="023A6CC2" w16cid:durableId="25B6157D"/>
  <w16cid:commentId w16cid:paraId="481047D2" w16cid:durableId="25B6158E"/>
  <w16cid:commentId w16cid:paraId="7FDD8C60" w16cid:durableId="2628CC11"/>
  <w16cid:commentId w16cid:paraId="12BE7EC3" w16cid:durableId="25B46C29"/>
  <w16cid:commentId w16cid:paraId="6390F850" w16cid:durableId="25B6159E"/>
  <w16cid:commentId w16cid:paraId="3A477D8E" w16cid:durableId="2628D4B4"/>
  <w16cid:commentId w16cid:paraId="00684BAE" w16cid:durableId="25B46EB4"/>
  <w16cid:commentId w16cid:paraId="6880F7FC" w16cid:durableId="2602CCA3"/>
  <w16cid:commentId w16cid:paraId="01E2B449" w16cid:durableId="25B46FD4"/>
  <w16cid:commentId w16cid:paraId="524881A6" w16cid:durableId="25B47093"/>
  <w16cid:commentId w16cid:paraId="049AA384" w16cid:durableId="2602CCB5"/>
  <w16cid:commentId w16cid:paraId="2F6B9171" w16cid:durableId="25B615DD"/>
  <w16cid:commentId w16cid:paraId="4DDEA1BD" w16cid:durableId="2602CCDC"/>
  <w16cid:commentId w16cid:paraId="0BB07E8F" w16cid:durableId="2602CD22"/>
  <w16cid:commentId w16cid:paraId="547F0D74" w16cid:durableId="2602CDA6"/>
  <w16cid:commentId w16cid:paraId="1FC03FE8" w16cid:durableId="25B47205"/>
  <w16cid:commentId w16cid:paraId="624AC9C7" w16cid:durableId="2602CDE0"/>
  <w16cid:commentId w16cid:paraId="3255C260" w16cid:durableId="25B615EF"/>
  <w16cid:commentId w16cid:paraId="04ECE55C" w16cid:durableId="2602CE06"/>
  <w16cid:commentId w16cid:paraId="46AB11FF" w16cid:durableId="25B615FF"/>
  <w16cid:commentId w16cid:paraId="306218E0" w16cid:durableId="2602CE37"/>
  <w16cid:commentId w16cid:paraId="5B58A15D" w16cid:durableId="25B47B18"/>
  <w16cid:commentId w16cid:paraId="36F71AD4" w16cid:durableId="25B47B53"/>
  <w16cid:commentId w16cid:paraId="28859AF8" w16cid:durableId="2602CE6D"/>
  <w16cid:commentId w16cid:paraId="57FF6C4B" w16cid:durableId="25B47B7A"/>
  <w16cid:commentId w16cid:paraId="74072166" w16cid:durableId="25B6198C"/>
  <w16cid:commentId w16cid:paraId="4C155CA4" w16cid:durableId="2602CFAE"/>
  <w16cid:commentId w16cid:paraId="504CE0B5" w16cid:durableId="25B4847C"/>
  <w16cid:commentId w16cid:paraId="31D20EEB" w16cid:durableId="25B487AD"/>
  <w16cid:commentId w16cid:paraId="4B388982" w16cid:durableId="2602CFEA"/>
  <w16cid:commentId w16cid:paraId="3F0EF272" w16cid:durableId="2602D173"/>
  <w16cid:commentId w16cid:paraId="45F15FBA" w16cid:durableId="2602D1AC"/>
  <w16cid:commentId w16cid:paraId="24851285" w16cid:durableId="2602D1CD"/>
  <w16cid:commentId w16cid:paraId="50C72EAD" w16cid:durableId="25B61622"/>
  <w16cid:commentId w16cid:paraId="1076B911" w16cid:durableId="2602D211"/>
  <w16cid:commentId w16cid:paraId="7F29A7A3" w16cid:durableId="2602D224"/>
  <w16cid:commentId w16cid:paraId="55ACDD77" w16cid:durableId="2602D1FE"/>
  <w16cid:commentId w16cid:paraId="53C8D511" w16cid:durableId="25B618E6"/>
  <w16cid:commentId w16cid:paraId="2B53ED64" w16cid:durableId="25B61902"/>
  <w16cid:commentId w16cid:paraId="711AC4A4" w16cid:durableId="2602D23C"/>
  <w16cid:commentId w16cid:paraId="14DD7EF8" w16cid:durableId="25B4882E"/>
  <w16cid:commentId w16cid:paraId="16B52A68" w16cid:durableId="2602D257"/>
  <w16cid:commentId w16cid:paraId="5E3C8F95" w16cid:durableId="25B48C59"/>
  <w16cid:commentId w16cid:paraId="0B15932F" w16cid:durableId="25B48863"/>
  <w16cid:commentId w16cid:paraId="663BF09F" w16cid:durableId="25B48898"/>
  <w16cid:commentId w16cid:paraId="656F5DC7" w16cid:durableId="25B48AC2"/>
  <w16cid:commentId w16cid:paraId="59096E44" w16cid:durableId="25B48AF4"/>
  <w16cid:commentId w16cid:paraId="3C23C491" w16cid:durableId="25B48B42"/>
  <w16cid:commentId w16cid:paraId="04BB360D" w16cid:durableId="25B616B3"/>
  <w16cid:commentId w16cid:paraId="1347FEEB" w16cid:durableId="25B48BE3"/>
  <w16cid:commentId w16cid:paraId="74ECC819" w16cid:durableId="25B61691"/>
  <w16cid:commentId w16cid:paraId="4767B4E1" w16cid:durableId="25B48CAA"/>
  <w16cid:commentId w16cid:paraId="1C7152F2" w16cid:durableId="25B616DB"/>
  <w16cid:commentId w16cid:paraId="5EB12629" w16cid:durableId="25B48D10"/>
  <w16cid:commentId w16cid:paraId="08FE7989" w16cid:durableId="25B48D42"/>
  <w16cid:commentId w16cid:paraId="404C634C" w16cid:durableId="25B48DBA"/>
  <w16cid:commentId w16cid:paraId="73D3D6EC" w16cid:durableId="2602D284"/>
  <w16cid:commentId w16cid:paraId="4C3C3F73" w16cid:durableId="2628D6BE"/>
  <w16cid:commentId w16cid:paraId="07924C61" w16cid:durableId="25B48E90"/>
  <w16cid:commentId w16cid:paraId="596576CA" w16cid:durableId="25B4916A"/>
  <w16cid:commentId w16cid:paraId="1DCA23AA" w16cid:durableId="2602D298"/>
  <w16cid:commentId w16cid:paraId="6934B2DF" w16cid:durableId="25B48F0D"/>
  <w16cid:commentId w16cid:paraId="1E7BE88B" w16cid:durableId="25B48F1F"/>
  <w16cid:commentId w16cid:paraId="1972C1C6" w16cid:durableId="25B61708"/>
  <w16cid:commentId w16cid:paraId="413D25B9" w16cid:durableId="25B48FA8"/>
  <w16cid:commentId w16cid:paraId="25C3DF89" w16cid:durableId="25B4900F"/>
  <w16cid:commentId w16cid:paraId="2CE9BFA9" w16cid:durableId="25B49064"/>
  <w16cid:commentId w16cid:paraId="28535D48" w16cid:durableId="25B4919E"/>
  <w16cid:commentId w16cid:paraId="42877B66" w16cid:durableId="25B61735"/>
  <w16cid:commentId w16cid:paraId="4AB3F612" w16cid:durableId="25B49248"/>
  <w16cid:commentId w16cid:paraId="3C2BC234" w16cid:durableId="25B49278"/>
  <w16cid:commentId w16cid:paraId="6DD3F7DE" w16cid:durableId="25B61B48"/>
  <w16cid:commentId w16cid:paraId="792E6663" w16cid:durableId="25B492E6"/>
  <w16cid:commentId w16cid:paraId="4625DC06" w16cid:durableId="25B4934A"/>
  <w16cid:commentId w16cid:paraId="2CDE40FE" w16cid:durableId="25B49382"/>
  <w16cid:commentId w16cid:paraId="7AD3B437" w16cid:durableId="25B493CA"/>
  <w16cid:commentId w16cid:paraId="68014A17" w16cid:durableId="25B493F3"/>
  <w16cid:commentId w16cid:paraId="1549214D" w16cid:durableId="25B61792"/>
  <w16cid:commentId w16cid:paraId="27EAFBC6" w16cid:durableId="25B49462"/>
  <w16cid:commentId w16cid:paraId="0B0CAB76" w16cid:durableId="25B49487"/>
  <w16cid:commentId w16cid:paraId="0F91713B" w16cid:durableId="25B61B76"/>
  <w16cid:commentId w16cid:paraId="30648AA3" w16cid:durableId="2602D061"/>
  <w16cid:commentId w16cid:paraId="0DC5FF10" w16cid:durableId="2602D331"/>
  <w16cid:commentId w16cid:paraId="7A77AEE1" w16cid:durableId="25B489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7F38A" w14:textId="77777777" w:rsidR="00E13880" w:rsidRDefault="00E13880" w:rsidP="00912F9C">
      <w:pPr>
        <w:spacing w:after="0" w:line="240" w:lineRule="auto"/>
      </w:pPr>
      <w:r>
        <w:separator/>
      </w:r>
    </w:p>
  </w:endnote>
  <w:endnote w:type="continuationSeparator" w:id="0">
    <w:p w14:paraId="6F1D7EBD" w14:textId="77777777" w:rsidR="00E13880" w:rsidRDefault="00E13880"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1A27B" w14:textId="77777777" w:rsidR="00E13880" w:rsidRDefault="00E13880" w:rsidP="00912F9C">
      <w:pPr>
        <w:spacing w:after="0" w:line="240" w:lineRule="auto"/>
      </w:pPr>
      <w:r>
        <w:separator/>
      </w:r>
    </w:p>
  </w:footnote>
  <w:footnote w:type="continuationSeparator" w:id="0">
    <w:p w14:paraId="44572EC3" w14:textId="77777777" w:rsidR="00E13880" w:rsidRDefault="00E13880"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63212"/>
    <w:multiLevelType w:val="hybridMultilevel"/>
    <w:tmpl w:val="E5E07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62D00"/>
    <w:multiLevelType w:val="hybridMultilevel"/>
    <w:tmpl w:val="A9A0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704B3044"/>
    <w:multiLevelType w:val="hybridMultilevel"/>
    <w:tmpl w:val="467EB82E"/>
    <w:lvl w:ilvl="0" w:tplc="F93AD0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817092"/>
    <w:multiLevelType w:val="hybridMultilevel"/>
    <w:tmpl w:val="2CDC4968"/>
    <w:lvl w:ilvl="0" w:tplc="5446764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D954EA"/>
    <w:multiLevelType w:val="hybridMultilevel"/>
    <w:tmpl w:val="5DC2582C"/>
    <w:lvl w:ilvl="0" w:tplc="1E18E4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1521822">
    <w:abstractNumId w:val="4"/>
  </w:num>
  <w:num w:numId="2" w16cid:durableId="535853427">
    <w:abstractNumId w:val="0"/>
  </w:num>
  <w:num w:numId="3" w16cid:durableId="1224759816">
    <w:abstractNumId w:val="1"/>
  </w:num>
  <w:num w:numId="4" w16cid:durableId="146164939">
    <w:abstractNumId w:val="7"/>
  </w:num>
  <w:num w:numId="5" w16cid:durableId="2124759403">
    <w:abstractNumId w:val="5"/>
  </w:num>
  <w:num w:numId="6" w16cid:durableId="1684821424">
    <w:abstractNumId w:val="2"/>
  </w:num>
  <w:num w:numId="7" w16cid:durableId="955671046">
    <w:abstractNumId w:val="3"/>
  </w:num>
  <w:num w:numId="8" w16cid:durableId="180165420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Foster">
    <w15:presenceInfo w15:providerId="None" w15:userId="Daniel Foster"/>
  </w15:person>
  <w15:person w15:author="j battles">
    <w15:presenceInfo w15:providerId="None" w15:userId="j batt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5093"/>
    <w:rsid w:val="00021D10"/>
    <w:rsid w:val="00022E40"/>
    <w:rsid w:val="00030856"/>
    <w:rsid w:val="00035CCB"/>
    <w:rsid w:val="00036010"/>
    <w:rsid w:val="000624D9"/>
    <w:rsid w:val="0007640A"/>
    <w:rsid w:val="00090276"/>
    <w:rsid w:val="00092713"/>
    <w:rsid w:val="00097CE1"/>
    <w:rsid w:val="00097D16"/>
    <w:rsid w:val="000A0F76"/>
    <w:rsid w:val="000A5484"/>
    <w:rsid w:val="000B07C3"/>
    <w:rsid w:val="000B15A1"/>
    <w:rsid w:val="000B2974"/>
    <w:rsid w:val="000B464D"/>
    <w:rsid w:val="000B4F67"/>
    <w:rsid w:val="000C08B9"/>
    <w:rsid w:val="000D09FA"/>
    <w:rsid w:val="000D3AD8"/>
    <w:rsid w:val="000E59FA"/>
    <w:rsid w:val="00101105"/>
    <w:rsid w:val="00105668"/>
    <w:rsid w:val="001161D9"/>
    <w:rsid w:val="00120798"/>
    <w:rsid w:val="00143E5F"/>
    <w:rsid w:val="001545DE"/>
    <w:rsid w:val="00161CA5"/>
    <w:rsid w:val="00166284"/>
    <w:rsid w:val="001854A2"/>
    <w:rsid w:val="00191A72"/>
    <w:rsid w:val="0019268D"/>
    <w:rsid w:val="001957F1"/>
    <w:rsid w:val="00197ED8"/>
    <w:rsid w:val="001A3E0B"/>
    <w:rsid w:val="001A4E05"/>
    <w:rsid w:val="001C02F2"/>
    <w:rsid w:val="001C27C2"/>
    <w:rsid w:val="001E3443"/>
    <w:rsid w:val="001F3219"/>
    <w:rsid w:val="001F3ED4"/>
    <w:rsid w:val="001F58D0"/>
    <w:rsid w:val="001F6D70"/>
    <w:rsid w:val="0020010E"/>
    <w:rsid w:val="0020245B"/>
    <w:rsid w:val="0021304E"/>
    <w:rsid w:val="00213912"/>
    <w:rsid w:val="0021575D"/>
    <w:rsid w:val="002212B2"/>
    <w:rsid w:val="00222543"/>
    <w:rsid w:val="00226C3F"/>
    <w:rsid w:val="002352A0"/>
    <w:rsid w:val="00237E63"/>
    <w:rsid w:val="002435DE"/>
    <w:rsid w:val="00243B4B"/>
    <w:rsid w:val="002535C7"/>
    <w:rsid w:val="002626E1"/>
    <w:rsid w:val="0026626B"/>
    <w:rsid w:val="002666E7"/>
    <w:rsid w:val="0027112C"/>
    <w:rsid w:val="0027122B"/>
    <w:rsid w:val="00272B03"/>
    <w:rsid w:val="002739B1"/>
    <w:rsid w:val="00276327"/>
    <w:rsid w:val="00277ED1"/>
    <w:rsid w:val="00283D34"/>
    <w:rsid w:val="00293491"/>
    <w:rsid w:val="00296C3D"/>
    <w:rsid w:val="002A29BB"/>
    <w:rsid w:val="002B0C18"/>
    <w:rsid w:val="002B625B"/>
    <w:rsid w:val="002B6328"/>
    <w:rsid w:val="002C19B3"/>
    <w:rsid w:val="002C7D13"/>
    <w:rsid w:val="002D072E"/>
    <w:rsid w:val="002D364A"/>
    <w:rsid w:val="002F78E4"/>
    <w:rsid w:val="00304447"/>
    <w:rsid w:val="0030686A"/>
    <w:rsid w:val="00307D27"/>
    <w:rsid w:val="00307FC1"/>
    <w:rsid w:val="003103FA"/>
    <w:rsid w:val="00311911"/>
    <w:rsid w:val="00323628"/>
    <w:rsid w:val="00323FA0"/>
    <w:rsid w:val="00342BA1"/>
    <w:rsid w:val="0035131C"/>
    <w:rsid w:val="00361DD5"/>
    <w:rsid w:val="00362541"/>
    <w:rsid w:val="0036501F"/>
    <w:rsid w:val="00366F92"/>
    <w:rsid w:val="00371AC7"/>
    <w:rsid w:val="0038352F"/>
    <w:rsid w:val="003B1739"/>
    <w:rsid w:val="003B72CD"/>
    <w:rsid w:val="003C1D45"/>
    <w:rsid w:val="003C2EB4"/>
    <w:rsid w:val="003D564A"/>
    <w:rsid w:val="003E04A3"/>
    <w:rsid w:val="003E0B60"/>
    <w:rsid w:val="003E5D44"/>
    <w:rsid w:val="003F0D40"/>
    <w:rsid w:val="00400795"/>
    <w:rsid w:val="00403C76"/>
    <w:rsid w:val="00407119"/>
    <w:rsid w:val="00420927"/>
    <w:rsid w:val="00422EF5"/>
    <w:rsid w:val="00430D45"/>
    <w:rsid w:val="00433AEF"/>
    <w:rsid w:val="004438A3"/>
    <w:rsid w:val="00445077"/>
    <w:rsid w:val="0046219E"/>
    <w:rsid w:val="00462B96"/>
    <w:rsid w:val="004639A9"/>
    <w:rsid w:val="0047208D"/>
    <w:rsid w:val="004776E6"/>
    <w:rsid w:val="00481D04"/>
    <w:rsid w:val="00483267"/>
    <w:rsid w:val="00485321"/>
    <w:rsid w:val="00486861"/>
    <w:rsid w:val="004900A0"/>
    <w:rsid w:val="0049671D"/>
    <w:rsid w:val="004A6BFC"/>
    <w:rsid w:val="004A7549"/>
    <w:rsid w:val="004C0B8F"/>
    <w:rsid w:val="004C5044"/>
    <w:rsid w:val="004D47AC"/>
    <w:rsid w:val="004E6FBC"/>
    <w:rsid w:val="004F3A49"/>
    <w:rsid w:val="00504371"/>
    <w:rsid w:val="00512388"/>
    <w:rsid w:val="0052071A"/>
    <w:rsid w:val="00522FF0"/>
    <w:rsid w:val="0052326E"/>
    <w:rsid w:val="00533EAF"/>
    <w:rsid w:val="005400AE"/>
    <w:rsid w:val="00542DB6"/>
    <w:rsid w:val="00561760"/>
    <w:rsid w:val="00565CA7"/>
    <w:rsid w:val="00566DC3"/>
    <w:rsid w:val="00573E2C"/>
    <w:rsid w:val="00584886"/>
    <w:rsid w:val="0058771A"/>
    <w:rsid w:val="00592F89"/>
    <w:rsid w:val="005A03F5"/>
    <w:rsid w:val="005A4789"/>
    <w:rsid w:val="005B06F2"/>
    <w:rsid w:val="005B4308"/>
    <w:rsid w:val="005C0FDC"/>
    <w:rsid w:val="005C39DA"/>
    <w:rsid w:val="005C7999"/>
    <w:rsid w:val="005D154F"/>
    <w:rsid w:val="005D180E"/>
    <w:rsid w:val="005E7ECB"/>
    <w:rsid w:val="005F02B2"/>
    <w:rsid w:val="005F4623"/>
    <w:rsid w:val="00613A4B"/>
    <w:rsid w:val="006144D6"/>
    <w:rsid w:val="006152D3"/>
    <w:rsid w:val="00620936"/>
    <w:rsid w:val="006271C9"/>
    <w:rsid w:val="00677CDB"/>
    <w:rsid w:val="006807F0"/>
    <w:rsid w:val="006838F2"/>
    <w:rsid w:val="006B6761"/>
    <w:rsid w:val="006B7651"/>
    <w:rsid w:val="006D25A7"/>
    <w:rsid w:val="006E0CA4"/>
    <w:rsid w:val="006E2387"/>
    <w:rsid w:val="006E2D9F"/>
    <w:rsid w:val="006E6E45"/>
    <w:rsid w:val="006F5E9A"/>
    <w:rsid w:val="007108F6"/>
    <w:rsid w:val="00714833"/>
    <w:rsid w:val="0071532B"/>
    <w:rsid w:val="00715CFB"/>
    <w:rsid w:val="00717725"/>
    <w:rsid w:val="00725975"/>
    <w:rsid w:val="007411CB"/>
    <w:rsid w:val="00750468"/>
    <w:rsid w:val="00752208"/>
    <w:rsid w:val="00771B14"/>
    <w:rsid w:val="007847A0"/>
    <w:rsid w:val="00785480"/>
    <w:rsid w:val="00790CD7"/>
    <w:rsid w:val="007934A7"/>
    <w:rsid w:val="00796EDF"/>
    <w:rsid w:val="007A371B"/>
    <w:rsid w:val="007B3DC9"/>
    <w:rsid w:val="007B4248"/>
    <w:rsid w:val="007B6647"/>
    <w:rsid w:val="007E3804"/>
    <w:rsid w:val="0080786A"/>
    <w:rsid w:val="00807967"/>
    <w:rsid w:val="00817E66"/>
    <w:rsid w:val="0082493A"/>
    <w:rsid w:val="00826123"/>
    <w:rsid w:val="00832565"/>
    <w:rsid w:val="00832E90"/>
    <w:rsid w:val="008360A1"/>
    <w:rsid w:val="00837AAE"/>
    <w:rsid w:val="008400A4"/>
    <w:rsid w:val="0084014F"/>
    <w:rsid w:val="0084135D"/>
    <w:rsid w:val="008415CA"/>
    <w:rsid w:val="00843673"/>
    <w:rsid w:val="00844EFD"/>
    <w:rsid w:val="008469C9"/>
    <w:rsid w:val="008569B1"/>
    <w:rsid w:val="00857722"/>
    <w:rsid w:val="00857BF9"/>
    <w:rsid w:val="00860357"/>
    <w:rsid w:val="008611C1"/>
    <w:rsid w:val="00870621"/>
    <w:rsid w:val="00872B19"/>
    <w:rsid w:val="00873E42"/>
    <w:rsid w:val="00874307"/>
    <w:rsid w:val="00880C94"/>
    <w:rsid w:val="008A1354"/>
    <w:rsid w:val="008A2F91"/>
    <w:rsid w:val="008A7245"/>
    <w:rsid w:val="008A7C78"/>
    <w:rsid w:val="008C4383"/>
    <w:rsid w:val="008D1390"/>
    <w:rsid w:val="008E09B2"/>
    <w:rsid w:val="008E6E2C"/>
    <w:rsid w:val="008F0ED0"/>
    <w:rsid w:val="008F25B6"/>
    <w:rsid w:val="008F5DAE"/>
    <w:rsid w:val="00907D59"/>
    <w:rsid w:val="00910F38"/>
    <w:rsid w:val="00912F9C"/>
    <w:rsid w:val="009166BF"/>
    <w:rsid w:val="00935912"/>
    <w:rsid w:val="009509EA"/>
    <w:rsid w:val="009525DA"/>
    <w:rsid w:val="00954945"/>
    <w:rsid w:val="009567E4"/>
    <w:rsid w:val="009639E6"/>
    <w:rsid w:val="0097720B"/>
    <w:rsid w:val="00980556"/>
    <w:rsid w:val="009824D0"/>
    <w:rsid w:val="00991CC2"/>
    <w:rsid w:val="009A1DFC"/>
    <w:rsid w:val="009A3AF4"/>
    <w:rsid w:val="009B0C1C"/>
    <w:rsid w:val="009B22BB"/>
    <w:rsid w:val="009B3615"/>
    <w:rsid w:val="009B4725"/>
    <w:rsid w:val="009E14F1"/>
    <w:rsid w:val="009E3517"/>
    <w:rsid w:val="009E4689"/>
    <w:rsid w:val="009E6363"/>
    <w:rsid w:val="009F381B"/>
    <w:rsid w:val="009F5DED"/>
    <w:rsid w:val="009F616C"/>
    <w:rsid w:val="009F6E8A"/>
    <w:rsid w:val="00A06CE3"/>
    <w:rsid w:val="00A128BA"/>
    <w:rsid w:val="00A22F02"/>
    <w:rsid w:val="00A354E8"/>
    <w:rsid w:val="00A41A84"/>
    <w:rsid w:val="00A47588"/>
    <w:rsid w:val="00A63A59"/>
    <w:rsid w:val="00A708CE"/>
    <w:rsid w:val="00A9076E"/>
    <w:rsid w:val="00A95BB0"/>
    <w:rsid w:val="00AB1821"/>
    <w:rsid w:val="00AC4853"/>
    <w:rsid w:val="00AC69CD"/>
    <w:rsid w:val="00AD7299"/>
    <w:rsid w:val="00AE693D"/>
    <w:rsid w:val="00B01E28"/>
    <w:rsid w:val="00B05195"/>
    <w:rsid w:val="00B064C4"/>
    <w:rsid w:val="00B13331"/>
    <w:rsid w:val="00B21325"/>
    <w:rsid w:val="00B23450"/>
    <w:rsid w:val="00B41811"/>
    <w:rsid w:val="00B50353"/>
    <w:rsid w:val="00B57920"/>
    <w:rsid w:val="00B65A24"/>
    <w:rsid w:val="00B7042D"/>
    <w:rsid w:val="00B72A60"/>
    <w:rsid w:val="00B76637"/>
    <w:rsid w:val="00B82FD6"/>
    <w:rsid w:val="00B91F66"/>
    <w:rsid w:val="00B95CE0"/>
    <w:rsid w:val="00B95D6C"/>
    <w:rsid w:val="00BA2B3B"/>
    <w:rsid w:val="00BA5AB2"/>
    <w:rsid w:val="00BC1636"/>
    <w:rsid w:val="00BC4DD2"/>
    <w:rsid w:val="00BC7D86"/>
    <w:rsid w:val="00BD0EC9"/>
    <w:rsid w:val="00BD4BA9"/>
    <w:rsid w:val="00BE0F16"/>
    <w:rsid w:val="00BE5019"/>
    <w:rsid w:val="00BF1ABD"/>
    <w:rsid w:val="00BF1B42"/>
    <w:rsid w:val="00C07C6D"/>
    <w:rsid w:val="00C125F1"/>
    <w:rsid w:val="00C15C9A"/>
    <w:rsid w:val="00C1655F"/>
    <w:rsid w:val="00C243DB"/>
    <w:rsid w:val="00C34525"/>
    <w:rsid w:val="00C3625A"/>
    <w:rsid w:val="00C45A1A"/>
    <w:rsid w:val="00C52916"/>
    <w:rsid w:val="00C56685"/>
    <w:rsid w:val="00C63FF8"/>
    <w:rsid w:val="00C76CEE"/>
    <w:rsid w:val="00C942ED"/>
    <w:rsid w:val="00C94BCF"/>
    <w:rsid w:val="00CB0832"/>
    <w:rsid w:val="00CB550D"/>
    <w:rsid w:val="00CE6534"/>
    <w:rsid w:val="00CF75E9"/>
    <w:rsid w:val="00D06053"/>
    <w:rsid w:val="00D23103"/>
    <w:rsid w:val="00D312C0"/>
    <w:rsid w:val="00D45C6F"/>
    <w:rsid w:val="00D54D68"/>
    <w:rsid w:val="00D60BA1"/>
    <w:rsid w:val="00D617E7"/>
    <w:rsid w:val="00D67D58"/>
    <w:rsid w:val="00D70E5C"/>
    <w:rsid w:val="00D71062"/>
    <w:rsid w:val="00D80EA7"/>
    <w:rsid w:val="00D8211E"/>
    <w:rsid w:val="00D93CCF"/>
    <w:rsid w:val="00D95337"/>
    <w:rsid w:val="00D96875"/>
    <w:rsid w:val="00DA141A"/>
    <w:rsid w:val="00DA5840"/>
    <w:rsid w:val="00DB0132"/>
    <w:rsid w:val="00DB4861"/>
    <w:rsid w:val="00DB4E95"/>
    <w:rsid w:val="00DC36D7"/>
    <w:rsid w:val="00DC37FC"/>
    <w:rsid w:val="00DE4D0E"/>
    <w:rsid w:val="00DF0297"/>
    <w:rsid w:val="00E005FB"/>
    <w:rsid w:val="00E01957"/>
    <w:rsid w:val="00E07EF6"/>
    <w:rsid w:val="00E13880"/>
    <w:rsid w:val="00E14B2D"/>
    <w:rsid w:val="00E16782"/>
    <w:rsid w:val="00E167D6"/>
    <w:rsid w:val="00E32098"/>
    <w:rsid w:val="00E358D9"/>
    <w:rsid w:val="00E52428"/>
    <w:rsid w:val="00E638E5"/>
    <w:rsid w:val="00E813D6"/>
    <w:rsid w:val="00E84CFD"/>
    <w:rsid w:val="00E9049A"/>
    <w:rsid w:val="00EA2ACC"/>
    <w:rsid w:val="00EB1B4C"/>
    <w:rsid w:val="00EB4A84"/>
    <w:rsid w:val="00EB5290"/>
    <w:rsid w:val="00EE5D6E"/>
    <w:rsid w:val="00EF6399"/>
    <w:rsid w:val="00F23E3D"/>
    <w:rsid w:val="00F25243"/>
    <w:rsid w:val="00F30BF0"/>
    <w:rsid w:val="00F30DE4"/>
    <w:rsid w:val="00F35683"/>
    <w:rsid w:val="00F40C3D"/>
    <w:rsid w:val="00F479B6"/>
    <w:rsid w:val="00F47B1D"/>
    <w:rsid w:val="00F50DFD"/>
    <w:rsid w:val="00F72294"/>
    <w:rsid w:val="00F73E88"/>
    <w:rsid w:val="00FB1E1F"/>
    <w:rsid w:val="00FC5A10"/>
    <w:rsid w:val="00FD714B"/>
    <w:rsid w:val="00FE1095"/>
    <w:rsid w:val="00FF3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E3517"/>
    <w:rPr>
      <w:sz w:val="16"/>
      <w:szCs w:val="16"/>
    </w:rPr>
  </w:style>
  <w:style w:type="paragraph" w:styleId="CommentText">
    <w:name w:val="annotation text"/>
    <w:basedOn w:val="Normal"/>
    <w:link w:val="CommentTextChar"/>
    <w:uiPriority w:val="99"/>
    <w:unhideWhenUsed/>
    <w:rsid w:val="009E3517"/>
    <w:pPr>
      <w:spacing w:line="240" w:lineRule="auto"/>
    </w:pPr>
    <w:rPr>
      <w:sz w:val="20"/>
      <w:szCs w:val="20"/>
    </w:rPr>
  </w:style>
  <w:style w:type="character" w:customStyle="1" w:styleId="CommentTextChar">
    <w:name w:val="Comment Text Char"/>
    <w:basedOn w:val="DefaultParagraphFont"/>
    <w:link w:val="CommentText"/>
    <w:uiPriority w:val="99"/>
    <w:rsid w:val="009E3517"/>
    <w:rPr>
      <w:sz w:val="20"/>
      <w:szCs w:val="20"/>
    </w:rPr>
  </w:style>
  <w:style w:type="paragraph" w:styleId="CommentSubject">
    <w:name w:val="annotation subject"/>
    <w:basedOn w:val="CommentText"/>
    <w:next w:val="CommentText"/>
    <w:link w:val="CommentSubjectChar"/>
    <w:uiPriority w:val="99"/>
    <w:semiHidden/>
    <w:unhideWhenUsed/>
    <w:rsid w:val="009E3517"/>
    <w:rPr>
      <w:b/>
      <w:bCs/>
    </w:rPr>
  </w:style>
  <w:style w:type="character" w:customStyle="1" w:styleId="CommentSubjectChar">
    <w:name w:val="Comment Subject Char"/>
    <w:basedOn w:val="CommentTextChar"/>
    <w:link w:val="CommentSubject"/>
    <w:uiPriority w:val="99"/>
    <w:semiHidden/>
    <w:rsid w:val="009E3517"/>
    <w:rPr>
      <w:b/>
      <w:bCs/>
      <w:sz w:val="20"/>
      <w:szCs w:val="20"/>
    </w:rPr>
  </w:style>
  <w:style w:type="paragraph" w:styleId="Revision">
    <w:name w:val="Revision"/>
    <w:hidden/>
    <w:uiPriority w:val="99"/>
    <w:semiHidden/>
    <w:rsid w:val="00A95BB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293">
      <w:bodyDiv w:val="1"/>
      <w:marLeft w:val="0"/>
      <w:marRight w:val="0"/>
      <w:marTop w:val="0"/>
      <w:marBottom w:val="0"/>
      <w:divBdr>
        <w:top w:val="none" w:sz="0" w:space="0" w:color="auto"/>
        <w:left w:val="none" w:sz="0" w:space="0" w:color="auto"/>
        <w:bottom w:val="none" w:sz="0" w:space="0" w:color="auto"/>
        <w:right w:val="none" w:sz="0" w:space="0" w:color="auto"/>
      </w:divBdr>
    </w:div>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834733504">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 w:id="199472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TotalTime>
  <Pages>45</Pages>
  <Words>67035</Words>
  <Characters>382105</Characters>
  <Application>Microsoft Office Word</Application>
  <DocSecurity>0</DocSecurity>
  <Lines>3184</Lines>
  <Paragraphs>896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10</cp:revision>
  <dcterms:created xsi:type="dcterms:W3CDTF">2022-02-15T20:15:00Z</dcterms:created>
  <dcterms:modified xsi:type="dcterms:W3CDTF">2022-05-13T22:26:00Z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fa767aee-db51-350e-9b23-023fa2c56400</vt:lpwstr>
  </property>
  <property fmtid="{D5CDD505-2E9C-101B-9397-08002B2CF9AE}" pid="24" name="Mendeley Citation Style_1">
    <vt:lpwstr>http://www.zotero.org/styles/harvard-cite-them-right</vt:lpwstr>
  </property>
</Properties>
</file>