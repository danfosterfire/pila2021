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ins w:id="1" w:author="Daniel Foster" w:date="2022-02-15T11:53:00Z">
        <w:r w:rsidR="00105668">
          <w:t xml:space="preserve"> across the western USA</w:t>
        </w:r>
      </w:ins>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commentRangeStart w:id="2"/>
      <w:r>
        <w:t>Introduction</w:t>
      </w:r>
      <w:commentRangeEnd w:id="2"/>
      <w:r w:rsidR="00A95BB0">
        <w:rPr>
          <w:rStyle w:val="CommentReference"/>
          <w:rFonts w:asciiTheme="minorHAnsi" w:eastAsiaTheme="minorHAnsi" w:hAnsiTheme="minorHAnsi" w:cstheme="minorBidi"/>
          <w:color w:val="auto"/>
        </w:rPr>
        <w:commentReference w:id="2"/>
      </w:r>
    </w:p>
    <w:p w14:paraId="7B9D2987" w14:textId="0DAE545F" w:rsidR="002435DE" w:rsidRDefault="002435DE" w:rsidP="00E01957">
      <w:pPr>
        <w:spacing w:line="360" w:lineRule="auto"/>
        <w:ind w:firstLine="360"/>
      </w:pPr>
      <w:commentRangeStart w:id="3"/>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t>. Its range extends through much of the North American Mediterranean zone throughout mountain ranges in California</w:t>
      </w:r>
      <w:ins w:id="4" w:author="Daniel Foster" w:date="2022-02-15T11:54:00Z">
        <w:r w:rsidR="00105668">
          <w:t>,</w:t>
        </w:r>
      </w:ins>
      <w:del w:id="5" w:author="Daniel Foster" w:date="2022-02-15T11:54:00Z">
        <w:r w:rsidDel="00105668">
          <w:delText xml:space="preserve"> and</w:delText>
        </w:r>
      </w:del>
      <w:r>
        <w:t xml:space="preserve"> central Oregon, </w:t>
      </w:r>
      <w:ins w:id="6" w:author="Daniel Foster" w:date="2022-02-15T11:54:00Z">
        <w:r w:rsidR="00105668">
          <w:t>and a small population in northwestern Mexico but</w:t>
        </w:r>
      </w:ins>
      <w:del w:id="7" w:author="Daniel Foster" w:date="2022-02-15T11:54:00Z">
        <w:r w:rsidDel="00105668">
          <w:delText>with</w:delText>
        </w:r>
      </w:del>
      <w:r>
        <w:t xml:space="preserve"> most of the </w:t>
      </w:r>
      <w:commentRangeStart w:id="8"/>
      <w:r>
        <w:t xml:space="preserve">growing stock </w:t>
      </w:r>
      <w:commentRangeEnd w:id="8"/>
      <w:r w:rsidR="00A95BB0">
        <w:rPr>
          <w:rStyle w:val="CommentReference"/>
        </w:rPr>
        <w:commentReference w:id="8"/>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9"/>
      <w:r w:rsidR="00BC1636">
        <w:t xml:space="preserve">a key role </w:t>
      </w:r>
      <w:commentRangeEnd w:id="9"/>
      <w:r w:rsidR="002626E1">
        <w:rPr>
          <w:rStyle w:val="CommentReference"/>
        </w:rPr>
        <w:commentReference w:id="9"/>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10"/>
      <w:r>
        <w:t>Like many other plant and animal species, Sugar pine faces numerous challenges in the Anthropocene</w:t>
      </w:r>
      <w:commentRangeEnd w:id="10"/>
      <w:r w:rsidR="00A95BB0">
        <w:rPr>
          <w:rStyle w:val="CommentReference"/>
        </w:rPr>
        <w:commentReference w:id="10"/>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11" w:author="Daniel Foster" w:date="2022-02-15T11:57:00Z"/>
        </w:rPr>
      </w:pPr>
      <w:commentRangeStart w:id="12"/>
      <w:r>
        <w:t xml:space="preserve">First, </w:t>
      </w:r>
      <w:commentRangeEnd w:id="12"/>
      <w:r w:rsidR="00105668">
        <w:rPr>
          <w:rStyle w:val="CommentReference"/>
        </w:rPr>
        <w:commentReference w:id="12"/>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13" w:author="j battles" w:date="2022-02-14T04:51:00Z">
        <w:r w:rsidR="00A95BB0">
          <w:t xml:space="preserve">with </w:t>
        </w:r>
      </w:ins>
      <w:del w:id="14"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15" w:author="Daniel Foster" w:date="2022-02-15T11:56:00Z">
        <w:r w:rsidR="0020010E" w:rsidDel="00105668">
          <w:delText xml:space="preserve"> combined with</w:delText>
        </w:r>
      </w:del>
      <w:r w:rsidR="0020010E">
        <w:t xml:space="preserve"> a warming climate </w:t>
      </w:r>
      <w:ins w:id="16" w:author="Daniel Foster" w:date="2022-02-15T11:56:00Z">
        <w:r w:rsidR="00105668">
          <w:t>have increased</w:t>
        </w:r>
      </w:ins>
      <w:del w:id="17"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 xml:space="preserve">to produce the next </w:t>
      </w:r>
      <w:r w:rsidR="0020010E">
        <w:lastRenderedPageBreak/>
        <w:t>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18"/>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18"/>
      <w:r w:rsidR="002626E1">
        <w:rPr>
          <w:rStyle w:val="CommentReference"/>
        </w:rPr>
        <w:commentReference w:id="18"/>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19"/>
      <w:r w:rsidR="00E005FB">
        <w:t>The epidemic in the western United States has been severe enough to cause the related species</w:t>
      </w:r>
      <w:ins w:id="20" w:author="Daniel Foster" w:date="2022-02-15T11:58:00Z">
        <w:r w:rsidR="00105668">
          <w:t>,</w:t>
        </w:r>
      </w:ins>
      <w:r w:rsidR="00E005FB">
        <w:t xml:space="preserve"> </w:t>
      </w:r>
      <w:r w:rsidR="00E005FB">
        <w:rPr>
          <w:i/>
          <w:iCs/>
        </w:rPr>
        <w:t xml:space="preserve">Pinus </w:t>
      </w:r>
      <w:proofErr w:type="spellStart"/>
      <w:r w:rsidR="00E005FB">
        <w:rPr>
          <w:i/>
          <w:iCs/>
        </w:rPr>
        <w:t>albicaulis</w:t>
      </w:r>
      <w:proofErr w:type="spellEnd"/>
      <w:ins w:id="21"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19"/>
      <w:r w:rsidR="00A95BB0">
        <w:rPr>
          <w:rStyle w:val="CommentReference"/>
        </w:rPr>
        <w:commentReference w:id="19"/>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22"/>
      <w:r>
        <w:t>Third</w:t>
      </w:r>
      <w:commentRangeEnd w:id="22"/>
      <w:r w:rsidR="00A95BB0">
        <w:rPr>
          <w:rStyle w:val="CommentReference"/>
        </w:rPr>
        <w:commentReference w:id="22"/>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ins w:id="23" w:author="Daniel Foster" w:date="2022-02-15T11:58:00Z">
        <w:r w:rsidR="00105668">
          <w:t>.</w:t>
        </w:r>
      </w:ins>
      <w:del w:id="24"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25"/>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25"/>
      <w:r w:rsidR="00105668">
        <w:rPr>
          <w:rStyle w:val="CommentReference"/>
        </w:rPr>
        <w:commentReference w:id="25"/>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26"/>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26"/>
      <w:r w:rsidR="00BD0EC9">
        <w:rPr>
          <w:rStyle w:val="CommentReference"/>
        </w:rPr>
        <w:commentReference w:id="26"/>
      </w:r>
      <w:r w:rsidR="009F6E8A">
        <w:t>.</w:t>
      </w:r>
    </w:p>
    <w:p w14:paraId="78BF1187" w14:textId="366CA98D" w:rsidR="002435DE" w:rsidRDefault="002435DE" w:rsidP="00DB0132">
      <w:pPr>
        <w:spacing w:line="360" w:lineRule="auto"/>
        <w:ind w:firstLine="360"/>
      </w:pPr>
      <w:r>
        <w:lastRenderedPageBreak/>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27"/>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27"/>
      <w:r w:rsidR="007108F6">
        <w:rPr>
          <w:rStyle w:val="CommentReference"/>
        </w:rPr>
        <w:commentReference w:id="27"/>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28"/>
      <w:r>
        <w:t>In a context where natural resource management funding is constrained, it is important to understand the status and demographic outlook for sugar pine as a species</w:t>
      </w:r>
      <w:commentRangeEnd w:id="28"/>
      <w:r w:rsidR="002626E1">
        <w:rPr>
          <w:rStyle w:val="CommentReference"/>
        </w:rPr>
        <w:commentReference w:id="28"/>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29"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7BE7EB09" w:rsidR="00BA2B3B" w:rsidRDefault="00E01957" w:rsidP="00E358D9">
      <w:pPr>
        <w:spacing w:line="360" w:lineRule="auto"/>
        <w:ind w:firstLine="720"/>
      </w:pPr>
      <w:commentRangeStart w:id="30"/>
      <w:r>
        <w:t>The</w:t>
      </w:r>
      <w:commentRangeEnd w:id="30"/>
      <w:r w:rsidR="000B15A1">
        <w:rPr>
          <w:rStyle w:val="CommentReference"/>
        </w:rPr>
        <w:commentReference w:id="30"/>
      </w:r>
      <w:r>
        <w:t xml:space="preserve"> </w:t>
      </w:r>
      <w:commentRangeStart w:id="31"/>
      <w:r>
        <w:t>range</w:t>
      </w:r>
      <w:commentRangeEnd w:id="31"/>
      <w:r w:rsidR="000B15A1">
        <w:rPr>
          <w:rStyle w:val="CommentReference"/>
        </w:rPr>
        <w:commentReference w:id="31"/>
      </w:r>
      <w:r>
        <w:t xml:space="preserve"> delineation used for this study was generated using the </w:t>
      </w:r>
      <w:commentRangeStart w:id="32"/>
      <w:r w:rsidR="007847A0">
        <w:t xml:space="preserve">raster files </w:t>
      </w:r>
      <w:commentRangeEnd w:id="32"/>
      <w:r w:rsidR="007108F6">
        <w:rPr>
          <w:rStyle w:val="CommentReference"/>
        </w:rPr>
        <w:commentReference w:id="32"/>
      </w:r>
      <w:r w:rsidR="007847A0">
        <w:t>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w:t>
      </w:r>
      <w:proofErr w:type="spellStart"/>
      <w:r w:rsidR="00197ED8">
        <w:t>rasters</w:t>
      </w:r>
      <w:proofErr w:type="spellEnd"/>
      <w:r w:rsidR="00197ED8">
        <w:t xml:space="preserve">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field plot data</w:t>
      </w:r>
      <w:ins w:id="33" w:author="Daniel Foster" w:date="2022-02-15T12:04:00Z">
        <w:r w:rsidR="007108F6">
          <w:t xml:space="preserve"> (CITE)</w:t>
        </w:r>
      </w:ins>
      <w:r w:rsidR="00197ED8">
        <w:t xml:space="preserve">. This continuous raster was converted to a </w:t>
      </w:r>
      <w:r w:rsidR="00197ED8">
        <w:lastRenderedPageBreak/>
        <w:t xml:space="preserve">discrete polygon by first aggregating the resolution from 250m to 3km and filtering to cells where predicted sugar pine basal area was greater </w:t>
      </w:r>
      <w:commentRangeStart w:id="34"/>
      <w:r w:rsidR="00197ED8">
        <w:t>than 0.46 m</w:t>
      </w:r>
      <w:r w:rsidR="00197ED8" w:rsidRPr="007108F6">
        <w:rPr>
          <w:vertAlign w:val="superscript"/>
          <w:rPrChange w:id="35" w:author="Daniel Foster" w:date="2022-02-15T12:04:00Z">
            <w:rPr/>
          </w:rPrChange>
        </w:rPr>
        <w:t>2</w:t>
      </w:r>
      <w:r w:rsidR="00197ED8">
        <w:t>/ha</w:t>
      </w:r>
      <w:commentRangeEnd w:id="34"/>
      <w:r w:rsidR="002626E1">
        <w:rPr>
          <w:rStyle w:val="CommentReference"/>
        </w:rPr>
        <w:commentReference w:id="34"/>
      </w:r>
      <w:r w:rsidR="00197ED8">
        <w:t xml:space="preserve">. </w:t>
      </w:r>
      <w:commentRangeStart w:id="36"/>
      <w:r w:rsidR="00197ED8">
        <w:t xml:space="preserve">This level of aggregation and filtering provided the best combination of sensitivity and specificity when comparing the resulting range polygon against the </w:t>
      </w:r>
      <w:r w:rsidR="00E358D9">
        <w:t xml:space="preserve">actual </w:t>
      </w:r>
      <w:r w:rsidR="00197ED8">
        <w:t xml:space="preserve">presence of sugar pine on FIA plots (at their nominal </w:t>
      </w:r>
      <w:commentRangeStart w:id="37"/>
      <w:r w:rsidR="00197ED8">
        <w:t>locations</w:t>
      </w:r>
      <w:commentRangeEnd w:id="37"/>
      <w:r w:rsidR="001854A2">
        <w:rPr>
          <w:rStyle w:val="CommentReference"/>
        </w:rPr>
        <w:commentReference w:id="37"/>
      </w:r>
      <w:commentRangeEnd w:id="36"/>
      <w:r w:rsidR="002626E1">
        <w:rPr>
          <w:rStyle w:val="CommentReference"/>
        </w:rPr>
        <w:commentReference w:id="36"/>
      </w:r>
      <w:r w:rsidR="00197ED8">
        <w:t>).</w:t>
      </w:r>
    </w:p>
    <w:p w14:paraId="145C8BAB" w14:textId="7C8DAD7C" w:rsidR="00EE5D6E" w:rsidRDefault="00EE5D6E" w:rsidP="00E01957">
      <w:pPr>
        <w:pStyle w:val="Heading2"/>
        <w:spacing w:line="360" w:lineRule="auto"/>
      </w:pPr>
      <w:commentRangeStart w:id="38"/>
      <w:commentRangeStart w:id="39"/>
      <w:r>
        <w:t>Inventory</w:t>
      </w:r>
      <w:commentRangeEnd w:id="38"/>
      <w:r w:rsidR="000B15A1">
        <w:rPr>
          <w:rStyle w:val="CommentReference"/>
          <w:rFonts w:asciiTheme="minorHAnsi" w:eastAsiaTheme="minorHAnsi" w:hAnsiTheme="minorHAnsi" w:cstheme="minorBidi"/>
          <w:color w:val="auto"/>
        </w:rPr>
        <w:commentReference w:id="38"/>
      </w:r>
      <w:commentRangeEnd w:id="39"/>
      <w:r w:rsidR="000B15A1">
        <w:rPr>
          <w:rStyle w:val="CommentReference"/>
          <w:rFonts w:asciiTheme="minorHAnsi" w:eastAsiaTheme="minorHAnsi" w:hAnsiTheme="minorHAnsi" w:cstheme="minorBidi"/>
          <w:color w:val="auto"/>
        </w:rPr>
        <w:commentReference w:id="39"/>
      </w:r>
      <w:r>
        <w:t xml:space="preserve"> </w:t>
      </w:r>
      <w:commentRangeStart w:id="40"/>
      <w:r>
        <w:t>Data</w:t>
      </w:r>
      <w:commentRangeEnd w:id="40"/>
      <w:r w:rsidR="000B15A1">
        <w:rPr>
          <w:rStyle w:val="CommentReference"/>
          <w:rFonts w:asciiTheme="minorHAnsi" w:eastAsiaTheme="minorHAnsi" w:hAnsiTheme="minorHAnsi" w:cstheme="minorBidi"/>
          <w:color w:val="auto"/>
        </w:rPr>
        <w:commentReference w:id="40"/>
      </w:r>
    </w:p>
    <w:p w14:paraId="45A3136F" w14:textId="0BB436C0"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w:t>
      </w:r>
      <w:commentRangeStart w:id="4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41"/>
      <w:r w:rsidR="001854A2">
        <w:rPr>
          <w:rStyle w:val="CommentReference"/>
        </w:rPr>
        <w:commentReference w:id="41"/>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42"/>
      <w:r w:rsidR="009F5DED">
        <w:t xml:space="preserve">either new recruits or were not tagged due to small size at initial measurement. </w:t>
      </w:r>
      <w:commentRangeEnd w:id="42"/>
      <w:r w:rsidR="001854A2">
        <w:rPr>
          <w:rStyle w:val="CommentReference"/>
        </w:rPr>
        <w:commentReference w:id="42"/>
      </w:r>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w:t>
      </w:r>
      <w:commentRangeStart w:id="43"/>
      <w:r w:rsidR="004F3A49">
        <w:t xml:space="preserve">The range polygon was used, rather than simply using all plots where sugar pine was </w:t>
      </w:r>
      <w:proofErr w:type="gramStart"/>
      <w:r w:rsidR="004F3A49">
        <w:t>actually present</w:t>
      </w:r>
      <w:proofErr w:type="gramEnd"/>
      <w:r w:rsidR="004F3A49">
        <w:t xml:space="preserve">, in order to better capture the </w:t>
      </w:r>
      <w:commentRangeStart w:id="44"/>
      <w:r w:rsidR="004F3A49">
        <w:t>rang</w:t>
      </w:r>
      <w:commentRangeEnd w:id="44"/>
      <w:r w:rsidR="002626E1">
        <w:rPr>
          <w:rStyle w:val="CommentReference"/>
        </w:rPr>
        <w:commentReference w:id="44"/>
      </w:r>
      <w:r w:rsidR="004F3A49">
        <w:t>e of environmental conditions existing within sugar pine’s range.</w:t>
      </w:r>
      <w:commentRangeEnd w:id="43"/>
      <w:r w:rsidR="00565CA7">
        <w:rPr>
          <w:rStyle w:val="CommentReference"/>
        </w:rPr>
        <w:commentReference w:id="43"/>
      </w:r>
    </w:p>
    <w:p w14:paraId="6D2A800F" w14:textId="7291FBC8" w:rsidR="004F3A49" w:rsidRDefault="004F3A49" w:rsidP="004F3A49">
      <w:pPr>
        <w:pStyle w:val="Heading2"/>
      </w:pPr>
      <w:r>
        <w:lastRenderedPageBreak/>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45"/>
      <w:r w:rsidR="009509EA">
        <w:t>climatic water deficit (CWD</w:t>
      </w:r>
      <w:commentRangeEnd w:id="45"/>
      <w:r w:rsidR="002626E1">
        <w:rPr>
          <w:rStyle w:val="CommentReference"/>
        </w:rPr>
        <w:commentReference w:id="45"/>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46"/>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46"/>
      <w:r w:rsidR="00565CA7">
        <w:rPr>
          <w:rStyle w:val="CommentReference"/>
        </w:rPr>
        <w:commentReference w:id="46"/>
      </w:r>
    </w:p>
    <w:p w14:paraId="679C1310" w14:textId="670E94E5" w:rsidR="00EE5D6E" w:rsidRDefault="00EE5D6E" w:rsidP="00E01957">
      <w:pPr>
        <w:pStyle w:val="Heading2"/>
        <w:spacing w:line="360" w:lineRule="auto"/>
      </w:pPr>
      <w:r>
        <w:t>Vital Rate</w:t>
      </w:r>
      <w:r w:rsidR="00272B03">
        <w:t>s</w:t>
      </w:r>
      <w:r>
        <w:t xml:space="preserve"> </w:t>
      </w:r>
      <w:commentRangeStart w:id="47"/>
      <w:r w:rsidR="00272B03">
        <w:t>Model</w:t>
      </w:r>
      <w:commentRangeEnd w:id="47"/>
      <w:r w:rsidR="00FE1095">
        <w:rPr>
          <w:rStyle w:val="CommentReference"/>
          <w:rFonts w:asciiTheme="minorHAnsi" w:eastAsiaTheme="minorHAnsi" w:hAnsiTheme="minorHAnsi" w:cstheme="minorBidi"/>
          <w:color w:val="auto"/>
        </w:rPr>
        <w:commentReference w:id="47"/>
      </w:r>
    </w:p>
    <w:p w14:paraId="4D73A20D" w14:textId="53750994" w:rsidR="00D96875" w:rsidRDefault="00304447" w:rsidP="00E01957">
      <w:pPr>
        <w:spacing w:line="360" w:lineRule="auto"/>
      </w:pPr>
      <w:r>
        <w:tab/>
        <w:t xml:space="preserve">The modelling approach for this study broadly follows that described in </w:t>
      </w:r>
      <w:commentRangeStart w:id="48"/>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48"/>
      <w:r w:rsidR="007108F6">
        <w:rPr>
          <w:rStyle w:val="CommentReference"/>
        </w:rPr>
        <w:commentReference w:id="48"/>
      </w:r>
      <w:r w:rsidR="00B064C4">
        <w:t xml:space="preserve">, </w:t>
      </w:r>
      <w:r w:rsidR="005F02B2">
        <w:t xml:space="preserve">and the following </w:t>
      </w:r>
      <w:commentRangeStart w:id="49"/>
      <w:r w:rsidR="005F02B2">
        <w:t xml:space="preserve">description paraphrases </w:t>
      </w:r>
      <w:commentRangeEnd w:id="49"/>
      <w:r w:rsidR="00565CA7">
        <w:rPr>
          <w:rStyle w:val="CommentReference"/>
        </w:rPr>
        <w:commentReference w:id="49"/>
      </w:r>
      <w:r w:rsidR="005F02B2">
        <w:t>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50" w:name="_Ref93659669"/>
      <w:r>
        <w:t xml:space="preserve">Equation </w:t>
      </w:r>
      <w:r w:rsidR="003B1739">
        <w:fldChar w:fldCharType="begin"/>
      </w:r>
      <w:r w:rsidR="003B1739">
        <w:instrText xml:space="preserve"> SEQ Equation \* ARABIC </w:instrText>
      </w:r>
      <w:r w:rsidR="003B1739">
        <w:fldChar w:fldCharType="separate"/>
      </w:r>
      <w:r w:rsidR="0021304E">
        <w:rPr>
          <w:noProof/>
        </w:rPr>
        <w:t>1</w:t>
      </w:r>
      <w:r w:rsidR="003B1739">
        <w:rPr>
          <w:noProof/>
        </w:rPr>
        <w:fldChar w:fldCharType="end"/>
      </w:r>
      <w:bookmarkEnd w:id="50"/>
    </w:p>
    <w:p w14:paraId="17EAD06B" w14:textId="72C4E03A" w:rsidR="000B2974" w:rsidRPr="000B2974" w:rsidRDefault="003B1739"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51" w:name="_Ref93579342"/>
      <w:r>
        <w:t xml:space="preserve">Equation </w:t>
      </w:r>
      <w:r w:rsidR="003B1739">
        <w:fldChar w:fldCharType="begin"/>
      </w:r>
      <w:r w:rsidR="003B1739">
        <w:instrText xml:space="preserve"> SEQ Equation \* ARABIC </w:instrText>
      </w:r>
      <w:r w:rsidR="003B1739">
        <w:fldChar w:fldCharType="separate"/>
      </w:r>
      <w:r w:rsidR="0021304E">
        <w:rPr>
          <w:noProof/>
        </w:rPr>
        <w:t>2</w:t>
      </w:r>
      <w:r w:rsidR="003B1739">
        <w:rPr>
          <w:noProof/>
        </w:rPr>
        <w:fldChar w:fldCharType="end"/>
      </w:r>
      <w:bookmarkEnd w:id="5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52"/>
      <w:r w:rsidR="00296C3D">
        <w:rPr>
          <w:rFonts w:eastAsiaTheme="minorEastAsia"/>
        </w:rPr>
        <w:lastRenderedPageBreak/>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52"/>
      <w:r w:rsidR="00A22F02">
        <w:rPr>
          <w:rStyle w:val="CommentReference"/>
        </w:rPr>
        <w:commentReference w:id="52"/>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r w:rsidR="003B1739">
        <w:fldChar w:fldCharType="begin"/>
      </w:r>
      <w:r w:rsidR="003B1739">
        <w:instrText xml:space="preserve"> SEQ Equation \* ARABIC </w:instrText>
      </w:r>
      <w:r w:rsidR="003B1739">
        <w:fldChar w:fldCharType="separate"/>
      </w:r>
      <w:r w:rsidR="0021304E">
        <w:rPr>
          <w:noProof/>
        </w:rPr>
        <w:t>3</w:t>
      </w:r>
      <w:r w:rsidR="003B1739">
        <w:rPr>
          <w:noProof/>
        </w:rPr>
        <w:fldChar w:fldCharType="end"/>
      </w:r>
    </w:p>
    <w:p w14:paraId="63FCE82D" w14:textId="47DEAC8D" w:rsidR="00F30DE4" w:rsidRPr="00880C94" w:rsidRDefault="003B1739"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53" w:name="_Ref93578923"/>
      <w:r>
        <w:t xml:space="preserve">Equation </w:t>
      </w:r>
      <w:r w:rsidR="003B1739">
        <w:fldChar w:fldCharType="begin"/>
      </w:r>
      <w:r w:rsidR="003B1739">
        <w:instrText xml:space="preserve"> SEQ Equation \* ARABIC </w:instrText>
      </w:r>
      <w:r w:rsidR="003B1739">
        <w:fldChar w:fldCharType="separate"/>
      </w:r>
      <w:r w:rsidR="0021304E">
        <w:rPr>
          <w:noProof/>
        </w:rPr>
        <w:t>4</w:t>
      </w:r>
      <w:r w:rsidR="003B1739">
        <w:rPr>
          <w:noProof/>
        </w:rPr>
        <w:fldChar w:fldCharType="end"/>
      </w:r>
      <w:bookmarkEnd w:id="53"/>
    </w:p>
    <w:p w14:paraId="29CA2B75" w14:textId="7C04E68D" w:rsidR="00283D34" w:rsidRPr="00283D34" w:rsidRDefault="003B1739"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w:t>
      </w:r>
      <w:commentRangeStart w:id="54"/>
      <w:r>
        <w:rPr>
          <w:rFonts w:eastAsiaTheme="minorEastAsia"/>
        </w:rPr>
        <w:t>of</w:t>
      </w:r>
      <w:commentRangeEnd w:id="54"/>
      <w:r w:rsidR="00DF0297">
        <w:rPr>
          <w:rStyle w:val="CommentReference"/>
        </w:rPr>
        <w:commentReference w:id="54"/>
      </w:r>
      <w:r>
        <w:rPr>
          <w:rFonts w:eastAsiaTheme="minorEastAsia"/>
        </w:rPr>
        <w:t xml:space="preserve">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4368909D"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commentRangeStart w:id="55"/>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55"/>
      <w:r w:rsidR="007108F6">
        <w:rPr>
          <w:rStyle w:val="CommentReference"/>
        </w:rPr>
        <w:commentReference w:id="55"/>
      </w:r>
      <w:r>
        <w:rPr>
          <w:rFonts w:eastAsiaTheme="minorEastAsia"/>
        </w:rPr>
        <w:t xml:space="preserve">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xml:space="preserve">). I followed </w:t>
      </w:r>
      <w:commentRangeStart w:id="56"/>
      <w:r>
        <w:rPr>
          <w:rFonts w:eastAsiaTheme="minorEastAsia"/>
        </w:rPr>
        <w:t xml:space="preserve">Shriver et al.’s </w:t>
      </w:r>
      <w:commentRangeEnd w:id="56"/>
      <w:r w:rsidR="007108F6">
        <w:rPr>
          <w:rStyle w:val="CommentReference"/>
        </w:rPr>
        <w:commentReference w:id="56"/>
      </w:r>
      <w:r>
        <w:rPr>
          <w:rFonts w:eastAsiaTheme="minorEastAsia"/>
        </w:rPr>
        <w:t xml:space="preserve">approach to address this issue by building a recruitment model which is itself an integral projection </w:t>
      </w:r>
      <w:r>
        <w:rPr>
          <w:rFonts w:eastAsiaTheme="minorEastAsia"/>
        </w:rPr>
        <w:lastRenderedPageBreak/>
        <w:t>model estimating the survival</w:t>
      </w:r>
      <w:r w:rsidR="00481D04">
        <w:rPr>
          <w:rFonts w:eastAsiaTheme="minorEastAsia"/>
        </w:rPr>
        <w:t>, growth, and recruitment of seedlings and saplings (all stems &lt; 2</w:t>
      </w:r>
      <w:ins w:id="57" w:author="j battles" w:date="2022-02-14T05:49:00Z">
        <w:r w:rsidR="00DF0297">
          <w:rPr>
            <w:rFonts w:eastAsiaTheme="minorEastAsia"/>
          </w:rPr>
          <w:t>.54</w:t>
        </w:r>
      </w:ins>
      <w:del w:id="58" w:author="j battles" w:date="2022-02-14T05:49:00Z">
        <w:r w:rsidR="00481D04" w:rsidDel="00DF0297">
          <w:rPr>
            <w:rFonts w:eastAsiaTheme="minorEastAsia"/>
          </w:rPr>
          <w:delText>5.4</w:delText>
        </w:r>
      </w:del>
      <w:r w:rsidR="00481D04">
        <w:rPr>
          <w:rFonts w:eastAsiaTheme="minorEastAsia"/>
        </w:rPr>
        <w:t xml:space="preserve">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w:t>
      </w:r>
      <w:commentRangeStart w:id="59"/>
      <w:commentRangeStart w:id="60"/>
      <w:r w:rsidR="005F02B2">
        <w:rPr>
          <w:rFonts w:eastAsiaTheme="minorEastAsia"/>
        </w:rPr>
        <w:t xml:space="preserve">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commentRangeEnd w:id="59"/>
      <w:r w:rsidR="00DF0297">
        <w:rPr>
          <w:rStyle w:val="CommentReference"/>
        </w:rPr>
        <w:commentReference w:id="59"/>
      </w:r>
      <w:r w:rsidR="005F02B2">
        <w:rPr>
          <w:rFonts w:eastAsiaTheme="minorEastAsia"/>
        </w:rPr>
        <w:t>,</w:t>
      </w:r>
      <w:r w:rsidR="00481D04">
        <w:rPr>
          <w:rFonts w:eastAsiaTheme="minorEastAsia"/>
        </w:rPr>
        <w:t xml:space="preserve"> </w:t>
      </w:r>
      <w:commentRangeEnd w:id="60"/>
      <w:r w:rsidR="007108F6">
        <w:rPr>
          <w:rStyle w:val="CommentReference"/>
        </w:rPr>
        <w:commentReference w:id="60"/>
      </w:r>
      <w:r w:rsidR="00481D04">
        <w:rPr>
          <w:rFonts w:eastAsiaTheme="minorEastAsia"/>
        </w:rPr>
        <w:t>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r w:rsidR="003B1739">
        <w:fldChar w:fldCharType="begin"/>
      </w:r>
      <w:r w:rsidR="003B1739">
        <w:instrText xml:space="preserve"> SEQ Equation \* ARABIC </w:instrText>
      </w:r>
      <w:r w:rsidR="003B1739">
        <w:fldChar w:fldCharType="separate"/>
      </w:r>
      <w:r w:rsidR="0021304E">
        <w:rPr>
          <w:noProof/>
        </w:rPr>
        <w:t>5</w:t>
      </w:r>
      <w:r w:rsidR="003B1739">
        <w:rPr>
          <w:noProof/>
        </w:rPr>
        <w:fldChar w:fldCharType="end"/>
      </w:r>
    </w:p>
    <w:p w14:paraId="17730052" w14:textId="411CC77D" w:rsidR="00481D04" w:rsidRPr="004A6BFC" w:rsidRDefault="003B1739"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0D747792"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w:t>
      </w:r>
      <w:proofErr w:type="gramStart"/>
      <w:r w:rsidR="005F02B2">
        <w:rPr>
          <w:rFonts w:eastAsiaTheme="minorEastAsia"/>
        </w:rPr>
        <w:t>distribution.</w:t>
      </w:r>
      <w:proofErr w:type="gramEnd"/>
      <w:r w:rsidR="005F02B2">
        <w:rPr>
          <w:rFonts w:eastAsiaTheme="minorEastAsia"/>
        </w:rPr>
        <w:t xml:space="preserve"> </w:t>
      </w:r>
      <w:r w:rsidR="007A371B">
        <w:rPr>
          <w:rFonts w:eastAsiaTheme="minorEastAsia"/>
        </w:rPr>
        <w:t>Only the smallest two size classes were included in the responses for the recruitment model because new individuals larger than 2</w:t>
      </w:r>
      <w:ins w:id="61" w:author="j battles" w:date="2022-02-14T05:59:00Z">
        <w:r w:rsidR="00342BA1">
          <w:rPr>
            <w:rFonts w:eastAsiaTheme="minorEastAsia"/>
          </w:rPr>
          <w:t>.</w:t>
        </w:r>
      </w:ins>
      <w:r w:rsidR="007A371B">
        <w:rPr>
          <w:rFonts w:eastAsiaTheme="minorEastAsia"/>
        </w:rPr>
        <w:t>5</w:t>
      </w:r>
      <w:del w:id="62" w:author="j battles" w:date="2022-02-14T05:59:00Z">
        <w:r w:rsidR="007A371B" w:rsidDel="00342BA1">
          <w:rPr>
            <w:rFonts w:eastAsiaTheme="minorEastAsia"/>
          </w:rPr>
          <w:delText>.</w:delText>
        </w:r>
      </w:del>
      <w:r w:rsidR="007A371B">
        <w:rPr>
          <w:rFonts w:eastAsiaTheme="minorEastAsia"/>
        </w:rPr>
        <w:t>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r w:rsidR="003B1739">
        <w:fldChar w:fldCharType="begin"/>
      </w:r>
      <w:r w:rsidR="003B1739">
        <w:instrText xml:space="preserve"> SEQ Equation \* ARABIC </w:instrText>
      </w:r>
      <w:r w:rsidR="003B1739">
        <w:fldChar w:fldCharType="separate"/>
      </w:r>
      <w:r w:rsidR="0021304E">
        <w:rPr>
          <w:noProof/>
        </w:rPr>
        <w:t>6</w:t>
      </w:r>
      <w:r w:rsidR="003B1739">
        <w:rPr>
          <w:noProof/>
        </w:rPr>
        <w:fldChar w:fldCharType="end"/>
      </w:r>
    </w:p>
    <w:p w14:paraId="79BE3FAF" w14:textId="5893410F" w:rsidR="000B4F67" w:rsidRPr="000B4F67" w:rsidRDefault="003B1739"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commentRangeStart w:id="63"/>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w:commentRangeEnd w:id="63"/>
      <w:r w:rsidR="00342BA1">
        <w:rPr>
          <w:rStyle w:val="CommentReference"/>
        </w:rPr>
        <w:commentReference w:id="63"/>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r w:rsidR="003B1739">
        <w:fldChar w:fldCharType="begin"/>
      </w:r>
      <w:r w:rsidR="003B1739">
        <w:instrText xml:space="preserve"> SEQ Equation \* ARABIC </w:instrText>
      </w:r>
      <w:r w:rsidR="003B1739">
        <w:fldChar w:fldCharType="separate"/>
      </w:r>
      <w:r w:rsidR="0021304E">
        <w:rPr>
          <w:noProof/>
        </w:rPr>
        <w:t>7</w:t>
      </w:r>
      <w:r w:rsidR="003B1739">
        <w:rPr>
          <w:noProof/>
        </w:rPr>
        <w:fldChar w:fldCharType="end"/>
      </w:r>
    </w:p>
    <w:p w14:paraId="452449EA" w14:textId="43D16C07" w:rsidR="008415CA" w:rsidRPr="007B3DC9" w:rsidRDefault="003B1739"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w:lastRenderedPageBreak/>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64"/>
      <w:r w:rsidR="000A5484">
        <w:rPr>
          <w:rFonts w:eastAsiaTheme="minorEastAsia"/>
        </w:rPr>
        <w:t xml:space="preserve">individual in size class </w:t>
      </w:r>
      <w:commentRangeEnd w:id="64"/>
      <w:r w:rsidR="00FE1095">
        <w:rPr>
          <w:rStyle w:val="CommentReference"/>
        </w:rPr>
        <w:commentReference w:id="64"/>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65" w:name="_Ref93582027"/>
      <w:commentRangeStart w:id="66"/>
      <w:r>
        <w:t>Equation</w:t>
      </w:r>
      <w:commentRangeEnd w:id="66"/>
      <w:r w:rsidR="00FE1095">
        <w:rPr>
          <w:rStyle w:val="CommentReference"/>
          <w:i w:val="0"/>
          <w:iCs w:val="0"/>
          <w:color w:val="auto"/>
        </w:rPr>
        <w:commentReference w:id="66"/>
      </w:r>
      <w:r>
        <w:t xml:space="preserve"> </w:t>
      </w:r>
      <w:r w:rsidR="003B1739">
        <w:fldChar w:fldCharType="begin"/>
      </w:r>
      <w:r w:rsidR="003B1739">
        <w:instrText xml:space="preserve"> SEQ Equation \* ARABIC </w:instrText>
      </w:r>
      <w:r w:rsidR="003B1739">
        <w:fldChar w:fldCharType="separate"/>
      </w:r>
      <w:r w:rsidR="0021304E">
        <w:rPr>
          <w:noProof/>
        </w:rPr>
        <w:t>8</w:t>
      </w:r>
      <w:r w:rsidR="003B1739">
        <w:rPr>
          <w:noProof/>
        </w:rPr>
        <w:fldChar w:fldCharType="end"/>
      </w:r>
      <w:bookmarkEnd w:id="65"/>
    </w:p>
    <w:p w14:paraId="36A0526C" w14:textId="7C40DF96" w:rsidR="0027112C" w:rsidRPr="00860357" w:rsidRDefault="003B1739"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commentRangeStart w:id="67"/>
      <w:r w:rsidR="00B21325">
        <w:rPr>
          <w:rFonts w:eastAsiaTheme="minorEastAsia"/>
        </w:rPr>
        <w:t>Shriver et al</w:t>
      </w:r>
      <w:commentRangeEnd w:id="67"/>
      <w:r w:rsidR="007108F6">
        <w:rPr>
          <w:rStyle w:val="CommentReference"/>
        </w:rPr>
        <w:commentReference w:id="67"/>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w:t>
      </w:r>
      <w:proofErr w:type="gramStart"/>
      <w:r w:rsidR="00B21325">
        <w:rPr>
          <w:rFonts w:eastAsiaTheme="minorEastAsia"/>
        </w:rPr>
        <w:t>a new recruit</w:t>
      </w:r>
      <w:proofErr w:type="gramEnd"/>
      <w:r w:rsidR="00B21325">
        <w:rPr>
          <w:rFonts w:eastAsiaTheme="minorEastAsia"/>
        </w:rPr>
        <w:t xml:space="preserve">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68" w:name="_Ref93583271"/>
      <w:r>
        <w:t xml:space="preserve">Equation </w:t>
      </w:r>
      <w:r w:rsidR="003B1739">
        <w:fldChar w:fldCharType="begin"/>
      </w:r>
      <w:r w:rsidR="003B1739">
        <w:instrText xml:space="preserve"> SEQ Equation \* ARABIC </w:instrText>
      </w:r>
      <w:r w:rsidR="003B1739">
        <w:fldChar w:fldCharType="separate"/>
      </w:r>
      <w:r>
        <w:rPr>
          <w:noProof/>
        </w:rPr>
        <w:t>9</w:t>
      </w:r>
      <w:r w:rsidR="003B1739">
        <w:rPr>
          <w:noProof/>
        </w:rPr>
        <w:fldChar w:fldCharType="end"/>
      </w:r>
      <w:bookmarkEnd w:id="68"/>
    </w:p>
    <w:p w14:paraId="57B8E5BE" w14:textId="0FFA1F2B" w:rsidR="008E09B2" w:rsidRDefault="003B1739"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commentRangeStart w:id="69"/>
      <w:r>
        <w:rPr>
          <w:rFonts w:eastAsiaTheme="minorEastAsia"/>
        </w:rPr>
        <w:t>We</w:t>
      </w:r>
      <w:commentRangeEnd w:id="69"/>
      <w:r w:rsidR="00D54D68">
        <w:rPr>
          <w:rStyle w:val="CommentReference"/>
        </w:rPr>
        <w:commentReference w:id="69"/>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w:t>
      </w:r>
      <w:commentRangeStart w:id="70"/>
      <w:r w:rsidR="003E5D44">
        <w:rPr>
          <w:rFonts w:eastAsiaTheme="minorEastAsia"/>
        </w:rPr>
        <w:t xml:space="preserve"> Shriver et al.) </w:t>
      </w:r>
      <w:commentRangeEnd w:id="70"/>
      <w:r w:rsidR="007108F6">
        <w:rPr>
          <w:rStyle w:val="CommentReference"/>
        </w:rPr>
        <w:commentReference w:id="70"/>
      </w:r>
      <w:r w:rsidR="003E5D44">
        <w:rPr>
          <w:rFonts w:eastAsiaTheme="minorEastAsia"/>
        </w:rPr>
        <w:t xml:space="preserve">for a tree species which can grow to more than 200 cm DBH. The relative coarseness of the 12.7 cm size bins is mitigated here by the use of the mean size rule </w:t>
      </w:r>
      <w:r w:rsidR="003E5D44">
        <w:rPr>
          <w:rFonts w:eastAsiaTheme="minorEastAsia"/>
        </w:rPr>
        <w:lastRenderedPageBreak/>
        <w:t>(rather than the midpoint size rule) to assign specific sizes to each bin for the purposes of estimating survival, growth, and fecundity of each size class, following suggestions from</w:t>
      </w:r>
      <w:r>
        <w:rPr>
          <w:rFonts w:eastAsiaTheme="minorEastAsia"/>
        </w:rPr>
        <w:t xml:space="preserve"> </w:t>
      </w:r>
      <w:commentRangeStart w:id="71"/>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commentRangeEnd w:id="71"/>
      <w:r w:rsidR="007108F6">
        <w:rPr>
          <w:rStyle w:val="CommentReference"/>
        </w:rPr>
        <w:commentReference w:id="71"/>
      </w:r>
    </w:p>
    <w:p w14:paraId="7D69B0AA" w14:textId="5CCCA48D" w:rsidR="003E5D44" w:rsidRPr="000B4F67" w:rsidRDefault="003E5D44" w:rsidP="00EB1B4C">
      <w:pPr>
        <w:spacing w:line="360" w:lineRule="auto"/>
        <w:rPr>
          <w:rFonts w:eastAsiaTheme="minorEastAsia"/>
        </w:rPr>
      </w:pPr>
      <w:r>
        <w:rPr>
          <w:rFonts w:eastAsiaTheme="minorEastAsia"/>
        </w:rPr>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72"/>
      <w:r>
        <w:rPr>
          <w:rFonts w:eastAsiaTheme="minorEastAsia"/>
        </w:rPr>
        <w:t>package</w:t>
      </w:r>
      <w:commentRangeEnd w:id="72"/>
      <w:r w:rsidR="005A03F5">
        <w:rPr>
          <w:rStyle w:val="CommentReference"/>
        </w:rPr>
        <w:commentReference w:id="72"/>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73"/>
      <w:r w:rsidR="00BF1B42">
        <w:rPr>
          <w:rFonts w:eastAsiaTheme="minorEastAsia"/>
        </w:rPr>
        <w: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t>
      </w:r>
      <w:commentRangeEnd w:id="73"/>
      <w:r w:rsidR="005A03F5">
        <w:rPr>
          <w:rStyle w:val="CommentReference"/>
        </w:rPr>
        <w:commentReference w:id="73"/>
      </w:r>
      <w:r w:rsidR="00BF1B42">
        <w:rPr>
          <w:rFonts w:eastAsiaTheme="minorEastAsia"/>
        </w:rPr>
        <w:t xml:space="preserve">. </w:t>
      </w:r>
      <w:r w:rsidR="00752208">
        <w:rPr>
          <w:rFonts w:eastAsiaTheme="minorEastAsia"/>
        </w:rPr>
        <w:t xml:space="preserve">Other R 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74"/>
      <w:proofErr w:type="spellStart"/>
      <w:r w:rsidR="00D71062">
        <w:rPr>
          <w:rFonts w:eastAsiaTheme="minorEastAsia"/>
        </w:rPr>
        <w:t>doParallel</w:t>
      </w:r>
      <w:commentRangeEnd w:id="74"/>
      <w:proofErr w:type="spellEnd"/>
      <w:r w:rsidR="005A03F5">
        <w:rPr>
          <w:rStyle w:val="CommentReference"/>
        </w:rPr>
        <w:commentReference w:id="74"/>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75"/>
      <w:r>
        <w:t>Validation</w:t>
      </w:r>
      <w:commentRangeEnd w:id="75"/>
      <w:r w:rsidR="000B15A1">
        <w:rPr>
          <w:rStyle w:val="CommentReference"/>
          <w:rFonts w:asciiTheme="minorHAnsi" w:eastAsiaTheme="minorHAnsi" w:hAnsiTheme="minorHAnsi" w:cstheme="minorBidi"/>
          <w:color w:val="auto"/>
        </w:rPr>
        <w:commentReference w:id="75"/>
      </w:r>
    </w:p>
    <w:p w14:paraId="6EDBD71F" w14:textId="68C8EF6E"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w:t>
      </w:r>
      <w:proofErr w:type="spellStart"/>
      <w:r>
        <w:t>c</w:t>
      </w:r>
      <w:ins w:id="76" w:author="Daniel Foster" w:date="2022-02-15T12:22:00Z">
        <w:r w:rsidR="000B15A1">
          <w:t>a</w:t>
        </w:r>
      </w:ins>
      <w:r>
        <w:t>hain</w:t>
      </w:r>
      <w:proofErr w:type="spellEnd"/>
      <w:r>
        <w:t xml:space="preserve"> consistency or signs of difficulty estimating parameters. In addition, </w:t>
      </w:r>
      <w:r w:rsidR="005D180E">
        <w:t>we</w:t>
      </w:r>
      <w:r>
        <w:t xml:space="preserve"> plotted </w:t>
      </w:r>
      <w:r w:rsidR="00366F92">
        <w:t>posterior retrodictions (</w:t>
      </w:r>
      <w:r>
        <w:t xml:space="preserve">observations </w:t>
      </w:r>
      <w:r w:rsidR="00366F92">
        <w:t>simulated</w:t>
      </w:r>
      <w:r>
        <w:t xml:space="preserve"> from the posterior distribution of parameters </w:t>
      </w:r>
      <w:r w:rsidR="00366F92">
        <w:t xml:space="preserve">against the real data used to train the model) </w:t>
      </w:r>
      <w:ins w:id="77" w:author="j battles" w:date="2022-02-14T07:32:00Z">
        <w:r w:rsidR="00A128BA">
          <w:t>to evaluate the fit of the model</w:t>
        </w:r>
      </w:ins>
      <w:ins w:id="78" w:author="j battles" w:date="2022-02-14T07:45:00Z">
        <w:r w:rsidR="004C5044">
          <w:t xml:space="preserve"> (???)</w:t>
        </w:r>
      </w:ins>
      <w:ins w:id="79" w:author="j battles" w:date="2022-02-14T07:32:00Z">
        <w:r w:rsidR="00A128BA">
          <w:t xml:space="preserve"> </w:t>
        </w:r>
      </w:ins>
      <w:r w:rsidR="00366F92">
        <w:t>and posterior predictions (observations simulated from the posterior distribution against real data held out from model training</w:t>
      </w:r>
      <w:ins w:id="80" w:author="j battles" w:date="2022-02-14T07:33:00Z">
        <w:r w:rsidR="00A128BA">
          <w:t>)</w:t>
        </w:r>
      </w:ins>
      <w:r w:rsidR="00366F92">
        <w:t xml:space="preserve"> </w:t>
      </w:r>
      <w:del w:id="81" w:author="j battles" w:date="2022-02-14T07:33:00Z">
        <w:r w:rsidR="00366F92" w:rsidDel="00A128BA">
          <w:delText>and used solely for validation)</w:delText>
        </w:r>
      </w:del>
      <w:ins w:id="82" w:author="j battles" w:date="2022-02-14T07:33:00Z">
        <w:r w:rsidR="00A128BA">
          <w:t xml:space="preserve"> </w:t>
        </w:r>
      </w:ins>
      <w:ins w:id="83" w:author="j battles" w:date="2022-02-14T07:32:00Z">
        <w:r w:rsidR="00A128BA">
          <w:t xml:space="preserve">to </w:t>
        </w:r>
      </w:ins>
      <w:ins w:id="84" w:author="j battles" w:date="2022-02-14T07:33:00Z">
        <w:r w:rsidR="00A128BA">
          <w:t>validate the accuracy of the model</w:t>
        </w:r>
      </w:ins>
      <w:ins w:id="85" w:author="j battles" w:date="2022-02-14T07:45:00Z">
        <w:r w:rsidR="004C5044">
          <w:t>(???)</w:t>
        </w:r>
      </w:ins>
      <w:r w:rsidR="00366F92">
        <w:t xml:space="preserve">. </w:t>
      </w:r>
      <w:commentRangeStart w:id="86"/>
      <w:r w:rsidR="00366F92">
        <w:t>10</w:t>
      </w:r>
      <w:commentRangeEnd w:id="86"/>
      <w:r w:rsidR="00A128BA">
        <w:rPr>
          <w:rStyle w:val="CommentReference"/>
        </w:rPr>
        <w:commentReference w:id="86"/>
      </w:r>
      <w:r w:rsidR="00366F92">
        <w:t>%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3DFF0B32"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w:t>
      </w:r>
      <w:r w:rsidR="0052071A">
        <w:lastRenderedPageBreak/>
        <w:t>dryness) on the vital rates of growth, survival, and fecundity</w:t>
      </w:r>
      <w:commentRangeStart w:id="87"/>
      <w:r w:rsidR="0052071A">
        <w:t xml:space="preserve">. </w:t>
      </w:r>
      <w:r w:rsidR="00486861">
        <w:t xml:space="preserve">Artificial </w:t>
      </w:r>
      <w:commentRangeEnd w:id="87"/>
      <w:r w:rsidR="004C5044">
        <w:rPr>
          <w:rStyle w:val="CommentReference"/>
        </w:rPr>
        <w:commentReference w:id="87"/>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 xml:space="preserve">Given these environmental contexts, vital rates for individuals ranging in size from 0.01-1.25 m DBH were predicted using the parameters from each posterior sample, and the predicted response plotted against DBH and stressor. </w:t>
      </w:r>
      <w:del w:id="88"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 estimate posterior asymptotic growth rates under </w:t>
      </w:r>
      <w:r>
        <w:t>the same suite of</w:t>
      </w:r>
      <w:r w:rsidR="00276327">
        <w:t xml:space="preserve"> scenarios. </w:t>
      </w:r>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r w:rsidR="003B1739">
        <w:fldChar w:fldCharType="begin"/>
      </w:r>
      <w:r w:rsidR="003B1739">
        <w:instrText xml:space="preserve"> SEQ Equation \* ARABIC </w:instrText>
      </w:r>
      <w:r w:rsidR="003B1739">
        <w:fldChar w:fldCharType="separate"/>
      </w:r>
      <w:r>
        <w:rPr>
          <w:noProof/>
        </w:rPr>
        <w:t>10</w:t>
      </w:r>
      <w:r w:rsidR="003B1739">
        <w:rPr>
          <w:noProof/>
        </w:rPr>
        <w:fldChar w:fldCharType="end"/>
      </w:r>
    </w:p>
    <w:p w14:paraId="73B6514E" w14:textId="75C719A7" w:rsidR="00910F38" w:rsidRDefault="003B1739"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w:t>
      </w:r>
      <w:proofErr w:type="gramStart"/>
      <w:r w:rsidR="000E59FA">
        <w:rPr>
          <w:rFonts w:eastAsiaTheme="minorEastAsia"/>
        </w:rPr>
        <w:t>a new recruit</w:t>
      </w:r>
      <w:proofErr w:type="gramEnd"/>
      <w:r w:rsidR="000E59FA">
        <w:rPr>
          <w:rFonts w:eastAsiaTheme="minorEastAsia"/>
        </w:rPr>
        <w:t xml:space="preserve">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t>Following the recommendations of</w:t>
      </w:r>
      <w:commentRangeStart w:id="89"/>
      <w:r>
        <w:t xml:space="preserve">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commentRangeEnd w:id="89"/>
      <w:r w:rsidR="007108F6">
        <w:rPr>
          <w:rStyle w:val="CommentReference"/>
        </w:rPr>
        <w:commentReference w:id="89"/>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w:t>
      </w:r>
      <w:r w:rsidR="005C0FDC">
        <w:lastRenderedPageBreak/>
        <w:t xml:space="preserve">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90"/>
      <w:commentRangeStart w:id="91"/>
      <w:r>
        <w:t>Results</w:t>
      </w:r>
      <w:commentRangeEnd w:id="90"/>
      <w:r w:rsidR="000B15A1">
        <w:rPr>
          <w:rStyle w:val="CommentReference"/>
          <w:rFonts w:asciiTheme="minorHAnsi" w:eastAsiaTheme="minorHAnsi" w:hAnsiTheme="minorHAnsi" w:cstheme="minorBidi"/>
          <w:color w:val="auto"/>
        </w:rPr>
        <w:commentReference w:id="90"/>
      </w:r>
      <w:commentRangeEnd w:id="91"/>
      <w:r w:rsidR="000B15A1">
        <w:rPr>
          <w:rStyle w:val="CommentReference"/>
          <w:rFonts w:asciiTheme="minorHAnsi" w:eastAsiaTheme="minorHAnsi" w:hAnsiTheme="minorHAnsi" w:cstheme="minorBidi"/>
          <w:color w:val="auto"/>
        </w:rPr>
        <w:commentReference w:id="91"/>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92"/>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92"/>
      <w:r w:rsidR="004C5044">
        <w:rPr>
          <w:rStyle w:val="CommentReference"/>
        </w:rPr>
        <w:commentReference w:id="92"/>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93"/>
      <w:r w:rsidR="00C942ED">
        <w:t>The</w:t>
      </w:r>
      <w:r w:rsidR="0058771A">
        <w:t xml:space="preserve"> posterior median estimate of the intercept for the survival model</w:t>
      </w:r>
      <w:r w:rsidR="0052326E">
        <w:rPr>
          <w:rFonts w:eastAsiaTheme="minorEastAsia"/>
        </w:rPr>
        <w:t xml:space="preserve"> </w:t>
      </w:r>
      <w:r w:rsidR="0058771A">
        <w:t xml:space="preserve">was 2.08, with a </w:t>
      </w:r>
      <w:commentRangeStart w:id="94"/>
      <w:r w:rsidR="0058771A">
        <w:t>90</w:t>
      </w:r>
      <w:commentRangeEnd w:id="94"/>
      <w:r w:rsidR="00A22F02">
        <w:rPr>
          <w:rStyle w:val="CommentReference"/>
        </w:rPr>
        <w:commentReference w:id="94"/>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93"/>
      <w:r w:rsidR="004C5044">
        <w:rPr>
          <w:rStyle w:val="CommentReference"/>
        </w:rPr>
        <w:commentReference w:id="93"/>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95"/>
      <w:r w:rsidR="00311911">
        <w:t xml:space="preserve">and an ambiguous interaction with size (median 1.07, CI -0.28 to 2.48). </w:t>
      </w:r>
      <w:commentRangeEnd w:id="95"/>
      <w:r w:rsidR="004C5044">
        <w:rPr>
          <w:rStyle w:val="CommentReference"/>
        </w:rPr>
        <w:commentReference w:id="95"/>
      </w:r>
      <w:r w:rsidR="00311911">
        <w:t>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w:t>
      </w:r>
      <w:r w:rsidR="00717725">
        <w:lastRenderedPageBreak/>
        <w:t>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96"/>
      <w:r w:rsidR="00717725">
        <w:t xml:space="preserve">a less severe </w:t>
      </w:r>
      <w:r w:rsidR="0082493A">
        <w:t xml:space="preserve">negative </w:t>
      </w:r>
      <w:r w:rsidR="00717725">
        <w:t xml:space="preserve">impact on survival </w:t>
      </w:r>
      <w:commentRangeEnd w:id="96"/>
      <w:r w:rsidR="001C02F2">
        <w:rPr>
          <w:rStyle w:val="CommentReference"/>
        </w:rPr>
        <w:commentReference w:id="96"/>
      </w:r>
      <w:r w:rsidR="00717725">
        <w:t>(median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97"/>
      <w:r w:rsidR="00C15C9A">
        <w:t xml:space="preserve">Several ecoregions </w:t>
      </w:r>
      <w:commentRangeEnd w:id="97"/>
      <w:r w:rsidR="001C02F2">
        <w:rPr>
          <w:rStyle w:val="CommentReference"/>
        </w:rPr>
        <w:commentReference w:id="97"/>
      </w:r>
      <w:r w:rsidR="00C15C9A">
        <w:t>in the southern Sierra Nevada</w:t>
      </w:r>
      <w:del w:id="98"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99"/>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99"/>
      <w:r w:rsidR="001C02F2">
        <w:rPr>
          <w:rStyle w:val="CommentReference"/>
        </w:rPr>
        <w:commentReference w:id="99"/>
      </w:r>
      <w:commentRangeStart w:id="100"/>
      <w:commentRangeStart w:id="101"/>
      <w:r w:rsidR="00954945">
        <w:t xml:space="preserve">Fire had an </w:t>
      </w:r>
      <w:commentRangeStart w:id="102"/>
      <w:r w:rsidR="00954945">
        <w:t>ambiguous</w:t>
      </w:r>
      <w:commentRangeEnd w:id="102"/>
      <w:r w:rsidR="007108F6">
        <w:rPr>
          <w:rStyle w:val="CommentReference"/>
        </w:rPr>
        <w:commentReference w:id="102"/>
      </w:r>
      <w:r w:rsidR="00954945">
        <w:t xml:space="preserve"> main effect on size at follow-up (median -0.003, CI -0.012 to 0.005) and a negative interaction with initial size (median -0.012, CI -0.021 to -0.003); </w:t>
      </w:r>
      <w:commentRangeEnd w:id="100"/>
      <w:r w:rsidR="00A22F02">
        <w:rPr>
          <w:rStyle w:val="CommentReference"/>
        </w:rPr>
        <w:commentReference w:id="100"/>
      </w:r>
      <w:commentRangeEnd w:id="101"/>
      <w:r w:rsidR="007108F6">
        <w:rPr>
          <w:rStyle w:val="CommentReference"/>
        </w:rPr>
        <w:commentReference w:id="101"/>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03"/>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commentRangeEnd w:id="103"/>
      <w:r w:rsidR="00A22F02">
        <w:rPr>
          <w:rStyle w:val="CommentReference"/>
        </w:rPr>
        <w:commentReference w:id="103"/>
      </w:r>
      <w:commentRangeStart w:id="104"/>
      <w:r w:rsidR="00837AAE">
        <w:t xml:space="preserve">There is a broad-scale pattern of ecoregions in the Klamath and </w:t>
      </w:r>
      <w:proofErr w:type="gramStart"/>
      <w:r w:rsidR="00837AAE">
        <w:t>Cascades mountain</w:t>
      </w:r>
      <w:proofErr w:type="gramEnd"/>
      <w:r w:rsidR="00837AAE">
        <w:t xml:space="preserve"> ranges exhibiting </w:t>
      </w:r>
      <w:r w:rsidR="00837AAE">
        <w:lastRenderedPageBreak/>
        <w:t xml:space="preserve">negative effects on growth, while the effects of ecoregions in the Sierra Nevada </w:t>
      </w:r>
      <w:commentRangeStart w:id="105"/>
      <w:r w:rsidR="00837AAE">
        <w:t xml:space="preserve">mountain range </w:t>
      </w:r>
      <w:commentRangeEnd w:id="105"/>
      <w:r w:rsidR="007108F6">
        <w:rPr>
          <w:rStyle w:val="CommentReference"/>
        </w:rPr>
        <w:commentReference w:id="105"/>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04"/>
      <w:r w:rsidR="00A22F02">
        <w:rPr>
          <w:rStyle w:val="CommentReference"/>
        </w:rPr>
        <w:commentReference w:id="104"/>
      </w:r>
    </w:p>
    <w:p w14:paraId="5176C98B" w14:textId="58BE168B" w:rsidR="00874307" w:rsidRDefault="00874307" w:rsidP="00293491">
      <w:pPr>
        <w:pStyle w:val="Heading2"/>
        <w:spacing w:line="360" w:lineRule="auto"/>
      </w:pPr>
      <w:r>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06"/>
      <w:r w:rsidR="00BC4DD2">
        <w:t xml:space="preserve">medians 0.35 and -0.18, CIs -1.43 to 1.95 and -3.14 to 2.45, respectively) </w:t>
      </w:r>
      <w:commentRangeEnd w:id="106"/>
      <w:r w:rsidR="00A22F02">
        <w:rPr>
          <w:rStyle w:val="CommentReference"/>
        </w:rPr>
        <w:commentReference w:id="106"/>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07"/>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07"/>
      <w:r w:rsidR="008A2F91">
        <w:rPr>
          <w:rStyle w:val="CommentReference"/>
        </w:rPr>
        <w:commentReference w:id="107"/>
      </w:r>
      <w:r w:rsidR="00837AAE">
        <w:t>).</w:t>
      </w:r>
    </w:p>
    <w:p w14:paraId="535238A9" w14:textId="6467D35F" w:rsidR="00874307" w:rsidRPr="00874307" w:rsidRDefault="00874307" w:rsidP="00293491">
      <w:pPr>
        <w:pStyle w:val="Heading2"/>
        <w:spacing w:line="360" w:lineRule="auto"/>
      </w:pPr>
      <w:r>
        <w:t>Asymptotic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effects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 xml:space="preserve">categorical stressors (fire and WPBR) were absent, while continuous stressors (BA, drought, and site dryness) were held at 0 (their scaled means). Under these </w:t>
      </w:r>
      <w:r w:rsidR="004D47AC">
        <w:lastRenderedPageBreak/>
        <w:t>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Where WPBR is present, the posterior distribution for 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08"/>
    <w:commentRangeStart w:id="109"/>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08"/>
      <w:r w:rsidR="008A2F91">
        <w:rPr>
          <w:rStyle w:val="CommentReference"/>
        </w:rPr>
        <w:commentReference w:id="108"/>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09"/>
      <w:r w:rsidR="00A47588">
        <w:rPr>
          <w:rStyle w:val="CommentReference"/>
        </w:rPr>
        <w:commentReference w:id="109"/>
      </w:r>
    </w:p>
    <w:p w14:paraId="01A75E00" w14:textId="56102DEE" w:rsidR="00097CE1" w:rsidRPr="009B0C1C" w:rsidRDefault="009B22BB" w:rsidP="009B0C1C">
      <w:pPr>
        <w:pStyle w:val="Heading1"/>
        <w:spacing w:line="360" w:lineRule="auto"/>
      </w:pPr>
      <w:commentRangeStart w:id="110"/>
      <w:r>
        <w:t>Discussion</w:t>
      </w:r>
      <w:commentRangeEnd w:id="110"/>
      <w:r w:rsidR="008A2F91">
        <w:rPr>
          <w:rStyle w:val="CommentReference"/>
          <w:rFonts w:asciiTheme="minorHAnsi" w:eastAsiaTheme="minorHAnsi" w:hAnsiTheme="minorHAnsi" w:cstheme="minorBidi"/>
          <w:color w:val="auto"/>
        </w:rPr>
        <w:commentReference w:id="110"/>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11"/>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11"/>
      <w:r w:rsidR="008A2F91">
        <w:rPr>
          <w:rStyle w:val="CommentReference"/>
        </w:rPr>
        <w:commentReference w:id="111"/>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12"/>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13"/>
      <w:r w:rsidRPr="00F30BF0">
        <w:rPr>
          <w:rFonts w:cstheme="minorHAnsi"/>
        </w:rPr>
        <w:t>ambiguous</w:t>
      </w:r>
      <w:commentRangeEnd w:id="113"/>
      <w:r w:rsidR="007108F6">
        <w:rPr>
          <w:rStyle w:val="CommentReference"/>
        </w:rPr>
        <w:commentReference w:id="113"/>
      </w:r>
      <w:r w:rsidRPr="00F30BF0">
        <w:rPr>
          <w:rFonts w:cstheme="minorHAnsi"/>
        </w:rPr>
        <w:t xml:space="preserve">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12"/>
      <w:r w:rsidR="008A2F91">
        <w:rPr>
          <w:rStyle w:val="CommentReference"/>
        </w:rPr>
        <w:commentReference w:id="112"/>
      </w:r>
      <w:r w:rsidR="005C7999" w:rsidRPr="00F30BF0">
        <w:rPr>
          <w:rFonts w:cstheme="minorHAnsi"/>
        </w:rPr>
        <w:t xml:space="preserve">However, the literature suggests that a core way in which fire influences the population dynamics of sugar pine is by </w:t>
      </w:r>
      <w:r w:rsidR="005C7999" w:rsidRPr="00F30BF0">
        <w:rPr>
          <w:rFonts w:cstheme="minorHAnsi"/>
        </w:rPr>
        <w:lastRenderedPageBreak/>
        <w:t xml:space="preserve">killing </w:t>
      </w:r>
      <w:del w:id="114"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15"/>
      <w:r w:rsidR="007B6647" w:rsidRPr="00F30BF0">
        <w:rPr>
          <w:rFonts w:cstheme="minorHAnsi"/>
        </w:rPr>
        <w:t xml:space="preserve">effects of fire on survival are likely temporary. </w:t>
      </w:r>
      <w:commentRangeEnd w:id="115"/>
      <w:r w:rsidR="00A47588">
        <w:rPr>
          <w:rStyle w:val="CommentReference"/>
        </w:rPr>
        <w:commentReference w:id="11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16"/>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commentRangeEnd w:id="116"/>
      <w:r w:rsidR="00A47588">
        <w:rPr>
          <w:rStyle w:val="CommentReference"/>
        </w:rPr>
        <w:commentReference w:id="11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w:t>
      </w:r>
      <w:r w:rsidR="00857722" w:rsidRPr="00F30BF0">
        <w:rPr>
          <w:rFonts w:cstheme="minorHAnsi"/>
        </w:rPr>
        <w:lastRenderedPageBreak/>
        <w:t>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17"/>
      <w:r w:rsidR="0038352F" w:rsidRPr="00F30BF0">
        <w:rPr>
          <w:rFonts w:cstheme="minorHAnsi"/>
        </w:rPr>
        <w:t>rat</w:t>
      </w:r>
      <w:r>
        <w:rPr>
          <w:rFonts w:cstheme="minorHAnsi"/>
        </w:rPr>
        <w:t>e</w:t>
      </w:r>
      <w:commentRangeEnd w:id="117"/>
      <w:r w:rsidR="00A47588">
        <w:rPr>
          <w:rStyle w:val="CommentReference"/>
        </w:rPr>
        <w:commentReference w:id="11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18"/>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18"/>
      <w:r w:rsidR="007108F6">
        <w:rPr>
          <w:rStyle w:val="CommentReference"/>
        </w:rPr>
        <w:commentReference w:id="118"/>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19"/>
      <w:r w:rsidR="002666E7" w:rsidRPr="00F30BF0">
        <w:rPr>
          <w:rFonts w:cstheme="minorHAnsi"/>
        </w:rPr>
        <w:t>fuzzed/swapped plot coordinates</w:t>
      </w:r>
      <w:commentRangeEnd w:id="119"/>
      <w:r w:rsidR="00A47588">
        <w:rPr>
          <w:rStyle w:val="CommentReference"/>
        </w:rPr>
        <w:commentReference w:id="119"/>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20"/>
      <w:r w:rsidR="002666E7" w:rsidRPr="00F30BF0">
        <w:rPr>
          <w:rFonts w:cstheme="minorHAnsi"/>
        </w:rPr>
        <w:t>However, it is also possible that</w:t>
      </w:r>
      <w:r w:rsidR="002C7D13" w:rsidRPr="00F30BF0">
        <w:rPr>
          <w:rFonts w:cstheme="minorHAnsi"/>
        </w:rPr>
        <w:t xml:space="preserve"> when the entire range of sugar pine is considered (rather than the site-specific studies often appearing in the literature) </w:t>
      </w:r>
      <w:commentRangeEnd w:id="120"/>
      <w:r w:rsidR="00A47588">
        <w:rPr>
          <w:rStyle w:val="CommentReference"/>
        </w:rPr>
        <w:commentReference w:id="120"/>
      </w:r>
      <w:r w:rsidR="002C7D13" w:rsidRPr="00F30BF0">
        <w:rPr>
          <w:rFonts w:cstheme="minorHAnsi"/>
        </w:rPr>
        <w:t xml:space="preserve">that drought truly has mild effects relative to the other 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lastRenderedPageBreak/>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21"/>
      <w:r w:rsidR="00BF1ABD" w:rsidRPr="00F30BF0">
        <w:rPr>
          <w:rFonts w:cstheme="minorHAnsi"/>
        </w:rPr>
        <w:t>A relationship between fire exclusion, stand density, and WPBR infection has been suggested</w:t>
      </w:r>
      <w:ins w:id="122"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23"/>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23"/>
      <w:r w:rsidR="002626E1">
        <w:rPr>
          <w:rStyle w:val="CommentReference"/>
        </w:rPr>
        <w:commentReference w:id="123"/>
      </w:r>
      <w:r w:rsidR="006838F2" w:rsidRPr="00F30BF0">
        <w:rPr>
          <w:rFonts w:cstheme="minorHAnsi"/>
        </w:rPr>
        <w:t xml:space="preserve">Exploring how stressors are likely to interact and shape population dynamics is another goal for future research. </w:t>
      </w:r>
      <w:commentRangeEnd w:id="121"/>
      <w:r w:rsidR="00832E90">
        <w:rPr>
          <w:rStyle w:val="CommentReference"/>
        </w:rPr>
        <w:commentReference w:id="121"/>
      </w:r>
    </w:p>
    <w:p w14:paraId="05C821C7" w14:textId="5B498F89" w:rsidR="000B464D" w:rsidRPr="00F30BF0" w:rsidRDefault="009B0C1C" w:rsidP="00D70E5C">
      <w:pPr>
        <w:spacing w:line="360" w:lineRule="auto"/>
        <w:ind w:firstLine="360"/>
        <w:rPr>
          <w:rFonts w:cstheme="minorHAnsi"/>
        </w:rPr>
      </w:pPr>
      <w:commentRangeStart w:id="124"/>
      <w:r w:rsidRPr="00F30BF0">
        <w:rPr>
          <w:rFonts w:cstheme="minorHAnsi"/>
        </w:rPr>
        <w:t>There are several other limitations to this study.</w:t>
      </w:r>
      <w:r w:rsidR="006838F2" w:rsidRPr="00F30BF0">
        <w:rPr>
          <w:rFonts w:cstheme="minorHAnsi"/>
        </w:rPr>
        <w:t xml:space="preserve"> </w:t>
      </w:r>
      <w:commentRangeEnd w:id="124"/>
      <w:r w:rsidR="00832E90">
        <w:rPr>
          <w:rStyle w:val="CommentReference"/>
        </w:rPr>
        <w:commentReference w:id="124"/>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125"/>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w:t>
      </w:r>
      <w:commentRangeEnd w:id="125"/>
      <w:r w:rsidR="00832E90">
        <w:rPr>
          <w:rStyle w:val="CommentReference"/>
        </w:rPr>
        <w:commentReference w:id="125"/>
      </w:r>
      <w:r w:rsidR="004E6FBC" w:rsidRPr="00F30BF0">
        <w:rPr>
          <w:rFonts w:cstheme="minorHAnsi"/>
        </w:rPr>
        <w:t xml:space="preserve">. Though the resolution of the </w:t>
      </w:r>
      <w:proofErr w:type="spellStart"/>
      <w:r w:rsidR="004E6FBC" w:rsidRPr="00F30BF0">
        <w:rPr>
          <w:rFonts w:cstheme="minorHAnsi"/>
        </w:rPr>
        <w:lastRenderedPageBreak/>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26"/>
      <w:r w:rsidR="004E6FBC" w:rsidRPr="00F30BF0">
        <w:rPr>
          <w:rFonts w:cstheme="minorHAnsi"/>
        </w:rPr>
        <w:t xml:space="preserve">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w:t>
      </w:r>
      <w:commentRangeEnd w:id="126"/>
      <w:r w:rsidR="00832E90">
        <w:rPr>
          <w:rStyle w:val="CommentReference"/>
        </w:rPr>
        <w:commentReference w:id="126"/>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27"/>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27"/>
      <w:r w:rsidR="00832E90">
        <w:rPr>
          <w:rStyle w:val="CommentReference"/>
        </w:rPr>
        <w:commentReference w:id="127"/>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28"/>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28"/>
      <w:r w:rsidR="00B13331">
        <w:rPr>
          <w:rStyle w:val="CommentReference"/>
        </w:rPr>
        <w:commentReference w:id="128"/>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129"/>
      <w:r w:rsidR="0046219E" w:rsidRPr="00F30BF0">
        <w:rPr>
          <w:rFonts w:cstheme="minorHAnsi"/>
        </w:rPr>
        <w:t>applied alongside timber harvests</w:t>
      </w:r>
      <w:commentRangeEnd w:id="129"/>
      <w:r w:rsidR="00832E90">
        <w:rPr>
          <w:rStyle w:val="CommentReference"/>
        </w:rPr>
        <w:commentReference w:id="129"/>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w:t>
      </w:r>
      <w:r w:rsidR="0046219E" w:rsidRPr="00F30BF0">
        <w:rPr>
          <w:rFonts w:cstheme="minorHAnsi"/>
        </w:rPr>
        <w:lastRenderedPageBreak/>
        <w:t xml:space="preserve">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30"/>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31"/>
      <w:r w:rsidR="0021575D" w:rsidRPr="00F30BF0">
        <w:rPr>
          <w:rFonts w:cstheme="minorHAnsi"/>
        </w:rPr>
        <w:t>rust</w:t>
      </w:r>
      <w:commentRangeEnd w:id="131"/>
      <w:r w:rsidR="00832E90">
        <w:rPr>
          <w:rStyle w:val="CommentReference"/>
        </w:rPr>
        <w:commentReference w:id="131"/>
      </w:r>
      <w:r w:rsidR="0021575D" w:rsidRPr="00F30BF0">
        <w:rPr>
          <w:rFonts w:cstheme="minorHAnsi"/>
        </w:rPr>
        <w:t>.</w:t>
      </w:r>
      <w:commentRangeEnd w:id="130"/>
      <w:r w:rsidR="002626E1">
        <w:rPr>
          <w:rStyle w:val="CommentReference"/>
        </w:rPr>
        <w:commentReference w:id="130"/>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7247DA6" w14:textId="6F66B272" w:rsidR="00105668" w:rsidRPr="00105668" w:rsidRDefault="00EB4A84" w:rsidP="0010566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105668" w:rsidRPr="00105668">
        <w:rPr>
          <w:rFonts w:ascii="Calibri" w:hAnsi="Calibri" w:cs="Calibri"/>
          <w:noProof/>
          <w:szCs w:val="24"/>
        </w:rPr>
        <w:t xml:space="preserve">Abatzoglou, J. T. </w:t>
      </w:r>
      <w:r w:rsidR="00105668" w:rsidRPr="00105668">
        <w:rPr>
          <w:rFonts w:ascii="Calibri" w:hAnsi="Calibri" w:cs="Calibri"/>
          <w:i/>
          <w:iCs/>
          <w:noProof/>
          <w:szCs w:val="24"/>
        </w:rPr>
        <w:t>et al.</w:t>
      </w:r>
      <w:r w:rsidR="00105668" w:rsidRPr="00105668">
        <w:rPr>
          <w:rFonts w:ascii="Calibri" w:hAnsi="Calibri" w:cs="Calibri"/>
          <w:noProof/>
          <w:szCs w:val="24"/>
        </w:rPr>
        <w:t xml:space="preserve"> (2018) ‘TerraClimate, a high-resolution global dataset of monthly climate and climatic water balance from 1958-2015’, </w:t>
      </w:r>
      <w:r w:rsidR="00105668" w:rsidRPr="00105668">
        <w:rPr>
          <w:rFonts w:ascii="Calibri" w:hAnsi="Calibri" w:cs="Calibri"/>
          <w:i/>
          <w:iCs/>
          <w:noProof/>
          <w:szCs w:val="24"/>
        </w:rPr>
        <w:t>Scientific Data</w:t>
      </w:r>
      <w:r w:rsidR="00105668" w:rsidRPr="00105668">
        <w:rPr>
          <w:rFonts w:ascii="Calibri" w:hAnsi="Calibri" w:cs="Calibri"/>
          <w:noProof/>
          <w:szCs w:val="24"/>
        </w:rPr>
        <w:t>, 5, pp. 1–12. doi: 10.1038/sdata.2017.191.</w:t>
      </w:r>
    </w:p>
    <w:p w14:paraId="3DF50A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Aitken, S. N. and Whitlock, M. C. (2013) ‘Assisted Gene Flow to Facilitate Local Adaptation to Climate Change’, </w:t>
      </w:r>
      <w:r w:rsidRPr="00105668">
        <w:rPr>
          <w:rFonts w:ascii="Calibri" w:hAnsi="Calibri" w:cs="Calibri"/>
          <w:i/>
          <w:iCs/>
          <w:noProof/>
          <w:szCs w:val="24"/>
        </w:rPr>
        <w:t>Annual Review of Ecology, evolution, and Systematics</w:t>
      </w:r>
      <w:r w:rsidRPr="00105668">
        <w:rPr>
          <w:rFonts w:ascii="Calibri" w:hAnsi="Calibri" w:cs="Calibri"/>
          <w:noProof/>
          <w:szCs w:val="24"/>
        </w:rPr>
        <w:t>, 44, pp. 367–88. doi: 10.1146/annurev-ecolsys-110512-135747.</w:t>
      </w:r>
    </w:p>
    <w:p w14:paraId="7C9D7EC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Alizadeh, M. R. </w:t>
      </w:r>
      <w:r w:rsidRPr="00105668">
        <w:rPr>
          <w:rFonts w:ascii="Calibri" w:hAnsi="Calibri" w:cs="Calibri"/>
          <w:i/>
          <w:iCs/>
          <w:noProof/>
          <w:szCs w:val="24"/>
        </w:rPr>
        <w:t>et al.</w:t>
      </w:r>
      <w:r w:rsidRPr="00105668">
        <w:rPr>
          <w:rFonts w:ascii="Calibri" w:hAnsi="Calibri" w:cs="Calibri"/>
          <w:noProof/>
          <w:szCs w:val="24"/>
        </w:rPr>
        <w:t xml:space="preserve"> (2021) ‘Warming enabled upslope advance in western US forest fires’,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118(22), pp. 1–14. doi: 10.1073/pnas.2009717118.</w:t>
      </w:r>
    </w:p>
    <w:p w14:paraId="4115F6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Angell, N., Waring, K. M. and Graves, T. A. (2014) ‘Predicting height growth of sugar pine regeneration using stand and individual tree characteristics’, </w:t>
      </w:r>
      <w:r w:rsidRPr="00105668">
        <w:rPr>
          <w:rFonts w:ascii="Calibri" w:hAnsi="Calibri" w:cs="Calibri"/>
          <w:i/>
          <w:iCs/>
          <w:noProof/>
          <w:szCs w:val="24"/>
        </w:rPr>
        <w:t>Forestry</w:t>
      </w:r>
      <w:r w:rsidRPr="00105668">
        <w:rPr>
          <w:rFonts w:ascii="Calibri" w:hAnsi="Calibri" w:cs="Calibri"/>
          <w:noProof/>
          <w:szCs w:val="24"/>
        </w:rPr>
        <w:t>, 87(1), pp. 85–97. doi: 10.1093/forestry/cpt028.</w:t>
      </w:r>
    </w:p>
    <w:p w14:paraId="028B707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105668">
        <w:rPr>
          <w:rFonts w:ascii="Calibri" w:hAnsi="Calibri" w:cs="Calibri"/>
          <w:i/>
          <w:iCs/>
          <w:noProof/>
          <w:szCs w:val="24"/>
        </w:rPr>
        <w:t>The Journal of the Torrey Botanical Society</w:t>
      </w:r>
      <w:r w:rsidRPr="00105668">
        <w:rPr>
          <w:rFonts w:ascii="Calibri" w:hAnsi="Calibri" w:cs="Calibri"/>
          <w:noProof/>
          <w:szCs w:val="24"/>
        </w:rPr>
        <w:t>, 125(4), pp. 297–308.</w:t>
      </w:r>
    </w:p>
    <w:p w14:paraId="3A6723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Bechtold, W. A. and Patterson, P. L. (2005) ‘The Enhanced Forest Inventory and Analysis Program — National Sampling Design and Estimation Procedures’, </w:t>
      </w:r>
      <w:r w:rsidRPr="00105668">
        <w:rPr>
          <w:rFonts w:ascii="Calibri" w:hAnsi="Calibri" w:cs="Calibri"/>
          <w:i/>
          <w:iCs/>
          <w:noProof/>
          <w:szCs w:val="24"/>
        </w:rPr>
        <w:t>USDA General Technical Report</w:t>
      </w:r>
      <w:r w:rsidRPr="00105668">
        <w:rPr>
          <w:rFonts w:ascii="Calibri" w:hAnsi="Calibri" w:cs="Calibri"/>
          <w:noProof/>
          <w:szCs w:val="24"/>
        </w:rPr>
        <w:t>, SRS-80, p. 85.</w:t>
      </w:r>
    </w:p>
    <w:p w14:paraId="21B6D50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105668">
        <w:rPr>
          <w:rFonts w:ascii="Calibri" w:hAnsi="Calibri" w:cs="Calibri"/>
          <w:i/>
          <w:iCs/>
          <w:noProof/>
          <w:szCs w:val="24"/>
        </w:rPr>
        <w:t>Global Ecology and Biogeography</w:t>
      </w:r>
      <w:r w:rsidRPr="00105668">
        <w:rPr>
          <w:rFonts w:ascii="Calibri" w:hAnsi="Calibri" w:cs="Calibri"/>
          <w:noProof/>
          <w:szCs w:val="24"/>
        </w:rPr>
        <w:t>, 23(2), pp. 168–180. doi: 10.1111/geb.12109.</w:t>
      </w:r>
    </w:p>
    <w:p w14:paraId="7E173B1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105668">
        <w:rPr>
          <w:rFonts w:ascii="Calibri" w:hAnsi="Calibri" w:cs="Calibri"/>
          <w:i/>
          <w:iCs/>
          <w:noProof/>
          <w:szCs w:val="24"/>
        </w:rPr>
        <w:t>Gen. Tech. Rep. PSW-GTR-273. Albany, CA: US Department of Agriculture, Forest Service, Pacific Southwest Research Station. 146 p.</w:t>
      </w:r>
      <w:r w:rsidRPr="00105668">
        <w:rPr>
          <w:rFonts w:ascii="Calibri" w:hAnsi="Calibri" w:cs="Calibri"/>
          <w:noProof/>
          <w:szCs w:val="24"/>
        </w:rPr>
        <w:t>, 273(November).</w:t>
      </w:r>
    </w:p>
    <w:p w14:paraId="5C42E1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Bohner, T. and Diez, J. (2021) ‘Tree resistance and recovery from drought mediated by multiple abiotic and biotic processes across a large geographic gradient’, </w:t>
      </w:r>
      <w:r w:rsidRPr="00105668">
        <w:rPr>
          <w:rFonts w:ascii="Calibri" w:hAnsi="Calibri" w:cs="Calibri"/>
          <w:i/>
          <w:iCs/>
          <w:noProof/>
          <w:szCs w:val="24"/>
        </w:rPr>
        <w:t>Science of The Total Environment</w:t>
      </w:r>
      <w:r w:rsidRPr="00105668">
        <w:rPr>
          <w:rFonts w:ascii="Calibri" w:hAnsi="Calibri" w:cs="Calibri"/>
          <w:noProof/>
          <w:szCs w:val="24"/>
        </w:rPr>
        <w:t>, 789, p. 147744. doi: 10.1016/j.scitotenv.2021.147744.</w:t>
      </w:r>
    </w:p>
    <w:p w14:paraId="0CD11C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Bronson, J., Petrick, J. and Danchok, R. (2018) ‘Efficacy of Early Pruning to Reduce the Incidence of White Pine Blister Rust on Sugar Pine ( Pinus lambertiana )’, pp. 205–208.</w:t>
      </w:r>
    </w:p>
    <w:p w14:paraId="4D4E8F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Collins, B. M. </w:t>
      </w:r>
      <w:r w:rsidRPr="00105668">
        <w:rPr>
          <w:rFonts w:ascii="Calibri" w:hAnsi="Calibri" w:cs="Calibri"/>
          <w:i/>
          <w:iCs/>
          <w:noProof/>
          <w:szCs w:val="24"/>
        </w:rPr>
        <w:t>et al.</w:t>
      </w:r>
      <w:r w:rsidRPr="00105668">
        <w:rPr>
          <w:rFonts w:ascii="Calibri" w:hAnsi="Calibri" w:cs="Calibri"/>
          <w:noProof/>
          <w:szCs w:val="24"/>
        </w:rPr>
        <w:t xml:space="preserve"> (2014) ‘Beyond Reducing Fire Hazard’, </w:t>
      </w:r>
      <w:r w:rsidRPr="00105668">
        <w:rPr>
          <w:rFonts w:ascii="Calibri" w:hAnsi="Calibri" w:cs="Calibri"/>
          <w:i/>
          <w:iCs/>
          <w:noProof/>
          <w:szCs w:val="24"/>
        </w:rPr>
        <w:t>Ecological Applications</w:t>
      </w:r>
      <w:r w:rsidRPr="00105668">
        <w:rPr>
          <w:rFonts w:ascii="Calibri" w:hAnsi="Calibri" w:cs="Calibri"/>
          <w:noProof/>
          <w:szCs w:val="24"/>
        </w:rPr>
        <w:t>, 24(8), pp. 1879–1886. doi: 10.1890/14-0971.1.</w:t>
      </w:r>
    </w:p>
    <w:p w14:paraId="59D0DE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Coop, J. D. </w:t>
      </w:r>
      <w:r w:rsidRPr="00105668">
        <w:rPr>
          <w:rFonts w:ascii="Calibri" w:hAnsi="Calibri" w:cs="Calibri"/>
          <w:i/>
          <w:iCs/>
          <w:noProof/>
          <w:szCs w:val="24"/>
        </w:rPr>
        <w:t>et al.</w:t>
      </w:r>
      <w:r w:rsidRPr="00105668">
        <w:rPr>
          <w:rFonts w:ascii="Calibri" w:hAnsi="Calibri" w:cs="Calibri"/>
          <w:noProof/>
          <w:szCs w:val="24"/>
        </w:rPr>
        <w:t xml:space="preserve"> (2020) ‘Wildfire-Driven Forest Conversion in Western North American Landscapes’, </w:t>
      </w:r>
      <w:r w:rsidRPr="00105668">
        <w:rPr>
          <w:rFonts w:ascii="Calibri" w:hAnsi="Calibri" w:cs="Calibri"/>
          <w:i/>
          <w:iCs/>
          <w:noProof/>
          <w:szCs w:val="24"/>
        </w:rPr>
        <w:t>BioScience</w:t>
      </w:r>
      <w:r w:rsidRPr="00105668">
        <w:rPr>
          <w:rFonts w:ascii="Calibri" w:hAnsi="Calibri" w:cs="Calibri"/>
          <w:noProof/>
          <w:szCs w:val="24"/>
        </w:rPr>
        <w:t>, 70(8), pp. 659–673. doi: 10.1093/biosci/biaa061.</w:t>
      </w:r>
    </w:p>
    <w:p w14:paraId="3D06C6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w:t>
      </w:r>
      <w:r w:rsidRPr="00105668">
        <w:rPr>
          <w:rFonts w:ascii="Calibri" w:hAnsi="Calibri" w:cs="Calibri"/>
          <w:i/>
          <w:iCs/>
          <w:noProof/>
          <w:szCs w:val="24"/>
        </w:rPr>
        <w:t>et al.</w:t>
      </w:r>
      <w:r w:rsidRPr="00105668">
        <w:rPr>
          <w:rFonts w:ascii="Calibri" w:hAnsi="Calibri" w:cs="Calibri"/>
          <w:noProof/>
          <w:szCs w:val="24"/>
        </w:rPr>
        <w:t xml:space="preserve"> (2008) ‘Spatial elements of mortality risk in old-growth forests’, </w:t>
      </w:r>
      <w:r w:rsidRPr="00105668">
        <w:rPr>
          <w:rFonts w:ascii="Calibri" w:hAnsi="Calibri" w:cs="Calibri"/>
          <w:i/>
          <w:iCs/>
          <w:noProof/>
          <w:szCs w:val="24"/>
        </w:rPr>
        <w:t>Ecology</w:t>
      </w:r>
      <w:r w:rsidRPr="00105668">
        <w:rPr>
          <w:rFonts w:ascii="Calibri" w:hAnsi="Calibri" w:cs="Calibri"/>
          <w:noProof/>
          <w:szCs w:val="24"/>
        </w:rPr>
        <w:t>, 89(6), pp. 1744–1756. doi: 10.1890/07-0524.1.</w:t>
      </w:r>
    </w:p>
    <w:p w14:paraId="47F936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(2012) ‘The effect of size and competition on tree growth rate in old-growth coniferous forests’, </w:t>
      </w:r>
      <w:r w:rsidRPr="00105668">
        <w:rPr>
          <w:rFonts w:ascii="Calibri" w:hAnsi="Calibri" w:cs="Calibri"/>
          <w:i/>
          <w:iCs/>
          <w:noProof/>
          <w:szCs w:val="24"/>
        </w:rPr>
        <w:t>Canadian Journal of Forest Research</w:t>
      </w:r>
      <w:r w:rsidRPr="00105668">
        <w:rPr>
          <w:rFonts w:ascii="Calibri" w:hAnsi="Calibri" w:cs="Calibri"/>
          <w:noProof/>
          <w:szCs w:val="24"/>
        </w:rPr>
        <w:t>, 42(11), pp. 1983–1995. doi: 10.1139/x2012-142.</w:t>
      </w:r>
    </w:p>
    <w:p w14:paraId="3EA204D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(2007) ‘The relationship between tree growth patterns and likelihood of mortality: A study of two tree species in the Sierra Nevada’, </w:t>
      </w:r>
      <w:r w:rsidRPr="00105668">
        <w:rPr>
          <w:rFonts w:ascii="Calibri" w:hAnsi="Calibri" w:cs="Calibri"/>
          <w:i/>
          <w:iCs/>
          <w:noProof/>
          <w:szCs w:val="24"/>
        </w:rPr>
        <w:t>Canadian Journal of Forest Research</w:t>
      </w:r>
      <w:r w:rsidRPr="00105668">
        <w:rPr>
          <w:rFonts w:ascii="Calibri" w:hAnsi="Calibri" w:cs="Calibri"/>
          <w:noProof/>
          <w:szCs w:val="24"/>
        </w:rPr>
        <w:t xml:space="preserve">, 37(3), pp. 580–597. </w:t>
      </w:r>
      <w:r w:rsidRPr="00105668">
        <w:rPr>
          <w:rFonts w:ascii="Calibri" w:hAnsi="Calibri" w:cs="Calibri"/>
          <w:noProof/>
          <w:szCs w:val="24"/>
        </w:rPr>
        <w:lastRenderedPageBreak/>
        <w:t>doi: 10.1139/X06-262.</w:t>
      </w:r>
    </w:p>
    <w:p w14:paraId="68A1A28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(2013) ‘Climatic Correlates of Tree Mortality in Water- and Energy-Limited Forests’, </w:t>
      </w:r>
      <w:r w:rsidRPr="00105668">
        <w:rPr>
          <w:rFonts w:ascii="Calibri" w:hAnsi="Calibri" w:cs="Calibri"/>
          <w:i/>
          <w:iCs/>
          <w:noProof/>
          <w:szCs w:val="24"/>
        </w:rPr>
        <w:t>PLoS ONE</w:t>
      </w:r>
      <w:r w:rsidRPr="00105668">
        <w:rPr>
          <w:rFonts w:ascii="Calibri" w:hAnsi="Calibri" w:cs="Calibri"/>
          <w:noProof/>
          <w:szCs w:val="24"/>
        </w:rPr>
        <w:t>, 8(7). doi: 10.1371/journal.pone.0069917.</w:t>
      </w:r>
    </w:p>
    <w:p w14:paraId="1BE4BB6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K. T. </w:t>
      </w:r>
      <w:r w:rsidRPr="00105668">
        <w:rPr>
          <w:rFonts w:ascii="Calibri" w:hAnsi="Calibri" w:cs="Calibri"/>
          <w:i/>
          <w:iCs/>
          <w:noProof/>
          <w:szCs w:val="24"/>
        </w:rPr>
        <w:t>et al.</w:t>
      </w:r>
      <w:r w:rsidRPr="00105668">
        <w:rPr>
          <w:rFonts w:ascii="Calibri" w:hAnsi="Calibri" w:cs="Calibri"/>
          <w:noProof/>
          <w:szCs w:val="24"/>
        </w:rPr>
        <w:t xml:space="preserve"> (2019) ‘Wildfires and climate change push low-elevation forests across a critical climate threshold for tree regeneration’,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116(13), pp. 6193–6198. doi: 10.1073/pnas.1815107116.</w:t>
      </w:r>
    </w:p>
    <w:p w14:paraId="30F65E9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R. S., Hood, S. and Bentz, B. J. (2012) ‘Fire-injured ponderosa pine provide a pulsed resource for bark beetles’, </w:t>
      </w:r>
      <w:r w:rsidRPr="00105668">
        <w:rPr>
          <w:rFonts w:ascii="Calibri" w:hAnsi="Calibri" w:cs="Calibri"/>
          <w:i/>
          <w:iCs/>
          <w:noProof/>
          <w:szCs w:val="24"/>
        </w:rPr>
        <w:t>Canadian Journal of Forest Research-Revue Canadienne De Recherche Forestiere</w:t>
      </w:r>
      <w:r w:rsidRPr="00105668">
        <w:rPr>
          <w:rFonts w:ascii="Calibri" w:hAnsi="Calibri" w:cs="Calibri"/>
          <w:noProof/>
          <w:szCs w:val="24"/>
        </w:rPr>
        <w:t>, 42(12), pp. 2022–2036. doi: 10.1139/x2012-147.</w:t>
      </w:r>
    </w:p>
    <w:p w14:paraId="7698CB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Doak, D. F. </w:t>
      </w:r>
      <w:r w:rsidRPr="00105668">
        <w:rPr>
          <w:rFonts w:ascii="Calibri" w:hAnsi="Calibri" w:cs="Calibri"/>
          <w:i/>
          <w:iCs/>
          <w:noProof/>
          <w:szCs w:val="24"/>
        </w:rPr>
        <w:t>et al.</w:t>
      </w:r>
      <w:r w:rsidRPr="00105668">
        <w:rPr>
          <w:rFonts w:ascii="Calibri" w:hAnsi="Calibri" w:cs="Calibri"/>
          <w:noProof/>
          <w:szCs w:val="24"/>
        </w:rPr>
        <w:t xml:space="preserve"> (2021) ‘A critical comparison of integral projection and matrix projection models for demographic analysis’, </w:t>
      </w:r>
      <w:r w:rsidRPr="00105668">
        <w:rPr>
          <w:rFonts w:ascii="Calibri" w:hAnsi="Calibri" w:cs="Calibri"/>
          <w:i/>
          <w:iCs/>
          <w:noProof/>
          <w:szCs w:val="24"/>
        </w:rPr>
        <w:t>Ecological Monographs</w:t>
      </w:r>
      <w:r w:rsidRPr="00105668">
        <w:rPr>
          <w:rFonts w:ascii="Calibri" w:hAnsi="Calibri" w:cs="Calibri"/>
          <w:noProof/>
          <w:szCs w:val="24"/>
        </w:rPr>
        <w:t>, 91(2). doi: 10.1002/ecm.1447.</w:t>
      </w:r>
    </w:p>
    <w:p w14:paraId="5EC13AB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w:t>
      </w:r>
      <w:r w:rsidRPr="00105668">
        <w:rPr>
          <w:rFonts w:ascii="Calibri" w:hAnsi="Calibri" w:cs="Calibri"/>
          <w:i/>
          <w:iCs/>
          <w:noProof/>
          <w:szCs w:val="24"/>
        </w:rPr>
        <w:t>et al.</w:t>
      </w:r>
      <w:r w:rsidRPr="00105668">
        <w:rPr>
          <w:rFonts w:ascii="Calibri" w:hAnsi="Calibri" w:cs="Calibri"/>
          <w:noProof/>
          <w:szCs w:val="24"/>
        </w:rPr>
        <w:t xml:space="preserve"> (2021) ‘Nonlinear shifts in infectious rust disease due to climate change’, </w:t>
      </w:r>
      <w:r w:rsidRPr="00105668">
        <w:rPr>
          <w:rFonts w:ascii="Calibri" w:hAnsi="Calibri" w:cs="Calibri"/>
          <w:i/>
          <w:iCs/>
          <w:noProof/>
          <w:szCs w:val="24"/>
        </w:rPr>
        <w:t>Nature Communications</w:t>
      </w:r>
      <w:r w:rsidRPr="00105668">
        <w:rPr>
          <w:rFonts w:ascii="Calibri" w:hAnsi="Calibri" w:cs="Calibri"/>
          <w:noProof/>
          <w:szCs w:val="24"/>
        </w:rPr>
        <w:t>, 12(1). doi: 10.1038/s41467-021-25182-6.</w:t>
      </w:r>
    </w:p>
    <w:p w14:paraId="35F64CC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C. </w:t>
      </w:r>
      <w:r w:rsidRPr="00105668">
        <w:rPr>
          <w:rFonts w:ascii="Calibri" w:hAnsi="Calibri" w:cs="Calibri"/>
          <w:i/>
          <w:iCs/>
          <w:noProof/>
          <w:szCs w:val="24"/>
        </w:rPr>
        <w:t>et al.</w:t>
      </w:r>
      <w:r w:rsidRPr="00105668">
        <w:rPr>
          <w:rFonts w:ascii="Calibri" w:hAnsi="Calibri" w:cs="Calibri"/>
          <w:noProof/>
          <w:szCs w:val="24"/>
        </w:rPr>
        <w:t xml:space="preserve"> (2020) ‘Compounding effects of white pine blister rust, mountain pine beetle, and fire threaten four white pine species’, </w:t>
      </w:r>
      <w:r w:rsidRPr="00105668">
        <w:rPr>
          <w:rFonts w:ascii="Calibri" w:hAnsi="Calibri" w:cs="Calibri"/>
          <w:i/>
          <w:iCs/>
          <w:noProof/>
          <w:szCs w:val="24"/>
        </w:rPr>
        <w:t>Ecosphere</w:t>
      </w:r>
      <w:r w:rsidRPr="00105668">
        <w:rPr>
          <w:rFonts w:ascii="Calibri" w:hAnsi="Calibri" w:cs="Calibri"/>
          <w:noProof/>
          <w:szCs w:val="24"/>
        </w:rPr>
        <w:t>, 11(October), p. e03263. doi: 10.1002/ecs2.3263.</w:t>
      </w:r>
    </w:p>
    <w:p w14:paraId="44EC676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Eitzel, M. </w:t>
      </w:r>
      <w:r w:rsidRPr="00105668">
        <w:rPr>
          <w:rFonts w:ascii="Calibri" w:hAnsi="Calibri" w:cs="Calibri"/>
          <w:i/>
          <w:iCs/>
          <w:noProof/>
          <w:szCs w:val="24"/>
        </w:rPr>
        <w:t>et al.</w:t>
      </w:r>
      <w:r w:rsidRPr="00105668">
        <w:rPr>
          <w:rFonts w:ascii="Calibri" w:hAnsi="Calibri" w:cs="Calibri"/>
          <w:noProof/>
          <w:szCs w:val="24"/>
        </w:rPr>
        <w:t xml:space="preserve"> (2013) ‘Estimating tree growth from complex forest monitoring data’, </w:t>
      </w:r>
      <w:r w:rsidRPr="00105668">
        <w:rPr>
          <w:rFonts w:ascii="Calibri" w:hAnsi="Calibri" w:cs="Calibri"/>
          <w:i/>
          <w:iCs/>
          <w:noProof/>
          <w:szCs w:val="24"/>
        </w:rPr>
        <w:t>Ecological Applications</w:t>
      </w:r>
      <w:r w:rsidRPr="00105668">
        <w:rPr>
          <w:rFonts w:ascii="Calibri" w:hAnsi="Calibri" w:cs="Calibri"/>
          <w:noProof/>
          <w:szCs w:val="24"/>
        </w:rPr>
        <w:t>, 23(6), pp. 1288–1296. doi: 10.1890/12-0504.1.</w:t>
      </w:r>
    </w:p>
    <w:p w14:paraId="3C46BC1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Fettig, C. J. </w:t>
      </w:r>
      <w:r w:rsidRPr="00105668">
        <w:rPr>
          <w:rFonts w:ascii="Calibri" w:hAnsi="Calibri" w:cs="Calibri"/>
          <w:i/>
          <w:iCs/>
          <w:noProof/>
          <w:szCs w:val="24"/>
        </w:rPr>
        <w:t>et al.</w:t>
      </w:r>
      <w:r w:rsidRPr="00105668">
        <w:rPr>
          <w:rFonts w:ascii="Calibri" w:hAnsi="Calibri" w:cs="Calibri"/>
          <w:noProof/>
          <w:szCs w:val="24"/>
        </w:rPr>
        <w:t xml:space="preserve"> (2019) ‘Tree mortality following drought in the central and southern Sierra Nevada, California, U.S.’, </w:t>
      </w:r>
      <w:r w:rsidRPr="00105668">
        <w:rPr>
          <w:rFonts w:ascii="Calibri" w:hAnsi="Calibri" w:cs="Calibri"/>
          <w:i/>
          <w:iCs/>
          <w:noProof/>
          <w:szCs w:val="24"/>
        </w:rPr>
        <w:t>Forest Ecology and Management</w:t>
      </w:r>
      <w:r w:rsidRPr="00105668">
        <w:rPr>
          <w:rFonts w:ascii="Calibri" w:hAnsi="Calibri" w:cs="Calibri"/>
          <w:noProof/>
          <w:szCs w:val="24"/>
        </w:rPr>
        <w:t>, 432(August 2018), pp. 164–178. doi: 10.1016/j.foreco.2018.09.006.</w:t>
      </w:r>
    </w:p>
    <w:p w14:paraId="00AAC5F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Foster, D. E. </w:t>
      </w:r>
      <w:r w:rsidRPr="00105668">
        <w:rPr>
          <w:rFonts w:ascii="Calibri" w:hAnsi="Calibri" w:cs="Calibri"/>
          <w:i/>
          <w:iCs/>
          <w:noProof/>
          <w:szCs w:val="24"/>
        </w:rPr>
        <w:t>et al.</w:t>
      </w:r>
      <w:r w:rsidRPr="00105668">
        <w:rPr>
          <w:rFonts w:ascii="Calibri" w:hAnsi="Calibri" w:cs="Calibri"/>
          <w:noProof/>
          <w:szCs w:val="24"/>
        </w:rPr>
        <w:t xml:space="preserve"> (2020) ‘Potential wildfire and carbon stability in frequent-fire forests in the Sierra Nevada: trade-offs from a long-term study’, </w:t>
      </w:r>
      <w:r w:rsidRPr="00105668">
        <w:rPr>
          <w:rFonts w:ascii="Calibri" w:hAnsi="Calibri" w:cs="Calibri"/>
          <w:i/>
          <w:iCs/>
          <w:noProof/>
          <w:szCs w:val="24"/>
        </w:rPr>
        <w:t>Ecosphere</w:t>
      </w:r>
      <w:r w:rsidRPr="00105668">
        <w:rPr>
          <w:rFonts w:ascii="Calibri" w:hAnsi="Calibri" w:cs="Calibri"/>
          <w:noProof/>
          <w:szCs w:val="24"/>
        </w:rPr>
        <w:t>, 11(8). doi: 10.1002/ecs2.3198.</w:t>
      </w:r>
    </w:p>
    <w:p w14:paraId="3279D8D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(2018) ‘Multi-scale assessment of post-fire tree mortality models’, </w:t>
      </w:r>
      <w:r w:rsidRPr="00105668">
        <w:rPr>
          <w:rFonts w:ascii="Calibri" w:hAnsi="Calibri" w:cs="Calibri"/>
          <w:i/>
          <w:iCs/>
          <w:noProof/>
          <w:szCs w:val="24"/>
        </w:rPr>
        <w:t>International Journal of Wildland Fire</w:t>
      </w:r>
      <w:r w:rsidRPr="00105668">
        <w:rPr>
          <w:rFonts w:ascii="Calibri" w:hAnsi="Calibri" w:cs="Calibri"/>
          <w:noProof/>
          <w:szCs w:val="24"/>
        </w:rPr>
        <w:t>, p. in press. doi: 10.1071/WF18031.</w:t>
      </w:r>
    </w:p>
    <w:p w14:paraId="077FB15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(2021) ‘Crowding, climate, and the case for social distancing among trees’, </w:t>
      </w:r>
      <w:r w:rsidRPr="00105668">
        <w:rPr>
          <w:rFonts w:ascii="Calibri" w:hAnsi="Calibri" w:cs="Calibri"/>
          <w:i/>
          <w:iCs/>
          <w:noProof/>
          <w:szCs w:val="24"/>
        </w:rPr>
        <w:t>Ecological Applications</w:t>
      </w:r>
      <w:r w:rsidRPr="00105668">
        <w:rPr>
          <w:rFonts w:ascii="Calibri" w:hAnsi="Calibri" w:cs="Calibri"/>
          <w:noProof/>
          <w:szCs w:val="24"/>
        </w:rPr>
        <w:t>, (June 2021), pp. 1–14. doi: 10.1002/eap.2507.</w:t>
      </w:r>
    </w:p>
    <w:p w14:paraId="48C2BB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Geils, B. W., Hummer, K. E. and Hunt, R. S. (2010) ‘White pines, Ribes, and blister rust: A review and synthesis’, </w:t>
      </w:r>
      <w:r w:rsidRPr="00105668">
        <w:rPr>
          <w:rFonts w:ascii="Calibri" w:hAnsi="Calibri" w:cs="Calibri"/>
          <w:i/>
          <w:iCs/>
          <w:noProof/>
          <w:szCs w:val="24"/>
        </w:rPr>
        <w:t>Forest Pathology</w:t>
      </w:r>
      <w:r w:rsidRPr="00105668">
        <w:rPr>
          <w:rFonts w:ascii="Calibri" w:hAnsi="Calibri" w:cs="Calibri"/>
          <w:noProof/>
          <w:szCs w:val="24"/>
        </w:rPr>
        <w:t>, 40(3–4), pp. 147–185. doi: 10.1111/j.1439-0329.2010.00654.x.</w:t>
      </w:r>
    </w:p>
    <w:p w14:paraId="71B1F01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Hessburg, P. F. </w:t>
      </w:r>
      <w:r w:rsidRPr="00105668">
        <w:rPr>
          <w:rFonts w:ascii="Calibri" w:hAnsi="Calibri" w:cs="Calibri"/>
          <w:i/>
          <w:iCs/>
          <w:noProof/>
          <w:szCs w:val="24"/>
        </w:rPr>
        <w:t>et al.</w:t>
      </w:r>
      <w:r w:rsidRPr="00105668">
        <w:rPr>
          <w:rFonts w:ascii="Calibri" w:hAnsi="Calibri" w:cs="Calibri"/>
          <w:noProof/>
          <w:szCs w:val="24"/>
        </w:rPr>
        <w:t xml:space="preserve"> (2016) ‘Tamm Review: Management of mixed-severity fire regime forests in Oregon, Washington, and Northern California’, </w:t>
      </w:r>
      <w:r w:rsidRPr="00105668">
        <w:rPr>
          <w:rFonts w:ascii="Calibri" w:hAnsi="Calibri" w:cs="Calibri"/>
          <w:i/>
          <w:iCs/>
          <w:noProof/>
          <w:szCs w:val="24"/>
        </w:rPr>
        <w:t>Forest Ecology and Management</w:t>
      </w:r>
      <w:r w:rsidRPr="00105668">
        <w:rPr>
          <w:rFonts w:ascii="Calibri" w:hAnsi="Calibri" w:cs="Calibri"/>
          <w:noProof/>
          <w:szCs w:val="24"/>
        </w:rPr>
        <w:t>, 366, pp. 221–250. doi: 10.1016/j.foreco.2016.01.034.</w:t>
      </w:r>
    </w:p>
    <w:p w14:paraId="5255C14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Hicke, J. A. </w:t>
      </w:r>
      <w:r w:rsidRPr="00105668">
        <w:rPr>
          <w:rFonts w:ascii="Calibri" w:hAnsi="Calibri" w:cs="Calibri"/>
          <w:i/>
          <w:iCs/>
          <w:noProof/>
          <w:szCs w:val="24"/>
        </w:rPr>
        <w:t>et al.</w:t>
      </w:r>
      <w:r w:rsidRPr="00105668">
        <w:rPr>
          <w:rFonts w:ascii="Calibri" w:hAnsi="Calibri" w:cs="Calibri"/>
          <w:noProof/>
          <w:szCs w:val="24"/>
        </w:rPr>
        <w:t xml:space="preserve"> (2012) ‘Effects of bark beetle-caused tree mortality on wildfire’, </w:t>
      </w:r>
      <w:r w:rsidRPr="00105668">
        <w:rPr>
          <w:rFonts w:ascii="Calibri" w:hAnsi="Calibri" w:cs="Calibri"/>
          <w:i/>
          <w:iCs/>
          <w:noProof/>
          <w:szCs w:val="24"/>
        </w:rPr>
        <w:t>Forest Ecology and Management</w:t>
      </w:r>
      <w:r w:rsidRPr="00105668">
        <w:rPr>
          <w:rFonts w:ascii="Calibri" w:hAnsi="Calibri" w:cs="Calibri"/>
          <w:noProof/>
          <w:szCs w:val="24"/>
        </w:rPr>
        <w:t>, 271, pp. 81–90. doi: 10.1016/j.foreco.2012.02.005.</w:t>
      </w:r>
    </w:p>
    <w:p w14:paraId="3EE5CAD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Hood, S. M., Smith, S. L. and Cluck, D. R. (2010) ‘Predicting mortality for five California conifers following wildfire’, </w:t>
      </w:r>
      <w:r w:rsidRPr="00105668">
        <w:rPr>
          <w:rFonts w:ascii="Calibri" w:hAnsi="Calibri" w:cs="Calibri"/>
          <w:i/>
          <w:iCs/>
          <w:noProof/>
          <w:szCs w:val="24"/>
        </w:rPr>
        <w:t>Forest Ecology and Management</w:t>
      </w:r>
      <w:r w:rsidRPr="00105668">
        <w:rPr>
          <w:rFonts w:ascii="Calibri" w:hAnsi="Calibri" w:cs="Calibri"/>
          <w:noProof/>
          <w:szCs w:val="24"/>
        </w:rPr>
        <w:t>, 260(5), pp. 750–762. doi: 10.1016/j.foreco.2010.05.033.</w:t>
      </w:r>
    </w:p>
    <w:p w14:paraId="10A37D7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w:t>
      </w:r>
      <w:r w:rsidRPr="00105668">
        <w:rPr>
          <w:rFonts w:ascii="Calibri" w:hAnsi="Calibri" w:cs="Calibri"/>
          <w:i/>
          <w:iCs/>
          <w:noProof/>
          <w:szCs w:val="24"/>
        </w:rPr>
        <w:t>et al.</w:t>
      </w:r>
      <w:r w:rsidRPr="00105668">
        <w:rPr>
          <w:rFonts w:ascii="Calibri" w:hAnsi="Calibri" w:cs="Calibri"/>
          <w:noProof/>
          <w:szCs w:val="24"/>
        </w:rPr>
        <w:t xml:space="preserve"> (2018) ‘Patterns of Variation in Blister Rust Resistance in Sugar Pine ( Pinus lambertiana )’, in </w:t>
      </w:r>
      <w:r w:rsidRPr="00105668">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105668">
        <w:rPr>
          <w:rFonts w:ascii="Calibri" w:hAnsi="Calibri" w:cs="Calibri"/>
          <w:i/>
          <w:iCs/>
          <w:noProof/>
          <w:szCs w:val="24"/>
        </w:rPr>
        <w:lastRenderedPageBreak/>
        <w:t>June 15–20; Fort Collins, CO. Proc. RMRS-P-76. Fort Collins, CO</w:t>
      </w:r>
      <w:r w:rsidRPr="00105668">
        <w:rPr>
          <w:rFonts w:ascii="Calibri" w:hAnsi="Calibri" w:cs="Calibri"/>
          <w:noProof/>
          <w:szCs w:val="24"/>
        </w:rPr>
        <w:t>, pp. 124–128.</w:t>
      </w:r>
    </w:p>
    <w:p w14:paraId="6B10E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and Scheuner, W. H. (1990) ‘Pinus lambertiana Dougl.’, in </w:t>
      </w:r>
      <w:r w:rsidRPr="00105668">
        <w:rPr>
          <w:rFonts w:ascii="Calibri" w:hAnsi="Calibri" w:cs="Calibri"/>
          <w:i/>
          <w:iCs/>
          <w:noProof/>
          <w:szCs w:val="24"/>
        </w:rPr>
        <w:t>Silvics of North America 1</w:t>
      </w:r>
      <w:r w:rsidRPr="00105668">
        <w:rPr>
          <w:rFonts w:ascii="Calibri" w:hAnsi="Calibri" w:cs="Calibri"/>
          <w:noProof/>
          <w:szCs w:val="24"/>
        </w:rPr>
        <w:t>, pp. 370–380.</w:t>
      </w:r>
    </w:p>
    <w:p w14:paraId="0340C8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674559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Latham, P. and Tappeiner, J. (2002) ‘Response of old-growth conifers to reduction in stand density in western Oregon forests’, </w:t>
      </w:r>
      <w:r w:rsidRPr="00105668">
        <w:rPr>
          <w:rFonts w:ascii="Calibri" w:hAnsi="Calibri" w:cs="Calibri"/>
          <w:i/>
          <w:iCs/>
          <w:noProof/>
          <w:szCs w:val="24"/>
        </w:rPr>
        <w:t>Tree Physiology</w:t>
      </w:r>
      <w:r w:rsidRPr="00105668">
        <w:rPr>
          <w:rFonts w:ascii="Calibri" w:hAnsi="Calibri" w:cs="Calibri"/>
          <w:noProof/>
          <w:szCs w:val="24"/>
        </w:rPr>
        <w:t>, 22(2–3), pp. 137–146. doi: 10.1093/treephys/22.2-3.137.</w:t>
      </w:r>
    </w:p>
    <w:p w14:paraId="6A772D2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Levine, C. R. </w:t>
      </w:r>
      <w:r w:rsidRPr="00105668">
        <w:rPr>
          <w:rFonts w:ascii="Calibri" w:hAnsi="Calibri" w:cs="Calibri"/>
          <w:i/>
          <w:iCs/>
          <w:noProof/>
          <w:szCs w:val="24"/>
        </w:rPr>
        <w:t>et al.</w:t>
      </w:r>
      <w:r w:rsidRPr="00105668">
        <w:rPr>
          <w:rFonts w:ascii="Calibri" w:hAnsi="Calibri" w:cs="Calibri"/>
          <w:noProof/>
          <w:szCs w:val="24"/>
        </w:rPr>
        <w:t xml:space="preserve"> (2016) ‘Long-term demographic trends in a fire-suppressed mixed-conifer forest’, </w:t>
      </w:r>
      <w:r w:rsidRPr="00105668">
        <w:rPr>
          <w:rFonts w:ascii="Calibri" w:hAnsi="Calibri" w:cs="Calibri"/>
          <w:i/>
          <w:iCs/>
          <w:noProof/>
          <w:szCs w:val="24"/>
        </w:rPr>
        <w:t>Canadian Journal of Forest Research</w:t>
      </w:r>
      <w:r w:rsidRPr="00105668">
        <w:rPr>
          <w:rFonts w:ascii="Calibri" w:hAnsi="Calibri" w:cs="Calibri"/>
          <w:noProof/>
          <w:szCs w:val="24"/>
        </w:rPr>
        <w:t>, 46(5), pp. 745–752. doi: 10.1139/cjfr-2015-0406.</w:t>
      </w:r>
    </w:p>
    <w:p w14:paraId="790B4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Lutz, J. A. </w:t>
      </w:r>
      <w:r w:rsidRPr="00105668">
        <w:rPr>
          <w:rFonts w:ascii="Calibri" w:hAnsi="Calibri" w:cs="Calibri"/>
          <w:i/>
          <w:iCs/>
          <w:noProof/>
          <w:szCs w:val="24"/>
        </w:rPr>
        <w:t>et al.</w:t>
      </w:r>
      <w:r w:rsidRPr="00105668">
        <w:rPr>
          <w:rFonts w:ascii="Calibri" w:hAnsi="Calibri" w:cs="Calibri"/>
          <w:noProof/>
          <w:szCs w:val="24"/>
        </w:rPr>
        <w:t xml:space="preserve"> (2018) ‘Global importance of large-diameter trees’, </w:t>
      </w:r>
      <w:r w:rsidRPr="00105668">
        <w:rPr>
          <w:rFonts w:ascii="Calibri" w:hAnsi="Calibri" w:cs="Calibri"/>
          <w:i/>
          <w:iCs/>
          <w:noProof/>
          <w:szCs w:val="24"/>
        </w:rPr>
        <w:t>Global Ecology and Biogeography</w:t>
      </w:r>
      <w:r w:rsidRPr="00105668">
        <w:rPr>
          <w:rFonts w:ascii="Calibri" w:hAnsi="Calibri" w:cs="Calibri"/>
          <w:noProof/>
          <w:szCs w:val="24"/>
        </w:rPr>
        <w:t>, 27(7), pp. 849–864. doi: 10.1111/geb.12747.</w:t>
      </w:r>
    </w:p>
    <w:p w14:paraId="4175C6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Mahalovich, M. and Stritch, L. (2013) ‘Pinus albicaulis. The IUCN Red List of Threatened Species 2013’. Available at: https://dx.doi.org/10.2305/IUCN.UK.2013-1.RLTS.T39049A2885918.en.</w:t>
      </w:r>
    </w:p>
    <w:p w14:paraId="5E5824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(2011) ‘Incidence and distribution of white pine blister rust in the high-elevation forests of California’, </w:t>
      </w:r>
      <w:r w:rsidRPr="00105668">
        <w:rPr>
          <w:rFonts w:ascii="Calibri" w:hAnsi="Calibri" w:cs="Calibri"/>
          <w:i/>
          <w:iCs/>
          <w:noProof/>
          <w:szCs w:val="24"/>
        </w:rPr>
        <w:t>Forest Pathology</w:t>
      </w:r>
      <w:r w:rsidRPr="00105668">
        <w:rPr>
          <w:rFonts w:ascii="Calibri" w:hAnsi="Calibri" w:cs="Calibri"/>
          <w:noProof/>
          <w:szCs w:val="24"/>
        </w:rPr>
        <w:t>, 41(4), pp. 308–316. doi: 10.1111/j.1439-0329.2011.00732.x.</w:t>
      </w:r>
    </w:p>
    <w:p w14:paraId="7669EE1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(2011) ‘Population biology of sugar pine (Pinus lambertiana Dougl.) with reference to historical disturbances in the Lake Tahoe Basin: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262(5), pp. 770–779. doi: 10.1016/j.foreco.2011.05.011.</w:t>
      </w:r>
    </w:p>
    <w:p w14:paraId="58DEC26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280, pp. 166–175. doi: 10.1016/j.foreco.2012.05.025.</w:t>
      </w:r>
    </w:p>
    <w:p w14:paraId="74D4436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(2014) ‘The multivariate underpinnings of recruitment for three Pinus species in montane forests of the Sierra Nevada, USA’, </w:t>
      </w:r>
      <w:r w:rsidRPr="00105668">
        <w:rPr>
          <w:rFonts w:ascii="Calibri" w:hAnsi="Calibri" w:cs="Calibri"/>
          <w:i/>
          <w:iCs/>
          <w:noProof/>
          <w:szCs w:val="24"/>
        </w:rPr>
        <w:t>Plant Ecology</w:t>
      </w:r>
      <w:r w:rsidRPr="00105668">
        <w:rPr>
          <w:rFonts w:ascii="Calibri" w:hAnsi="Calibri" w:cs="Calibri"/>
          <w:noProof/>
          <w:szCs w:val="24"/>
        </w:rPr>
        <w:t>, 215(2), pp. 261–274. doi: 10.1007/s11258-013-0295-6.</w:t>
      </w:r>
    </w:p>
    <w:p w14:paraId="0E2BA94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(2011) ‘Long-term effects of prescribed fire on mixed conifer forest structure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261(6), pp. 989–994. doi: 10.1016/j.foreco.2010.12.013.</w:t>
      </w:r>
    </w:p>
    <w:p w14:paraId="3C09EC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(2016) ‘Does Prescribed Fire Promote Resistance To Drought in Low Elevation Forests of the Sierra Nevada, California, Usa?’, </w:t>
      </w:r>
      <w:r w:rsidRPr="00105668">
        <w:rPr>
          <w:rFonts w:ascii="Calibri" w:hAnsi="Calibri" w:cs="Calibri"/>
          <w:i/>
          <w:iCs/>
          <w:noProof/>
          <w:szCs w:val="24"/>
        </w:rPr>
        <w:t>Fire Ecology</w:t>
      </w:r>
      <w:r w:rsidRPr="00105668">
        <w:rPr>
          <w:rFonts w:ascii="Calibri" w:hAnsi="Calibri" w:cs="Calibri"/>
          <w:noProof/>
          <w:szCs w:val="24"/>
        </w:rPr>
        <w:t>, 12(1), pp. 5–15. doi: 10.4996/fireecology.1201013.</w:t>
      </w:r>
    </w:p>
    <w:p w14:paraId="63B821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(2018) ‘Pre-fire drought and competition mediate post-fire conifer mortality in western U.S. National Parks’, </w:t>
      </w:r>
      <w:r w:rsidRPr="00105668">
        <w:rPr>
          <w:rFonts w:ascii="Calibri" w:hAnsi="Calibri" w:cs="Calibri"/>
          <w:i/>
          <w:iCs/>
          <w:noProof/>
          <w:szCs w:val="24"/>
        </w:rPr>
        <w:t>Ecological Applications</w:t>
      </w:r>
      <w:r w:rsidRPr="00105668">
        <w:rPr>
          <w:rFonts w:ascii="Calibri" w:hAnsi="Calibri" w:cs="Calibri"/>
          <w:noProof/>
          <w:szCs w:val="24"/>
        </w:rPr>
        <w:t>, 28(7), pp. 1730–1739. doi: 10.1002/eap.1778.</w:t>
      </w:r>
    </w:p>
    <w:p w14:paraId="29FC0A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(2004) ‘Effects of an introduced pathogen and fire exclusion on the demography of sugar pine’, </w:t>
      </w:r>
      <w:r w:rsidRPr="00105668">
        <w:rPr>
          <w:rFonts w:ascii="Calibri" w:hAnsi="Calibri" w:cs="Calibri"/>
          <w:i/>
          <w:iCs/>
          <w:noProof/>
          <w:szCs w:val="24"/>
        </w:rPr>
        <w:t>Ecological Applications</w:t>
      </w:r>
      <w:r w:rsidRPr="00105668">
        <w:rPr>
          <w:rFonts w:ascii="Calibri" w:hAnsi="Calibri" w:cs="Calibri"/>
          <w:noProof/>
          <w:szCs w:val="24"/>
        </w:rPr>
        <w:t>, 14(5), pp. 1590–1602. doi: 10.1890/03-5109.</w:t>
      </w:r>
    </w:p>
    <w:p w14:paraId="451B52B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(2020) ‘The influence of pre-fire growth patterns on post-fire tree mortality for common conifers in western US parks’, </w:t>
      </w:r>
      <w:r w:rsidRPr="00105668">
        <w:rPr>
          <w:rFonts w:ascii="Calibri" w:hAnsi="Calibri" w:cs="Calibri"/>
          <w:i/>
          <w:iCs/>
          <w:noProof/>
          <w:szCs w:val="24"/>
        </w:rPr>
        <w:t>International Journal of Wildland Fire</w:t>
      </w:r>
      <w:r w:rsidRPr="00105668">
        <w:rPr>
          <w:rFonts w:ascii="Calibri" w:hAnsi="Calibri" w:cs="Calibri"/>
          <w:noProof/>
          <w:szCs w:val="24"/>
        </w:rPr>
        <w:t>, 29(6), pp. 513–518. doi: 10.1071/WF19020.</w:t>
      </w:r>
    </w:p>
    <w:p w14:paraId="4441323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and Stephenson, N. L. (2007) ‘Apparent climatically induced increase of tree </w:t>
      </w:r>
      <w:r w:rsidRPr="00105668">
        <w:rPr>
          <w:rFonts w:ascii="Calibri" w:hAnsi="Calibri" w:cs="Calibri"/>
          <w:noProof/>
          <w:szCs w:val="24"/>
        </w:rPr>
        <w:lastRenderedPageBreak/>
        <w:t xml:space="preserve">mortality rates in a temperate forest’, </w:t>
      </w:r>
      <w:r w:rsidRPr="00105668">
        <w:rPr>
          <w:rFonts w:ascii="Calibri" w:hAnsi="Calibri" w:cs="Calibri"/>
          <w:i/>
          <w:iCs/>
          <w:noProof/>
          <w:szCs w:val="24"/>
        </w:rPr>
        <w:t>Ecology Letters</w:t>
      </w:r>
      <w:r w:rsidRPr="00105668">
        <w:rPr>
          <w:rFonts w:ascii="Calibri" w:hAnsi="Calibri" w:cs="Calibri"/>
          <w:noProof/>
          <w:szCs w:val="24"/>
        </w:rPr>
        <w:t>, 10(10), pp. 909–916. doi: 10.1111/j.1461-0248.2007.01080.x.</w:t>
      </w:r>
    </w:p>
    <w:p w14:paraId="142F31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Stephenson, N. L. and Keeley, J. E. (2006) ‘Forest reproduction along a climatic gradient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225(1–3), pp. 391–399. doi: 10.1016/j.foreco.2006.01.015.</w:t>
      </w:r>
    </w:p>
    <w:p w14:paraId="7177DDD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Moran, E. V. </w:t>
      </w:r>
      <w:r w:rsidRPr="00105668">
        <w:rPr>
          <w:rFonts w:ascii="Calibri" w:hAnsi="Calibri" w:cs="Calibri"/>
          <w:i/>
          <w:iCs/>
          <w:noProof/>
          <w:szCs w:val="24"/>
        </w:rPr>
        <w:t>et al.</w:t>
      </w:r>
      <w:r w:rsidRPr="00105668">
        <w:rPr>
          <w:rFonts w:ascii="Calibri" w:hAnsi="Calibri" w:cs="Calibri"/>
          <w:noProof/>
          <w:szCs w:val="24"/>
        </w:rPr>
        <w:t xml:space="preserve"> (2019) ‘Negative impacts of summer heat on Sierra Nevada tree seedlings’, </w:t>
      </w:r>
      <w:r w:rsidRPr="00105668">
        <w:rPr>
          <w:rFonts w:ascii="Calibri" w:hAnsi="Calibri" w:cs="Calibri"/>
          <w:i/>
          <w:iCs/>
          <w:noProof/>
          <w:szCs w:val="24"/>
        </w:rPr>
        <w:t>Ecosphere</w:t>
      </w:r>
      <w:r w:rsidRPr="00105668">
        <w:rPr>
          <w:rFonts w:ascii="Calibri" w:hAnsi="Calibri" w:cs="Calibri"/>
          <w:noProof/>
          <w:szCs w:val="24"/>
        </w:rPr>
        <w:t>, 10(6). doi: 10.1002/ecs2.2776.</w:t>
      </w:r>
    </w:p>
    <w:p w14:paraId="1E8638D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Murray, M. P. and Tomback, D. F. (2010) ‘Clark’s nutcrackers harvest sugar pine seeds from cones’, </w:t>
      </w:r>
      <w:r w:rsidRPr="00105668">
        <w:rPr>
          <w:rFonts w:ascii="Calibri" w:hAnsi="Calibri" w:cs="Calibri"/>
          <w:i/>
          <w:iCs/>
          <w:noProof/>
          <w:szCs w:val="24"/>
        </w:rPr>
        <w:t>Western North American Naturalist</w:t>
      </w:r>
      <w:r w:rsidRPr="00105668">
        <w:rPr>
          <w:rFonts w:ascii="Calibri" w:hAnsi="Calibri" w:cs="Calibri"/>
          <w:noProof/>
          <w:szCs w:val="24"/>
        </w:rPr>
        <w:t>, 70(3), pp. 413–414. doi: 10.3398/064.070.0314.</w:t>
      </w:r>
    </w:p>
    <w:p w14:paraId="1E3FE2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(2010) ‘The effects of raking on sugar pine mortality following prescribed fire in sequoia and kings canyon national parks, California, USA’, </w:t>
      </w:r>
      <w:r w:rsidRPr="00105668">
        <w:rPr>
          <w:rFonts w:ascii="Calibri" w:hAnsi="Calibri" w:cs="Calibri"/>
          <w:i/>
          <w:iCs/>
          <w:noProof/>
          <w:szCs w:val="24"/>
        </w:rPr>
        <w:t>Fire Ecology</w:t>
      </w:r>
      <w:r w:rsidRPr="00105668">
        <w:rPr>
          <w:rFonts w:ascii="Calibri" w:hAnsi="Calibri" w:cs="Calibri"/>
          <w:noProof/>
          <w:szCs w:val="24"/>
        </w:rPr>
        <w:t>, 6(3), pp. 97–116. doi: 10.4996/fireecology.0603097.</w:t>
      </w:r>
    </w:p>
    <w:p w14:paraId="13DE6AA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(2015) ‘The influence of prefire tree growth and crown condition on postfire mortality of sugar pine following prescribed fire in Sequoia National Park’, </w:t>
      </w:r>
      <w:r w:rsidRPr="00105668">
        <w:rPr>
          <w:rFonts w:ascii="Calibri" w:hAnsi="Calibri" w:cs="Calibri"/>
          <w:i/>
          <w:iCs/>
          <w:noProof/>
          <w:szCs w:val="24"/>
        </w:rPr>
        <w:t>Canadian Journal of Forest Research</w:t>
      </w:r>
      <w:r w:rsidRPr="00105668">
        <w:rPr>
          <w:rFonts w:ascii="Calibri" w:hAnsi="Calibri" w:cs="Calibri"/>
          <w:noProof/>
          <w:szCs w:val="24"/>
        </w:rPr>
        <w:t>, 45(7), pp. 910–919. doi: 10.1139/cjfr-2014-0449.</w:t>
      </w:r>
    </w:p>
    <w:p w14:paraId="56AD861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(2019) ‘Tamm Review: Reforestation for resilience in dry western U.S. forests’, </w:t>
      </w:r>
      <w:r w:rsidRPr="00105668">
        <w:rPr>
          <w:rFonts w:ascii="Calibri" w:hAnsi="Calibri" w:cs="Calibri"/>
          <w:i/>
          <w:iCs/>
          <w:noProof/>
          <w:szCs w:val="24"/>
        </w:rPr>
        <w:t>Forest Ecology and Management</w:t>
      </w:r>
      <w:r w:rsidRPr="00105668">
        <w:rPr>
          <w:rFonts w:ascii="Calibri" w:hAnsi="Calibri" w:cs="Calibri"/>
          <w:noProof/>
          <w:szCs w:val="24"/>
        </w:rPr>
        <w:t>, 432(July 2018), pp. 209–224. doi: 10.1016/j.foreco.2018.09.007.</w:t>
      </w:r>
    </w:p>
    <w:p w14:paraId="59FD236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(2021) ‘Pyrosilviculture needed for landscape resilience of dry western United States forests’, </w:t>
      </w:r>
      <w:r w:rsidRPr="00105668">
        <w:rPr>
          <w:rFonts w:ascii="Calibri" w:hAnsi="Calibri" w:cs="Calibri"/>
          <w:i/>
          <w:iCs/>
          <w:noProof/>
          <w:szCs w:val="24"/>
        </w:rPr>
        <w:t>Journal of Forestry</w:t>
      </w:r>
      <w:r w:rsidRPr="00105668">
        <w:rPr>
          <w:rFonts w:ascii="Calibri" w:hAnsi="Calibri" w:cs="Calibri"/>
          <w:noProof/>
          <w:szCs w:val="24"/>
        </w:rPr>
        <w:t>, pp. 1–25. doi: 10.1093/jofore/fvab026.</w:t>
      </w:r>
    </w:p>
    <w:p w14:paraId="5F42F49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(2022) ‘Operational resilience in western US frequent-fire forests’, </w:t>
      </w:r>
      <w:r w:rsidRPr="00105668">
        <w:rPr>
          <w:rFonts w:ascii="Calibri" w:hAnsi="Calibri" w:cs="Calibri"/>
          <w:i/>
          <w:iCs/>
          <w:noProof/>
          <w:szCs w:val="24"/>
        </w:rPr>
        <w:t>Forest Ecology and Management</w:t>
      </w:r>
      <w:r w:rsidRPr="00105668">
        <w:rPr>
          <w:rFonts w:ascii="Calibri" w:hAnsi="Calibri" w:cs="Calibri"/>
          <w:noProof/>
          <w:szCs w:val="24"/>
        </w:rPr>
        <w:t>, 507(November 2021), p. 120004. doi: 10.1016/j.foreco.2021.120004.</w:t>
      </w:r>
    </w:p>
    <w:p w14:paraId="26AF039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Parks, S. A. and Abatzoglou, J. T. (2020) ‘Warmer and Drier Fire Seasons Contribute to Increases in Area Burned at High Severity in Western US Forests From 1985 to 2017’, </w:t>
      </w:r>
      <w:r w:rsidRPr="00105668">
        <w:rPr>
          <w:rFonts w:ascii="Calibri" w:hAnsi="Calibri" w:cs="Calibri"/>
          <w:i/>
          <w:iCs/>
          <w:noProof/>
          <w:szCs w:val="24"/>
        </w:rPr>
        <w:t>Geophysical Research Letters</w:t>
      </w:r>
      <w:r w:rsidRPr="00105668">
        <w:rPr>
          <w:rFonts w:ascii="Calibri" w:hAnsi="Calibri" w:cs="Calibri"/>
          <w:noProof/>
          <w:szCs w:val="24"/>
        </w:rPr>
        <w:t>, 47(22), pp. 1–10. doi: 10.1029/2020GL089858.</w:t>
      </w:r>
    </w:p>
    <w:p w14:paraId="2329F93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Paz-Kagan, T. </w:t>
      </w:r>
      <w:r w:rsidRPr="00105668">
        <w:rPr>
          <w:rFonts w:ascii="Calibri" w:hAnsi="Calibri" w:cs="Calibri"/>
          <w:i/>
          <w:iCs/>
          <w:noProof/>
          <w:szCs w:val="24"/>
        </w:rPr>
        <w:t>et al.</w:t>
      </w:r>
      <w:r w:rsidRPr="00105668">
        <w:rPr>
          <w:rFonts w:ascii="Calibri" w:hAnsi="Calibri" w:cs="Calibri"/>
          <w:noProof/>
          <w:szCs w:val="24"/>
        </w:rPr>
        <w:t xml:space="preserve"> (2017) ‘What mediates tree mortality during drought in the southern Sierra Nevada’, </w:t>
      </w:r>
      <w:r w:rsidRPr="00105668">
        <w:rPr>
          <w:rFonts w:ascii="Calibri" w:hAnsi="Calibri" w:cs="Calibri"/>
          <w:i/>
          <w:iCs/>
          <w:noProof/>
          <w:szCs w:val="24"/>
        </w:rPr>
        <w:t>Ecological Applications</w:t>
      </w:r>
      <w:r w:rsidRPr="00105668">
        <w:rPr>
          <w:rFonts w:ascii="Calibri" w:hAnsi="Calibri" w:cs="Calibri"/>
          <w:noProof/>
          <w:szCs w:val="24"/>
        </w:rPr>
        <w:t>, 27(8), pp. 2443–2457. doi: 10.1002/eap.1620.</w:t>
      </w:r>
    </w:p>
    <w:p w14:paraId="1C4BB89C"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Restaino, C. </w:t>
      </w:r>
      <w:r w:rsidRPr="00105668">
        <w:rPr>
          <w:rFonts w:ascii="Calibri" w:hAnsi="Calibri" w:cs="Calibri"/>
          <w:i/>
          <w:iCs/>
          <w:noProof/>
          <w:szCs w:val="24"/>
        </w:rPr>
        <w:t>et al.</w:t>
      </w:r>
      <w:r w:rsidRPr="00105668">
        <w:rPr>
          <w:rFonts w:ascii="Calibri" w:hAnsi="Calibri" w:cs="Calibri"/>
          <w:noProof/>
          <w:szCs w:val="24"/>
        </w:rPr>
        <w:t xml:space="preserve"> (2019) ‘Forest structure and climate mediate drought-induced tree mortality in forests of the Sierra Nevada , USA’, </w:t>
      </w:r>
      <w:r w:rsidRPr="00105668">
        <w:rPr>
          <w:rFonts w:ascii="Calibri" w:hAnsi="Calibri" w:cs="Calibri"/>
          <w:i/>
          <w:iCs/>
          <w:noProof/>
          <w:szCs w:val="24"/>
        </w:rPr>
        <w:t>Ecological Applications</w:t>
      </w:r>
      <w:r w:rsidRPr="00105668">
        <w:rPr>
          <w:rFonts w:ascii="Calibri" w:hAnsi="Calibri" w:cs="Calibri"/>
          <w:noProof/>
          <w:szCs w:val="24"/>
        </w:rPr>
        <w:t>, 29(December 2017), pp. 1–14. doi: 10.1002/eap.1902.</w:t>
      </w:r>
    </w:p>
    <w:p w14:paraId="1FF6008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105668">
        <w:rPr>
          <w:rFonts w:ascii="Calibri" w:hAnsi="Calibri" w:cs="Calibri"/>
          <w:i/>
          <w:iCs/>
          <w:noProof/>
          <w:szCs w:val="24"/>
        </w:rPr>
        <w:t>Gen. Tech. Rep. PSW-GTR-2562</w:t>
      </w:r>
      <w:r w:rsidRPr="00105668">
        <w:rPr>
          <w:rFonts w:ascii="Calibri" w:hAnsi="Calibri" w:cs="Calibri"/>
          <w:noProof/>
          <w:szCs w:val="24"/>
        </w:rPr>
        <w:t>, (October), pp. 1–151.</w:t>
      </w:r>
    </w:p>
    <w:p w14:paraId="3B7F1C4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Schubert, G. H. (1956) </w:t>
      </w:r>
      <w:r w:rsidRPr="00105668">
        <w:rPr>
          <w:rFonts w:ascii="Calibri" w:hAnsi="Calibri" w:cs="Calibri"/>
          <w:i/>
          <w:iCs/>
          <w:noProof/>
          <w:szCs w:val="24"/>
        </w:rPr>
        <w:t>Effect of fertilizer on cone production of sugar pine</w:t>
      </w:r>
      <w:r w:rsidRPr="00105668">
        <w:rPr>
          <w:rFonts w:ascii="Calibri" w:hAnsi="Calibri" w:cs="Calibri"/>
          <w:noProof/>
          <w:szCs w:val="24"/>
        </w:rPr>
        <w:t>.</w:t>
      </w:r>
    </w:p>
    <w:p w14:paraId="166D86F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105668">
        <w:rPr>
          <w:rFonts w:ascii="Calibri" w:hAnsi="Calibri" w:cs="Calibri"/>
          <w:i/>
          <w:iCs/>
          <w:noProof/>
          <w:szCs w:val="24"/>
        </w:rPr>
        <w:t>Oikos</w:t>
      </w:r>
      <w:r w:rsidRPr="00105668">
        <w:rPr>
          <w:rFonts w:ascii="Calibri" w:hAnsi="Calibri" w:cs="Calibri"/>
          <w:noProof/>
          <w:szCs w:val="24"/>
        </w:rPr>
        <w:t>, 94, pp. 326–336.</w:t>
      </w:r>
    </w:p>
    <w:p w14:paraId="02DFBF8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Shive, K. L. </w:t>
      </w:r>
      <w:r w:rsidRPr="00105668">
        <w:rPr>
          <w:rFonts w:ascii="Calibri" w:hAnsi="Calibri" w:cs="Calibri"/>
          <w:i/>
          <w:iCs/>
          <w:noProof/>
          <w:szCs w:val="24"/>
        </w:rPr>
        <w:t>et al.</w:t>
      </w:r>
      <w:r w:rsidRPr="00105668">
        <w:rPr>
          <w:rFonts w:ascii="Calibri" w:hAnsi="Calibri" w:cs="Calibri"/>
          <w:noProof/>
          <w:szCs w:val="24"/>
        </w:rPr>
        <w:t xml:space="preserve"> (2018) ‘From the stand scale to the landscape scale: predicting the spatial patterns of forest regeneration after disturbance’, </w:t>
      </w:r>
      <w:r w:rsidRPr="00105668">
        <w:rPr>
          <w:rFonts w:ascii="Calibri" w:hAnsi="Calibri" w:cs="Calibri"/>
          <w:i/>
          <w:iCs/>
          <w:noProof/>
          <w:szCs w:val="24"/>
        </w:rPr>
        <w:t>Ecological Applications</w:t>
      </w:r>
      <w:r w:rsidRPr="00105668">
        <w:rPr>
          <w:rFonts w:ascii="Calibri" w:hAnsi="Calibri" w:cs="Calibri"/>
          <w:noProof/>
          <w:szCs w:val="24"/>
        </w:rPr>
        <w:t>, 28(6), pp. 1626–1639. doi: 10.1002/eap.1756.</w:t>
      </w:r>
    </w:p>
    <w:p w14:paraId="5CC2381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Shriver, R. K. </w:t>
      </w:r>
      <w:r w:rsidRPr="00105668">
        <w:rPr>
          <w:rFonts w:ascii="Calibri" w:hAnsi="Calibri" w:cs="Calibri"/>
          <w:i/>
          <w:iCs/>
          <w:noProof/>
          <w:szCs w:val="24"/>
        </w:rPr>
        <w:t>et al.</w:t>
      </w:r>
      <w:r w:rsidRPr="00105668">
        <w:rPr>
          <w:rFonts w:ascii="Calibri" w:hAnsi="Calibri" w:cs="Calibri"/>
          <w:noProof/>
          <w:szCs w:val="24"/>
        </w:rPr>
        <w:t xml:space="preserve"> (2019) ‘Transient population dynamics impede restoration and may promote ecosystem transformation after disturbance’, </w:t>
      </w:r>
      <w:r w:rsidRPr="00105668">
        <w:rPr>
          <w:rFonts w:ascii="Calibri" w:hAnsi="Calibri" w:cs="Calibri"/>
          <w:i/>
          <w:iCs/>
          <w:noProof/>
          <w:szCs w:val="24"/>
        </w:rPr>
        <w:t>Ecology Letters</w:t>
      </w:r>
      <w:r w:rsidRPr="00105668">
        <w:rPr>
          <w:rFonts w:ascii="Calibri" w:hAnsi="Calibri" w:cs="Calibri"/>
          <w:noProof/>
          <w:szCs w:val="24"/>
        </w:rPr>
        <w:t>, 22(9), pp. 1357–1366. doi: 10.1111/ele.13291.</w:t>
      </w:r>
    </w:p>
    <w:p w14:paraId="21EE92B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Shriver, R. K. </w:t>
      </w:r>
      <w:r w:rsidRPr="00105668">
        <w:rPr>
          <w:rFonts w:ascii="Calibri" w:hAnsi="Calibri" w:cs="Calibri"/>
          <w:i/>
          <w:iCs/>
          <w:noProof/>
          <w:szCs w:val="24"/>
        </w:rPr>
        <w:t>et al.</w:t>
      </w:r>
      <w:r w:rsidRPr="00105668">
        <w:rPr>
          <w:rFonts w:ascii="Calibri" w:hAnsi="Calibri" w:cs="Calibri"/>
          <w:noProof/>
          <w:szCs w:val="24"/>
        </w:rPr>
        <w:t xml:space="preserve"> (2021) ‘Quantifying the demographic vulnerabilities of dry woodlands to climate and competition using range‐wide monitoring data’, </w:t>
      </w:r>
      <w:r w:rsidRPr="00105668">
        <w:rPr>
          <w:rFonts w:ascii="Calibri" w:hAnsi="Calibri" w:cs="Calibri"/>
          <w:i/>
          <w:iCs/>
          <w:noProof/>
          <w:szCs w:val="24"/>
        </w:rPr>
        <w:t>Ecology</w:t>
      </w:r>
      <w:r w:rsidRPr="00105668">
        <w:rPr>
          <w:rFonts w:ascii="Calibri" w:hAnsi="Calibri" w:cs="Calibri"/>
          <w:noProof/>
          <w:szCs w:val="24"/>
        </w:rPr>
        <w:t>, 0(0), pp. 1–12. doi: 10.1002/ecy.3425.</w:t>
      </w:r>
    </w:p>
    <w:p w14:paraId="588038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105668">
        <w:rPr>
          <w:rFonts w:ascii="Calibri" w:hAnsi="Calibri" w:cs="Calibri"/>
          <w:i/>
          <w:iCs/>
          <w:noProof/>
          <w:szCs w:val="24"/>
        </w:rPr>
        <w:t>Trees</w:t>
      </w:r>
      <w:r w:rsidRPr="00105668">
        <w:rPr>
          <w:rFonts w:ascii="Calibri" w:hAnsi="Calibri" w:cs="Calibri"/>
          <w:noProof/>
          <w:szCs w:val="24"/>
        </w:rPr>
        <w:t>, (0123456789). doi: 10.1007/s00468-021-02098-8.</w:t>
      </w:r>
    </w:p>
    <w:p w14:paraId="4A1679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w:t>
      </w:r>
      <w:r w:rsidRPr="00105668">
        <w:rPr>
          <w:rFonts w:ascii="Calibri" w:hAnsi="Calibri" w:cs="Calibri"/>
          <w:i/>
          <w:iCs/>
          <w:noProof/>
          <w:szCs w:val="24"/>
        </w:rPr>
        <w:t>et al.</w:t>
      </w:r>
      <w:r w:rsidRPr="00105668">
        <w:rPr>
          <w:rFonts w:ascii="Calibri" w:hAnsi="Calibri" w:cs="Calibri"/>
          <w:noProof/>
          <w:szCs w:val="24"/>
        </w:rPr>
        <w:t xml:space="preserve"> (2021) ‘Do Forest Fuel Reduction Treatments Confer Resistance to Beetle Infestation and Drought Mortality?’, </w:t>
      </w:r>
      <w:r w:rsidRPr="00105668">
        <w:rPr>
          <w:rFonts w:ascii="Calibri" w:hAnsi="Calibri" w:cs="Calibri"/>
          <w:i/>
          <w:iCs/>
          <w:noProof/>
          <w:szCs w:val="24"/>
        </w:rPr>
        <w:t>Ecosphere</w:t>
      </w:r>
      <w:r w:rsidRPr="00105668">
        <w:rPr>
          <w:rFonts w:ascii="Calibri" w:hAnsi="Calibri" w:cs="Calibri"/>
          <w:noProof/>
          <w:szCs w:val="24"/>
        </w:rPr>
        <w:t>, 12(January). doi: 10.1002/ecs2.3344.</w:t>
      </w:r>
    </w:p>
    <w:p w14:paraId="5B4F7DC4"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105668">
        <w:rPr>
          <w:rFonts w:ascii="Calibri" w:hAnsi="Calibri" w:cs="Calibri"/>
          <w:i/>
          <w:iCs/>
          <w:noProof/>
          <w:szCs w:val="24"/>
        </w:rPr>
        <w:t>Ecosphere</w:t>
      </w:r>
      <w:r w:rsidRPr="00105668">
        <w:rPr>
          <w:rFonts w:ascii="Calibri" w:hAnsi="Calibri" w:cs="Calibri"/>
          <w:noProof/>
          <w:szCs w:val="24"/>
        </w:rPr>
        <w:t>, 6(1). doi: 10.1890/ES14-00224.1.</w:t>
      </w:r>
    </w:p>
    <w:p w14:paraId="1398A2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C. L. S. </w:t>
      </w:r>
      <w:r w:rsidRPr="00105668">
        <w:rPr>
          <w:rFonts w:ascii="Calibri" w:hAnsi="Calibri" w:cs="Calibri"/>
          <w:i/>
          <w:iCs/>
          <w:noProof/>
          <w:szCs w:val="24"/>
        </w:rPr>
        <w:t>et al.</w:t>
      </w:r>
      <w:r w:rsidRPr="00105668">
        <w:rPr>
          <w:rFonts w:ascii="Calibri" w:hAnsi="Calibri" w:cs="Calibri"/>
          <w:noProof/>
          <w:szCs w:val="24"/>
        </w:rPr>
        <w:t xml:space="preserve"> (2015) ‘Historical and current landscape-scale ponderosa pine and mixed conifer forest structure in the Southern Sierra Nevada’, </w:t>
      </w:r>
      <w:r w:rsidRPr="00105668">
        <w:rPr>
          <w:rFonts w:ascii="Calibri" w:hAnsi="Calibri" w:cs="Calibri"/>
          <w:i/>
          <w:iCs/>
          <w:noProof/>
          <w:szCs w:val="24"/>
        </w:rPr>
        <w:t>Ecosphere</w:t>
      </w:r>
      <w:r w:rsidRPr="00105668">
        <w:rPr>
          <w:rFonts w:ascii="Calibri" w:hAnsi="Calibri" w:cs="Calibri"/>
          <w:noProof/>
          <w:szCs w:val="24"/>
        </w:rPr>
        <w:t>, 6(May), pp. 1–63.</w:t>
      </w:r>
    </w:p>
    <w:p w14:paraId="61AA1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L. </w:t>
      </w:r>
      <w:r w:rsidRPr="00105668">
        <w:rPr>
          <w:rFonts w:ascii="Calibri" w:hAnsi="Calibri" w:cs="Calibri"/>
          <w:i/>
          <w:iCs/>
          <w:noProof/>
          <w:szCs w:val="24"/>
        </w:rPr>
        <w:t>et al.</w:t>
      </w:r>
      <w:r w:rsidRPr="00105668">
        <w:rPr>
          <w:rFonts w:ascii="Calibri" w:hAnsi="Calibri" w:cs="Calibri"/>
          <w:noProof/>
          <w:szCs w:val="24"/>
        </w:rPr>
        <w:t xml:space="preserve"> (2018) ‘Drought, Tree Mortality, and Wildfire in Forests Adapted to Frequent Fire’, </w:t>
      </w:r>
      <w:r w:rsidRPr="00105668">
        <w:rPr>
          <w:rFonts w:ascii="Calibri" w:hAnsi="Calibri" w:cs="Calibri"/>
          <w:i/>
          <w:iCs/>
          <w:noProof/>
          <w:szCs w:val="24"/>
        </w:rPr>
        <w:t>BioScience</w:t>
      </w:r>
      <w:r w:rsidRPr="00105668">
        <w:rPr>
          <w:rFonts w:ascii="Calibri" w:hAnsi="Calibri" w:cs="Calibri"/>
          <w:noProof/>
          <w:szCs w:val="24"/>
        </w:rPr>
        <w:t>, XX(X), pp. 1–12. doi: 10.1093/biosci/bix146.</w:t>
      </w:r>
    </w:p>
    <w:p w14:paraId="544309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Stephenson, N. L. </w:t>
      </w:r>
      <w:r w:rsidRPr="00105668">
        <w:rPr>
          <w:rFonts w:ascii="Calibri" w:hAnsi="Calibri" w:cs="Calibri"/>
          <w:i/>
          <w:iCs/>
          <w:noProof/>
          <w:szCs w:val="24"/>
        </w:rPr>
        <w:t>et al.</w:t>
      </w:r>
      <w:r w:rsidRPr="00105668">
        <w:rPr>
          <w:rFonts w:ascii="Calibri" w:hAnsi="Calibri" w:cs="Calibri"/>
          <w:noProof/>
          <w:szCs w:val="24"/>
        </w:rPr>
        <w:t xml:space="preserve"> (2019) ‘Which trees die during drought? The key role of insect host-tree selection’, </w:t>
      </w:r>
      <w:r w:rsidRPr="00105668">
        <w:rPr>
          <w:rFonts w:ascii="Calibri" w:hAnsi="Calibri" w:cs="Calibri"/>
          <w:i/>
          <w:iCs/>
          <w:noProof/>
          <w:szCs w:val="24"/>
        </w:rPr>
        <w:t>Journal of Ecology</w:t>
      </w:r>
      <w:r w:rsidRPr="00105668">
        <w:rPr>
          <w:rFonts w:ascii="Calibri" w:hAnsi="Calibri" w:cs="Calibri"/>
          <w:noProof/>
          <w:szCs w:val="24"/>
        </w:rPr>
        <w:t>, 107(5), pp. 2383–2401. doi: 10.1111/1365-2745.13176.</w:t>
      </w:r>
    </w:p>
    <w:p w14:paraId="2ACD1FD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Stevens, J. T. </w:t>
      </w:r>
      <w:r w:rsidRPr="00105668">
        <w:rPr>
          <w:rFonts w:ascii="Calibri" w:hAnsi="Calibri" w:cs="Calibri"/>
          <w:i/>
          <w:iCs/>
          <w:noProof/>
          <w:szCs w:val="24"/>
        </w:rPr>
        <w:t>et al.</w:t>
      </w:r>
      <w:r w:rsidRPr="00105668">
        <w:rPr>
          <w:rFonts w:ascii="Calibri" w:hAnsi="Calibri" w:cs="Calibri"/>
          <w:noProof/>
          <w:szCs w:val="24"/>
        </w:rPr>
        <w:t xml:space="preserve"> (2017) ‘Changing spatial patterns of stand-replacing fire in California conifer forests’, </w:t>
      </w:r>
      <w:r w:rsidRPr="00105668">
        <w:rPr>
          <w:rFonts w:ascii="Calibri" w:hAnsi="Calibri" w:cs="Calibri"/>
          <w:i/>
          <w:iCs/>
          <w:noProof/>
          <w:szCs w:val="24"/>
        </w:rPr>
        <w:t>Forest Ecology and Management</w:t>
      </w:r>
      <w:r w:rsidRPr="00105668">
        <w:rPr>
          <w:rFonts w:ascii="Calibri" w:hAnsi="Calibri" w:cs="Calibri"/>
          <w:noProof/>
          <w:szCs w:val="24"/>
        </w:rPr>
        <w:t>, 406(August), pp. 28–36. doi: 10.1016/j.foreco.2017.08.051.</w:t>
      </w:r>
    </w:p>
    <w:p w14:paraId="1A4B7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Stewart, J. A. E. </w:t>
      </w:r>
      <w:r w:rsidRPr="00105668">
        <w:rPr>
          <w:rFonts w:ascii="Calibri" w:hAnsi="Calibri" w:cs="Calibri"/>
          <w:i/>
          <w:iCs/>
          <w:noProof/>
          <w:szCs w:val="24"/>
        </w:rPr>
        <w:t>et al.</w:t>
      </w:r>
      <w:r w:rsidRPr="00105668">
        <w:rPr>
          <w:rFonts w:ascii="Calibri" w:hAnsi="Calibri" w:cs="Calibri"/>
          <w:noProof/>
          <w:szCs w:val="24"/>
        </w:rPr>
        <w:t xml:space="preserve"> (2021) ‘Effects of postfire climate and seed availability on postfire conifer regeneration’, </w:t>
      </w:r>
      <w:r w:rsidRPr="00105668">
        <w:rPr>
          <w:rFonts w:ascii="Calibri" w:hAnsi="Calibri" w:cs="Calibri"/>
          <w:i/>
          <w:iCs/>
          <w:noProof/>
          <w:szCs w:val="24"/>
        </w:rPr>
        <w:t>Ecological Applications</w:t>
      </w:r>
      <w:r w:rsidRPr="00105668">
        <w:rPr>
          <w:rFonts w:ascii="Calibri" w:hAnsi="Calibri" w:cs="Calibri"/>
          <w:noProof/>
          <w:szCs w:val="24"/>
        </w:rPr>
        <w:t>, 31(3), pp. 1–14. doi: 10.1002/eap.2280.</w:t>
      </w:r>
    </w:p>
    <w:p w14:paraId="5B22AA4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Voelker, S. L. </w:t>
      </w:r>
      <w:r w:rsidRPr="00105668">
        <w:rPr>
          <w:rFonts w:ascii="Calibri" w:hAnsi="Calibri" w:cs="Calibri"/>
          <w:i/>
          <w:iCs/>
          <w:noProof/>
          <w:szCs w:val="24"/>
        </w:rPr>
        <w:t>et al.</w:t>
      </w:r>
      <w:r w:rsidRPr="00105668">
        <w:rPr>
          <w:rFonts w:ascii="Calibri" w:hAnsi="Calibri" w:cs="Calibri"/>
          <w:noProof/>
          <w:szCs w:val="24"/>
        </w:rPr>
        <w:t xml:space="preserve"> (2019) ‘Fire deficits have increased drought sensitivity in dry conifer forests: Fire frequency and tree-ring carbon isotope evidence from Central Oregon’, </w:t>
      </w:r>
      <w:r w:rsidRPr="00105668">
        <w:rPr>
          <w:rFonts w:ascii="Calibri" w:hAnsi="Calibri" w:cs="Calibri"/>
          <w:i/>
          <w:iCs/>
          <w:noProof/>
          <w:szCs w:val="24"/>
        </w:rPr>
        <w:t>Global Change Biology</w:t>
      </w:r>
      <w:r w:rsidRPr="00105668">
        <w:rPr>
          <w:rFonts w:ascii="Calibri" w:hAnsi="Calibri" w:cs="Calibri"/>
          <w:noProof/>
          <w:szCs w:val="24"/>
        </w:rPr>
        <w:t>, 25(4), pp. 1247–1262. doi: 10.1111/gcb.14543.</w:t>
      </w:r>
    </w:p>
    <w:p w14:paraId="5BEA4CD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Wayman, R. B. and Safford, H. D. (2021) ‘Recent bark beetle outbreaks influence wildfire severity in mixed-conifer forests of the Sierra Nevada, California, USA’, </w:t>
      </w:r>
      <w:r w:rsidRPr="00105668">
        <w:rPr>
          <w:rFonts w:ascii="Calibri" w:hAnsi="Calibri" w:cs="Calibri"/>
          <w:i/>
          <w:iCs/>
          <w:noProof/>
          <w:szCs w:val="24"/>
        </w:rPr>
        <w:t>Ecological Applications</w:t>
      </w:r>
      <w:r w:rsidRPr="00105668">
        <w:rPr>
          <w:rFonts w:ascii="Calibri" w:hAnsi="Calibri" w:cs="Calibri"/>
          <w:noProof/>
          <w:szCs w:val="24"/>
        </w:rPr>
        <w:t>, 31(3), pp. 1–19. doi: 10.1002/eap.2287.</w:t>
      </w:r>
    </w:p>
    <w:p w14:paraId="46939E8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Westerling, A. L. (2018) </w:t>
      </w:r>
      <w:r w:rsidRPr="00105668">
        <w:rPr>
          <w:rFonts w:ascii="Calibri" w:hAnsi="Calibri" w:cs="Calibri"/>
          <w:i/>
          <w:iCs/>
          <w:noProof/>
          <w:szCs w:val="24"/>
        </w:rPr>
        <w:t>Wildfire Simulations for the Fourth California Climate Assessment: Projecting Changes in Extreme Wildfire Events with a Warming Climate</w:t>
      </w:r>
      <w:r w:rsidRPr="00105668">
        <w:rPr>
          <w:rFonts w:ascii="Calibri" w:hAnsi="Calibri" w:cs="Calibri"/>
          <w:noProof/>
          <w:szCs w:val="24"/>
        </w:rPr>
        <w:t>. CCCA4-CEC-2018–014. Available at: http://www.climateassessment.ca.gov/techreports/docs/20180827-Projections_CCCA4-CEC-2018-014.pdf.</w:t>
      </w:r>
    </w:p>
    <w:p w14:paraId="2835EF5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Wilson, B. T. </w:t>
      </w:r>
      <w:r w:rsidRPr="00105668">
        <w:rPr>
          <w:rFonts w:ascii="Calibri" w:hAnsi="Calibri" w:cs="Calibri"/>
          <w:i/>
          <w:iCs/>
          <w:noProof/>
          <w:szCs w:val="24"/>
        </w:rPr>
        <w:t>et al.</w:t>
      </w:r>
      <w:r w:rsidRPr="00105668">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382AF8C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6397AC6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105668">
        <w:rPr>
          <w:rFonts w:ascii="Calibri" w:hAnsi="Calibri" w:cs="Calibri"/>
          <w:i/>
          <w:iCs/>
          <w:noProof/>
          <w:szCs w:val="24"/>
        </w:rPr>
        <w:t>The American Midland Naturalist</w:t>
      </w:r>
      <w:r w:rsidRPr="00105668">
        <w:rPr>
          <w:rFonts w:ascii="Calibri" w:hAnsi="Calibri" w:cs="Calibri"/>
          <w:noProof/>
          <w:szCs w:val="24"/>
        </w:rPr>
        <w:t>, 111(1), pp. 126–137. Available at: https://www.jstor.org/stable/2425550.</w:t>
      </w:r>
    </w:p>
    <w:p w14:paraId="4CBE0D1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(2004) ‘Group selection management in conifer forests: Relationships between opening size and tree growth’, </w:t>
      </w:r>
      <w:r w:rsidRPr="00105668">
        <w:rPr>
          <w:rFonts w:ascii="Calibri" w:hAnsi="Calibri" w:cs="Calibri"/>
          <w:i/>
          <w:iCs/>
          <w:noProof/>
          <w:szCs w:val="24"/>
        </w:rPr>
        <w:t>Canadian Journal of Forest Research</w:t>
      </w:r>
      <w:r w:rsidRPr="00105668">
        <w:rPr>
          <w:rFonts w:ascii="Calibri" w:hAnsi="Calibri" w:cs="Calibri"/>
          <w:noProof/>
          <w:szCs w:val="24"/>
        </w:rPr>
        <w:t>, 34(3), pp. 630–641. doi: 10.1139/x03-222.</w:t>
      </w:r>
    </w:p>
    <w:p w14:paraId="3209EAA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(2012) ‘A gap-based approach for regenerating pine species and reducing surface fuels in multi-aged mixed conifer stands in the Sierra Nevada, California’, </w:t>
      </w:r>
      <w:r w:rsidRPr="00105668">
        <w:rPr>
          <w:rFonts w:ascii="Calibri" w:hAnsi="Calibri" w:cs="Calibri"/>
          <w:i/>
          <w:iCs/>
          <w:noProof/>
          <w:szCs w:val="24"/>
        </w:rPr>
        <w:t>Forestry</w:t>
      </w:r>
      <w:r w:rsidRPr="00105668">
        <w:rPr>
          <w:rFonts w:ascii="Calibri" w:hAnsi="Calibri" w:cs="Calibri"/>
          <w:noProof/>
          <w:szCs w:val="24"/>
        </w:rPr>
        <w:t>, 85(2), pp. 203–213. doi: 10.1093/forestry/cpr058.</w:t>
      </w:r>
    </w:p>
    <w:p w14:paraId="417AD4D7" w14:textId="77777777" w:rsidR="00105668" w:rsidRPr="00105668" w:rsidRDefault="00105668" w:rsidP="00105668">
      <w:pPr>
        <w:widowControl w:val="0"/>
        <w:autoSpaceDE w:val="0"/>
        <w:autoSpaceDN w:val="0"/>
        <w:adjustRightInd w:val="0"/>
        <w:spacing w:line="240" w:lineRule="auto"/>
        <w:rPr>
          <w:rFonts w:ascii="Calibri" w:hAnsi="Calibri" w:cs="Calibri"/>
          <w:noProof/>
        </w:rPr>
      </w:pPr>
      <w:r w:rsidRPr="00105668">
        <w:rPr>
          <w:rFonts w:ascii="Calibri" w:hAnsi="Calibri" w:cs="Calibri"/>
          <w:noProof/>
          <w:szCs w:val="24"/>
        </w:rPr>
        <w:t xml:space="preserve">Young, D. J. N. </w:t>
      </w:r>
      <w:r w:rsidRPr="00105668">
        <w:rPr>
          <w:rFonts w:ascii="Calibri" w:hAnsi="Calibri" w:cs="Calibri"/>
          <w:i/>
          <w:iCs/>
          <w:noProof/>
          <w:szCs w:val="24"/>
        </w:rPr>
        <w:t>et al.</w:t>
      </w:r>
      <w:r w:rsidRPr="00105668">
        <w:rPr>
          <w:rFonts w:ascii="Calibri" w:hAnsi="Calibri" w:cs="Calibri"/>
          <w:noProof/>
          <w:szCs w:val="24"/>
        </w:rPr>
        <w:t xml:space="preserve"> (2017) ‘Long-term climate and competition explain forest mortality patterns under extreme drought’, </w:t>
      </w:r>
      <w:r w:rsidRPr="00105668">
        <w:rPr>
          <w:rFonts w:ascii="Calibri" w:hAnsi="Calibri" w:cs="Calibri"/>
          <w:i/>
          <w:iCs/>
          <w:noProof/>
          <w:szCs w:val="24"/>
        </w:rPr>
        <w:t>Ecology Letters</w:t>
      </w:r>
      <w:r w:rsidRPr="0010566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132" w:name="_Ref94877166"/>
      <w:r>
        <w:t xml:space="preserve">Figure </w:t>
      </w:r>
      <w:fldSimple w:instr=" SEQ Figure \* ARABIC ">
        <w:r w:rsidR="009166BF">
          <w:rPr>
            <w:noProof/>
          </w:rPr>
          <w:t>1</w:t>
        </w:r>
      </w:fldSimple>
      <w:bookmarkEnd w:id="132"/>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133" w:name="_Ref93744929"/>
      <w:r>
        <w:t xml:space="preserve">Figure </w:t>
      </w:r>
      <w:r w:rsidR="003B1739">
        <w:fldChar w:fldCharType="begin"/>
      </w:r>
      <w:r w:rsidR="003B1739">
        <w:instrText xml:space="preserve"> SEQ Figure \* ARABIC </w:instrText>
      </w:r>
      <w:r w:rsidR="003B1739">
        <w:fldChar w:fldCharType="separate"/>
      </w:r>
      <w:r w:rsidR="009166BF">
        <w:rPr>
          <w:noProof/>
        </w:rPr>
        <w:t>2</w:t>
      </w:r>
      <w:r w:rsidR="003B1739">
        <w:rPr>
          <w:noProof/>
        </w:rPr>
        <w:fldChar w:fldCharType="end"/>
      </w:r>
      <w:bookmarkEnd w:id="133"/>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134" w:name="_Ref94611931"/>
      <w:r>
        <w:t xml:space="preserve">Figure </w:t>
      </w:r>
      <w:r w:rsidR="003B1739">
        <w:fldChar w:fldCharType="begin"/>
      </w:r>
      <w:r w:rsidR="003B1739">
        <w:instrText xml:space="preserve"> SEQ Figure</w:instrText>
      </w:r>
      <w:r w:rsidR="003B1739">
        <w:instrText xml:space="preserve"> \* ARABIC </w:instrText>
      </w:r>
      <w:r w:rsidR="003B1739">
        <w:fldChar w:fldCharType="separate"/>
      </w:r>
      <w:r w:rsidR="009166BF">
        <w:rPr>
          <w:noProof/>
        </w:rPr>
        <w:t>3</w:t>
      </w:r>
      <w:r w:rsidR="003B1739">
        <w:rPr>
          <w:noProof/>
        </w:rPr>
        <w:fldChar w:fldCharType="end"/>
      </w:r>
      <w:bookmarkEnd w:id="134"/>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135" w:name="_Ref94613276"/>
      <w:r>
        <w:t xml:space="preserve">Figure </w:t>
      </w:r>
      <w:r w:rsidR="003B1739">
        <w:fldChar w:fldCharType="begin"/>
      </w:r>
      <w:r w:rsidR="003B1739">
        <w:instrText xml:space="preserve"> SEQ Figure \* ARABIC </w:instrText>
      </w:r>
      <w:r w:rsidR="003B1739">
        <w:fldChar w:fldCharType="separate"/>
      </w:r>
      <w:r w:rsidR="009166BF">
        <w:rPr>
          <w:noProof/>
        </w:rPr>
        <w:t>4</w:t>
      </w:r>
      <w:r w:rsidR="003B1739">
        <w:rPr>
          <w:noProof/>
        </w:rPr>
        <w:fldChar w:fldCharType="end"/>
      </w:r>
      <w:bookmarkEnd w:id="135"/>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136" w:name="_Ref94615945"/>
      <w:r>
        <w:t xml:space="preserve">Figure </w:t>
      </w:r>
      <w:r w:rsidR="003B1739">
        <w:fldChar w:fldCharType="begin"/>
      </w:r>
      <w:r w:rsidR="003B1739">
        <w:instrText xml:space="preserve"> SEQ Figure \* ARABIC </w:instrText>
      </w:r>
      <w:r w:rsidR="003B1739">
        <w:fldChar w:fldCharType="separate"/>
      </w:r>
      <w:r w:rsidR="009166BF">
        <w:rPr>
          <w:noProof/>
        </w:rPr>
        <w:t>5</w:t>
      </w:r>
      <w:r w:rsidR="003B1739">
        <w:rPr>
          <w:noProof/>
        </w:rPr>
        <w:fldChar w:fldCharType="end"/>
      </w:r>
      <w:bookmarkEnd w:id="136"/>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137" w:name="_Ref94616225"/>
      <w:r>
        <w:t xml:space="preserve">Figure </w:t>
      </w:r>
      <w:r w:rsidR="003B1739">
        <w:fldChar w:fldCharType="begin"/>
      </w:r>
      <w:r w:rsidR="003B1739">
        <w:instrText xml:space="preserve"> SEQ Figure \* ARABIC </w:instrText>
      </w:r>
      <w:r w:rsidR="003B1739">
        <w:fldChar w:fldCharType="separate"/>
      </w:r>
      <w:r w:rsidR="009166BF">
        <w:rPr>
          <w:noProof/>
        </w:rPr>
        <w:t>6</w:t>
      </w:r>
      <w:r w:rsidR="003B1739">
        <w:rPr>
          <w:noProof/>
        </w:rPr>
        <w:fldChar w:fldCharType="end"/>
      </w:r>
      <w:bookmarkEnd w:id="137"/>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38" w:name="_Ref94620208"/>
      <w:r>
        <w:t xml:space="preserve">Figure </w:t>
      </w:r>
      <w:r w:rsidR="003B1739">
        <w:fldChar w:fldCharType="begin"/>
      </w:r>
      <w:r w:rsidR="003B1739">
        <w:instrText xml:space="preserve"> SEQ Figure \* ARABIC </w:instrText>
      </w:r>
      <w:r w:rsidR="003B1739">
        <w:fldChar w:fldCharType="separate"/>
      </w:r>
      <w:r>
        <w:rPr>
          <w:noProof/>
        </w:rPr>
        <w:t>7</w:t>
      </w:r>
      <w:r w:rsidR="003B1739">
        <w:rPr>
          <w:noProof/>
        </w:rPr>
        <w:fldChar w:fldCharType="end"/>
      </w:r>
      <w:bookmarkEnd w:id="138"/>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39" w:name="_Ref93658815"/>
      <w:r>
        <w:lastRenderedPageBreak/>
        <w:t>Supplementary Materials</w:t>
      </w:r>
      <w:bookmarkEnd w:id="13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40" w:name="_Ref93658573"/>
      <w:r>
        <w:t xml:space="preserve">Supplementary Figure </w:t>
      </w:r>
      <w:fldSimple w:instr=" SEQ Supplementary_Figure \* ARABIC ">
        <w:r w:rsidR="003E04A3">
          <w:rPr>
            <w:noProof/>
          </w:rPr>
          <w:t>1</w:t>
        </w:r>
      </w:fldSimple>
      <w:bookmarkEnd w:id="14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41" w:name="_Ref93658580"/>
      <w:r>
        <w:t xml:space="preserve">Supplementary Figure </w:t>
      </w:r>
      <w:fldSimple w:instr=" SEQ Supplementary_Figure \* ARABIC ">
        <w:r w:rsidR="003E04A3">
          <w:rPr>
            <w:noProof/>
          </w:rPr>
          <w:t>2</w:t>
        </w:r>
      </w:fldSimple>
      <w:bookmarkEnd w:id="14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142" w:name="_Ref93658585"/>
      <w:r>
        <w:t xml:space="preserve">Supplementary Figure </w:t>
      </w:r>
      <w:fldSimple w:instr=" SEQ Supplementary_Figure \* ARABIC ">
        <w:r w:rsidR="003E04A3">
          <w:rPr>
            <w:noProof/>
          </w:rPr>
          <w:t>3</w:t>
        </w:r>
      </w:fldSimple>
      <w:bookmarkEnd w:id="14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43" w:name="_Ref93658594"/>
      <w:r>
        <w:t xml:space="preserve">Supplementary Figure </w:t>
      </w:r>
      <w:fldSimple w:instr=" SEQ Supplementary_Figure \* ARABIC ">
        <w:r w:rsidR="003E04A3">
          <w:rPr>
            <w:noProof/>
          </w:rPr>
          <w:t>4</w:t>
        </w:r>
      </w:fldSimple>
      <w:bookmarkEnd w:id="14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44" w:name="_Ref93658597"/>
      <w:r>
        <w:t xml:space="preserve">Supplementary Figure </w:t>
      </w:r>
      <w:fldSimple w:instr=" SEQ Supplementary_Figure \* ARABIC ">
        <w:r w:rsidR="003E04A3">
          <w:rPr>
            <w:noProof/>
          </w:rPr>
          <w:t>5</w:t>
        </w:r>
      </w:fldSimple>
      <w:bookmarkEnd w:id="14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145"/>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commentRangeEnd w:id="145"/>
      <w:r w:rsidR="001C02F2">
        <w:rPr>
          <w:rStyle w:val="CommentReference"/>
        </w:rPr>
        <w:commentReference w:id="145"/>
      </w:r>
    </w:p>
    <w:p w14:paraId="725CAA6F" w14:textId="633B505C" w:rsidR="00C45A1A" w:rsidRDefault="00C45A1A" w:rsidP="00C45A1A">
      <w:pPr>
        <w:pStyle w:val="Caption"/>
      </w:pPr>
      <w:bookmarkStart w:id="146" w:name="_Ref93658599"/>
      <w:r>
        <w:t xml:space="preserve">Supplementary Figure </w:t>
      </w:r>
      <w:fldSimple w:instr=" SEQ Supplementary_Figure \* ARABIC ">
        <w:r w:rsidR="003E04A3">
          <w:rPr>
            <w:noProof/>
          </w:rPr>
          <w:t>6</w:t>
        </w:r>
      </w:fldSimple>
      <w:bookmarkEnd w:id="14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147" w:name="_Ref94607451"/>
      <w:r>
        <w:t xml:space="preserve">Supplementary Table </w:t>
      </w:r>
      <w:fldSimple w:instr=" SEQ Supplementary_Table \* ARABIC ">
        <w:r w:rsidR="002D364A">
          <w:rPr>
            <w:noProof/>
          </w:rPr>
          <w:t>1</w:t>
        </w:r>
      </w:fldSimple>
      <w:bookmarkEnd w:id="147"/>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148" w:name="_Ref94609644"/>
      <w:r>
        <w:t xml:space="preserve">Supplementary Table </w:t>
      </w:r>
      <w:r w:rsidR="003B1739">
        <w:fldChar w:fldCharType="begin"/>
      </w:r>
      <w:r w:rsidR="003B1739">
        <w:instrText xml:space="preserve"> SEQ Supplementary_Table \* ARABIC </w:instrText>
      </w:r>
      <w:r w:rsidR="003B1739">
        <w:fldChar w:fldCharType="separate"/>
      </w:r>
      <w:r w:rsidR="002D364A">
        <w:rPr>
          <w:noProof/>
        </w:rPr>
        <w:t>2</w:t>
      </w:r>
      <w:r w:rsidR="003B1739">
        <w:rPr>
          <w:noProof/>
        </w:rPr>
        <w:fldChar w:fldCharType="end"/>
      </w:r>
      <w:bookmarkEnd w:id="148"/>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149" w:name="_Ref94613081"/>
      <w:r>
        <w:t xml:space="preserve">Supplementary Table </w:t>
      </w:r>
      <w:r w:rsidR="003B1739">
        <w:fldChar w:fldCharType="begin"/>
      </w:r>
      <w:r w:rsidR="003B1739">
        <w:instrText xml:space="preserve"> SEQ Supplementary_Table \* ARABIC </w:instrText>
      </w:r>
      <w:r w:rsidR="003B1739">
        <w:fldChar w:fldCharType="separate"/>
      </w:r>
      <w:r w:rsidR="002D364A">
        <w:rPr>
          <w:noProof/>
        </w:rPr>
        <w:t>3</w:t>
      </w:r>
      <w:r w:rsidR="003B1739">
        <w:rPr>
          <w:noProof/>
        </w:rPr>
        <w:fldChar w:fldCharType="end"/>
      </w:r>
      <w:bookmarkEnd w:id="149"/>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150" w:name="_Ref94619410"/>
      <w:r>
        <w:t xml:space="preserve">Supplementary Table </w:t>
      </w:r>
      <w:r w:rsidR="003B1739">
        <w:fldChar w:fldCharType="begin"/>
      </w:r>
      <w:r w:rsidR="003B1739">
        <w:instrText xml:space="preserve"> SEQ Supplementary_Table \* ARABIC </w:instrText>
      </w:r>
      <w:r w:rsidR="003B1739">
        <w:fldChar w:fldCharType="separate"/>
      </w:r>
      <w:r>
        <w:rPr>
          <w:noProof/>
        </w:rPr>
        <w:t>4</w:t>
      </w:r>
      <w:r w:rsidR="003B1739">
        <w:rPr>
          <w:noProof/>
        </w:rPr>
        <w:fldChar w:fldCharType="end"/>
      </w:r>
      <w:bookmarkEnd w:id="150"/>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 xml:space="preserve">JJB: need to better make the case that PILA is in trouble; fig </w:t>
      </w:r>
      <w:proofErr w:type="gramStart"/>
      <w:r>
        <w:t>7  /</w:t>
      </w:r>
      <w:proofErr w:type="gramEnd"/>
      <w:r>
        <w:t xml:space="preserve"> FSI / </w:t>
      </w:r>
      <w:proofErr w:type="spellStart"/>
      <w:r>
        <w:t>spp</w:t>
      </w:r>
      <w:proofErr w:type="spellEnd"/>
      <w:r>
        <w:t xml:space="preserve"> comparison useful</w:t>
      </w:r>
    </w:p>
  </w:comment>
  <w:comment w:id="2"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3" w:author="Daniel Foster" w:date="2022-02-15T11:53:00Z" w:initials="DF">
    <w:p w14:paraId="1887F201" w14:textId="4E2295B8" w:rsidR="00105668" w:rsidRDefault="00105668">
      <w:pPr>
        <w:pStyle w:val="CommentText"/>
      </w:pPr>
      <w:r>
        <w:rPr>
          <w:rStyle w:val="CommentReference"/>
        </w:rPr>
        <w:annotationRef/>
      </w:r>
      <w:r>
        <w:t xml:space="preserve">SS: break into 2 </w:t>
      </w:r>
      <w:proofErr w:type="spellStart"/>
      <w:r>
        <w:t>sents</w:t>
      </w:r>
      <w:proofErr w:type="spellEnd"/>
    </w:p>
  </w:comment>
  <w:comment w:id="8"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9"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10"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12"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w:t>
      </w:r>
      <w:proofErr w:type="spellStart"/>
      <w:r>
        <w:t>gonna</w:t>
      </w:r>
      <w:proofErr w:type="spellEnd"/>
      <w:r>
        <w:t xml:space="preserve"> list</w:t>
      </w:r>
    </w:p>
  </w:comment>
  <w:comment w:id="18"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w:t>
      </w:r>
      <w:proofErr w:type="gramStart"/>
      <w:r>
        <w:t>similar to</w:t>
      </w:r>
      <w:proofErr w:type="gramEnd"/>
      <w:r>
        <w:t xml:space="preserve"> drought’s exacerbation of bark beetle impacts)</w:t>
      </w:r>
    </w:p>
  </w:comment>
  <w:comment w:id="19"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22"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25" w:author="Daniel Foster" w:date="2022-02-15T12:02:00Z" w:initials="DF">
    <w:p w14:paraId="59E7DADC" w14:textId="1B31BD74" w:rsidR="00105668" w:rsidRDefault="00105668">
      <w:pPr>
        <w:pStyle w:val="CommentText"/>
      </w:pPr>
      <w:r>
        <w:rPr>
          <w:rStyle w:val="CommentReference"/>
        </w:rPr>
        <w:annotationRef/>
      </w:r>
      <w:r>
        <w:t xml:space="preserve">SS: cite North 2021 (not sure which one? </w:t>
      </w:r>
      <w:proofErr w:type="spellStart"/>
      <w:r>
        <w:t>Pyrosilv</w:t>
      </w:r>
      <w:proofErr w:type="spellEnd"/>
      <w:r>
        <w:t>?)</w:t>
      </w:r>
    </w:p>
  </w:comment>
  <w:comment w:id="26" w:author="j battles" w:date="2022-02-14T05:10:00Z" w:initials="jjb">
    <w:p w14:paraId="7BF5FE4C" w14:textId="77777777"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27" w:author="Daniel Foster" w:date="2022-02-15T12:02:00Z" w:initials="DF">
    <w:p w14:paraId="060D81E0" w14:textId="5EB37470" w:rsidR="007108F6" w:rsidRDefault="007108F6">
      <w:pPr>
        <w:pStyle w:val="CommentText"/>
      </w:pPr>
      <w:r>
        <w:rPr>
          <w:rStyle w:val="CommentReference"/>
        </w:rPr>
        <w:annotationRef/>
      </w:r>
      <w:r>
        <w:t xml:space="preserve">SS: </w:t>
      </w:r>
      <w:r w:rsidRPr="00626734">
        <w:t xml:space="preserve">Stephens, S.L., J.J. </w:t>
      </w:r>
      <w:proofErr w:type="spellStart"/>
      <w:r w:rsidRPr="00626734">
        <w:t>Moghaddas</w:t>
      </w:r>
      <w:proofErr w:type="spellEnd"/>
      <w:r w:rsidRPr="00626734">
        <w:t xml:space="preserve">, C. </w:t>
      </w:r>
      <w:proofErr w:type="spellStart"/>
      <w:r w:rsidRPr="00626734">
        <w:t>Ediminster</w:t>
      </w:r>
      <w:proofErr w:type="spellEnd"/>
      <w:r w:rsidRPr="00626734">
        <w:t xml:space="preserve">, C.E. Fiedler, S. </w:t>
      </w:r>
      <w:proofErr w:type="spellStart"/>
      <w:r w:rsidRPr="00626734">
        <w:t>Hasse</w:t>
      </w:r>
      <w:proofErr w:type="spellEnd"/>
      <w:r w:rsidRPr="00626734">
        <w:t xml:space="preserve">, </w:t>
      </w:r>
      <w:proofErr w:type="spellStart"/>
      <w:proofErr w:type="gramStart"/>
      <w:r w:rsidRPr="00626734">
        <w:t>M.Harrington</w:t>
      </w:r>
      <w:proofErr w:type="spellEnd"/>
      <w:proofErr w:type="gramEnd"/>
      <w:r w:rsidRPr="00626734">
        <w:t xml:space="preserve">, J.E. Keeley, J.D. McIver, K. </w:t>
      </w:r>
      <w:proofErr w:type="spellStart"/>
      <w:r w:rsidRPr="00626734">
        <w:t>Metlen</w:t>
      </w:r>
      <w:proofErr w:type="spellEnd"/>
      <w:r w:rsidRPr="00626734">
        <w:t xml:space="preserve">, C.N. Skinner, and </w:t>
      </w:r>
      <w:proofErr w:type="spellStart"/>
      <w:r w:rsidRPr="00626734">
        <w:t>A.Youngblood</w:t>
      </w:r>
      <w:proofErr w:type="spellEnd"/>
      <w:r w:rsidRPr="00626734">
        <w:t>. 2009. Fire treatment effects on vegetation structure, fuels, and potential fire severity in western U.S. forests.   Ecological Applications 19: 305-320.</w:t>
      </w:r>
    </w:p>
  </w:comment>
  <w:comment w:id="28" w:author="Daniel Foster" w:date="2022-02-15T12:26:00Z" w:initials="DF">
    <w:p w14:paraId="2A6403CB" w14:textId="26F3D144" w:rsidR="002626E1" w:rsidRDefault="002626E1">
      <w:pPr>
        <w:pStyle w:val="CommentText"/>
      </w:pPr>
      <w:r>
        <w:rPr>
          <w:rStyle w:val="CommentReference"/>
        </w:rPr>
        <w:annotationRef/>
      </w:r>
      <w:r>
        <w:t xml:space="preserve">TS: </w:t>
      </w:r>
      <w:r>
        <w:t xml:space="preserve">In terms of management, what is the justification to approach conservation at the species level instead of approaching it as an ecosystem type, </w:t>
      </w:r>
      <w:proofErr w:type="gramStart"/>
      <w:r>
        <w:t>i.e.</w:t>
      </w:r>
      <w:proofErr w:type="gramEnd"/>
      <w:r>
        <w:t xml:space="preserve"> status/outlook of mixed conifer forest type rather than just sugar pine? Might be beyond scope of paper, but it was a question that naturally arose for me when reading the intro.</w:t>
      </w:r>
    </w:p>
  </w:comment>
  <w:comment w:id="30"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31" w:author="Daniel Foster" w:date="2022-02-15T12:17:00Z" w:initials="DF">
    <w:p w14:paraId="062635A1" w14:textId="29B78DF8" w:rsidR="000B15A1" w:rsidRDefault="000B15A1">
      <w:pPr>
        <w:pStyle w:val="CommentText"/>
      </w:pPr>
      <w:r>
        <w:rPr>
          <w:rStyle w:val="CommentReference"/>
        </w:rPr>
        <w:annotationRef/>
      </w:r>
      <w:proofErr w:type="spellStart"/>
      <w:r>
        <w:t>Jjb</w:t>
      </w:r>
      <w:proofErr w:type="spellEnd"/>
      <w:r>
        <w:t>: make the FIA version # clear</w:t>
      </w:r>
    </w:p>
  </w:comment>
  <w:comment w:id="32"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34"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37"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36"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38"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39"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40" w:author="Daniel Foster" w:date="2022-02-15T12:18:00Z" w:initials="DF">
    <w:p w14:paraId="4AB51EEC" w14:textId="45F87322" w:rsidR="000B15A1" w:rsidRDefault="000B15A1">
      <w:pPr>
        <w:pStyle w:val="CommentText"/>
      </w:pPr>
      <w:r>
        <w:rPr>
          <w:rStyle w:val="CommentReference"/>
        </w:rPr>
        <w:annotationRef/>
      </w:r>
      <w:r>
        <w:t xml:space="preserve">JJB: document the interval </w:t>
      </w:r>
      <w:proofErr w:type="spellStart"/>
      <w:r>
        <w:t>distributrion</w:t>
      </w:r>
      <w:proofErr w:type="spellEnd"/>
      <w:r>
        <w:t>, # of samples (# of samples in each exp var?), etc. more info about explanatory data</w:t>
      </w:r>
    </w:p>
  </w:comment>
  <w:comment w:id="41" w:author="j battles" w:date="2022-02-14T05:28:00Z" w:initials="jjb">
    <w:p w14:paraId="7920D9D5" w14:textId="77777777" w:rsidR="001854A2" w:rsidRDefault="001854A2" w:rsidP="008303C5">
      <w:pPr>
        <w:pStyle w:val="CommentText"/>
      </w:pPr>
      <w:r>
        <w:rPr>
          <w:rStyle w:val="CommentReference"/>
        </w:rPr>
        <w:annotationRef/>
      </w:r>
      <w:r>
        <w:t>Relevance?</w:t>
      </w:r>
    </w:p>
  </w:comment>
  <w:comment w:id="4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44"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43"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45"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46"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47"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48"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49"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52" w:author="j battles" w:date="2022-02-14T08:10:00Z" w:initials="jjb">
    <w:p w14:paraId="43179952" w14:textId="77777777"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54"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55"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56" w:author="Daniel Foster" w:date="2022-02-15T12:05:00Z" w:initials="DF">
    <w:p w14:paraId="481047D2" w14:textId="5B245FE6" w:rsidR="007108F6" w:rsidRDefault="007108F6">
      <w:pPr>
        <w:pStyle w:val="CommentText"/>
      </w:pPr>
      <w:r>
        <w:rPr>
          <w:rStyle w:val="CommentReference"/>
        </w:rPr>
        <w:annotationRef/>
      </w:r>
      <w:r>
        <w:t>Add year</w:t>
      </w:r>
    </w:p>
  </w:comment>
  <w:comment w:id="59" w:author="j battles" w:date="2022-02-14T05:50:00Z" w:initials="jjb">
    <w:p w14:paraId="12BE7EC3" w14:textId="77777777" w:rsidR="00DF0297" w:rsidRDefault="00DF0297" w:rsidP="0031702F">
      <w:pPr>
        <w:pStyle w:val="CommentText"/>
      </w:pPr>
      <w:r>
        <w:rPr>
          <w:rStyle w:val="CommentReference"/>
        </w:rPr>
        <w:annotationRef/>
      </w:r>
      <w:r>
        <w:t>Avoid</w:t>
      </w:r>
    </w:p>
  </w:comment>
  <w:comment w:id="60" w:author="Daniel Foster" w:date="2022-02-15T12:05:00Z" w:initials="DF">
    <w:p w14:paraId="6390F850" w14:textId="63D1A605" w:rsidR="007108F6" w:rsidRDefault="007108F6">
      <w:pPr>
        <w:pStyle w:val="CommentText"/>
      </w:pPr>
      <w:r>
        <w:rPr>
          <w:rStyle w:val="CommentReference"/>
        </w:rPr>
        <w:annotationRef/>
      </w:r>
      <w:r>
        <w:t>reformat</w:t>
      </w:r>
    </w:p>
  </w:comment>
  <w:comment w:id="63" w:author="j battles" w:date="2022-02-14T06:01:00Z" w:initials="jjb">
    <w:p w14:paraId="00684BAE" w14:textId="77777777" w:rsidR="00342BA1" w:rsidRDefault="00342BA1" w:rsidP="00A10E6B">
      <w:pPr>
        <w:pStyle w:val="CommentText"/>
      </w:pPr>
      <w:r>
        <w:rPr>
          <w:rStyle w:val="CommentReference"/>
        </w:rPr>
        <w:annotationRef/>
      </w:r>
      <w:r>
        <w:t xml:space="preserve">Lost me here. When did you define the size classes? </w:t>
      </w:r>
    </w:p>
  </w:comment>
  <w:comment w:id="64" w:author="j battles" w:date="2022-02-14T06:06:00Z" w:initials="jjb">
    <w:p w14:paraId="01E2B449" w14:textId="77777777" w:rsidR="00FE1095" w:rsidRDefault="00FE1095" w:rsidP="00BF6BFE">
      <w:pPr>
        <w:pStyle w:val="CommentText"/>
      </w:pPr>
      <w:r>
        <w:rPr>
          <w:rStyle w:val="CommentReference"/>
        </w:rPr>
        <w:annotationRef/>
      </w:r>
      <w:r>
        <w:t>Can all size classes reproduce?</w:t>
      </w:r>
    </w:p>
  </w:comment>
  <w:comment w:id="66"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67" w:author="Daniel Foster" w:date="2022-02-15T12:06:00Z" w:initials="DF">
    <w:p w14:paraId="2F6B9171" w14:textId="189DB154" w:rsidR="007108F6" w:rsidRDefault="007108F6">
      <w:pPr>
        <w:pStyle w:val="CommentText"/>
      </w:pPr>
      <w:r>
        <w:rPr>
          <w:rStyle w:val="CommentReference"/>
        </w:rPr>
        <w:annotationRef/>
      </w:r>
      <w:r>
        <w:t>Add year</w:t>
      </w:r>
    </w:p>
  </w:comment>
  <w:comment w:id="69" w:author="j battles" w:date="2022-02-14T06:15:00Z" w:initials="jjb">
    <w:p w14:paraId="1FC03FE8" w14:textId="77777777" w:rsidR="00D54D68" w:rsidRDefault="00D54D68" w:rsidP="00E87DE0">
      <w:pPr>
        <w:pStyle w:val="CommentText"/>
      </w:pPr>
      <w:r>
        <w:rPr>
          <w:rStyle w:val="CommentReference"/>
        </w:rPr>
        <w:annotationRef/>
      </w:r>
      <w:r>
        <w:t>Get out earlier.</w:t>
      </w:r>
    </w:p>
  </w:comment>
  <w:comment w:id="70" w:author="Daniel Foster" w:date="2022-02-15T12:07:00Z" w:initials="DF">
    <w:p w14:paraId="3255C260" w14:textId="13443C97" w:rsidR="007108F6" w:rsidRDefault="007108F6">
      <w:pPr>
        <w:pStyle w:val="CommentText"/>
      </w:pPr>
      <w:r>
        <w:rPr>
          <w:rStyle w:val="CommentReference"/>
        </w:rPr>
        <w:annotationRef/>
      </w:r>
      <w:r>
        <w:t>Add year</w:t>
      </w:r>
    </w:p>
  </w:comment>
  <w:comment w:id="71" w:author="Daniel Foster" w:date="2022-02-15T12:07:00Z" w:initials="DF">
    <w:p w14:paraId="46AB11FF" w14:textId="0779F6A6" w:rsidR="007108F6" w:rsidRDefault="007108F6">
      <w:pPr>
        <w:pStyle w:val="CommentText"/>
      </w:pPr>
      <w:r>
        <w:rPr>
          <w:rStyle w:val="CommentReference"/>
        </w:rPr>
        <w:annotationRef/>
      </w:r>
      <w:r>
        <w:t>reformat</w:t>
      </w:r>
    </w:p>
  </w:comment>
  <w:comment w:id="72" w:author="j battles" w:date="2022-02-14T06:54:00Z" w:initials="jjb">
    <w:p w14:paraId="5B58A15D" w14:textId="77777777" w:rsidR="005A03F5" w:rsidRDefault="005A03F5" w:rsidP="002114DB">
      <w:pPr>
        <w:pStyle w:val="CommentText"/>
      </w:pPr>
      <w:r>
        <w:rPr>
          <w:rStyle w:val="CommentReference"/>
        </w:rPr>
        <w:annotationRef/>
      </w:r>
      <w:r>
        <w:t>Packages require citations I think</w:t>
      </w:r>
    </w:p>
  </w:comment>
  <w:comment w:id="73"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74" w:author="j battles" w:date="2022-02-14T06:55:00Z" w:initials="jjb">
    <w:p w14:paraId="57FF6C4B" w14:textId="77777777" w:rsidR="005A03F5" w:rsidRDefault="005A03F5" w:rsidP="007F5BF6">
      <w:pPr>
        <w:pStyle w:val="CommentText"/>
      </w:pPr>
      <w:r>
        <w:rPr>
          <w:rStyle w:val="CommentReference"/>
        </w:rPr>
        <w:annotationRef/>
      </w:r>
      <w:r>
        <w:t>Seems like you are going halfway here. Either full description/citation or include in supplement.</w:t>
      </w:r>
    </w:p>
  </w:comment>
  <w:comment w:id="75" w:author="Daniel Foster" w:date="2022-02-15T12:22:00Z" w:initials="DF">
    <w:p w14:paraId="74072166" w14:textId="0F279BE8" w:rsidR="000B15A1" w:rsidRDefault="000B15A1">
      <w:pPr>
        <w:pStyle w:val="CommentText"/>
      </w:pPr>
      <w:r>
        <w:rPr>
          <w:rStyle w:val="CommentReference"/>
        </w:rPr>
        <w:annotationRef/>
      </w:r>
      <w:r>
        <w:t xml:space="preserve">JJB: need to define </w:t>
      </w:r>
      <w:proofErr w:type="spellStart"/>
      <w:r>
        <w:t>rhat</w:t>
      </w:r>
      <w:proofErr w:type="spellEnd"/>
    </w:p>
  </w:comment>
  <w:comment w:id="86" w:author="j battles" w:date="2022-02-14T07:34:00Z" w:initials="jjb">
    <w:p w14:paraId="504CE0B5" w14:textId="77777777" w:rsidR="00A128BA" w:rsidRDefault="00A128BA" w:rsidP="00751A10">
      <w:pPr>
        <w:pStyle w:val="CommentText"/>
      </w:pPr>
      <w:r>
        <w:rPr>
          <w:rStyle w:val="CommentReference"/>
        </w:rPr>
        <w:annotationRef/>
      </w:r>
      <w:r>
        <w:t>Info out of order</w:t>
      </w:r>
    </w:p>
  </w:comment>
  <w:comment w:id="87"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89" w:author="Daniel Foster" w:date="2022-02-15T12:08:00Z" w:initials="DF">
    <w:p w14:paraId="50C72EAD" w14:textId="1E6F4039" w:rsidR="007108F6" w:rsidRDefault="007108F6">
      <w:pPr>
        <w:pStyle w:val="CommentText"/>
      </w:pPr>
      <w:r>
        <w:rPr>
          <w:rStyle w:val="CommentReference"/>
        </w:rPr>
        <w:annotationRef/>
      </w:r>
      <w:r>
        <w:t>reformat</w:t>
      </w:r>
    </w:p>
  </w:comment>
  <w:comment w:id="90" w:author="Daniel Foster" w:date="2022-02-15T12:19:00Z" w:initials="DF">
    <w:p w14:paraId="53C8D511" w14:textId="3EA6B697" w:rsidR="000B15A1" w:rsidRDefault="000B15A1">
      <w:pPr>
        <w:pStyle w:val="CommentText"/>
      </w:pPr>
      <w:r>
        <w:rPr>
          <w:rStyle w:val="CommentReference"/>
        </w:rPr>
        <w:annotationRef/>
      </w:r>
      <w:r>
        <w:t>JJB: results are all in 10-year-interval-land, need to map them to annual values</w:t>
      </w:r>
    </w:p>
  </w:comment>
  <w:comment w:id="91" w:author="Daniel Foster" w:date="2022-02-15T12:20:00Z" w:initials="DF">
    <w:p w14:paraId="2B53ED64" w14:textId="336CC8AC" w:rsidR="000B15A1" w:rsidRDefault="000B15A1">
      <w:pPr>
        <w:pStyle w:val="CommentText"/>
      </w:pPr>
      <w:r>
        <w:rPr>
          <w:rStyle w:val="CommentReference"/>
        </w:rPr>
        <w:annotationRef/>
      </w:r>
      <w:proofErr w:type="spellStart"/>
      <w:r>
        <w:t>Jjb</w:t>
      </w:r>
      <w:proofErr w:type="spellEnd"/>
      <w:r>
        <w:t>: easy way is to just provide more info about what a census interval is (distribution of intervals)</w:t>
      </w:r>
    </w:p>
  </w:comment>
  <w:comment w:id="92" w:author="j battles" w:date="2022-02-14T07:50:00Z" w:initials="jjb">
    <w:p w14:paraId="14DD7EF8" w14:textId="77777777" w:rsidR="004C5044" w:rsidRDefault="004C5044" w:rsidP="00EB16E5">
      <w:pPr>
        <w:pStyle w:val="CommentText"/>
      </w:pPr>
      <w:r>
        <w:rPr>
          <w:rStyle w:val="CommentReference"/>
        </w:rPr>
        <w:annotationRef/>
      </w:r>
      <w:proofErr w:type="gramStart"/>
      <w:r>
        <w:t>So</w:t>
      </w:r>
      <w:proofErr w:type="gramEnd"/>
      <w:r>
        <w:t xml:space="preserve"> validation is just a yes/no type response? How good is the model?</w:t>
      </w:r>
    </w:p>
  </w:comment>
  <w:comment w:id="94" w:author="j battles" w:date="2022-02-14T08:07:00Z" w:initials="jjb">
    <w:p w14:paraId="5E3C8F95" w14:textId="77777777" w:rsidR="00A22F02" w:rsidRDefault="00A22F02" w:rsidP="00A548F1">
      <w:pPr>
        <w:pStyle w:val="CommentText"/>
      </w:pPr>
      <w:r>
        <w:rPr>
          <w:rStyle w:val="CommentReference"/>
        </w:rPr>
        <w:annotationRef/>
      </w:r>
      <w:r>
        <w:t>So why pick 90% CI as your standard?</w:t>
      </w:r>
    </w:p>
  </w:comment>
  <w:comment w:id="93"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95"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96"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97"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99"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02"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00"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01"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03"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05" w:author="Daniel Foster" w:date="2022-02-15T12:11:00Z" w:initials="DF">
    <w:p w14:paraId="1C7152F2" w14:textId="4957528A" w:rsidR="007108F6" w:rsidRDefault="007108F6">
      <w:pPr>
        <w:pStyle w:val="CommentText"/>
      </w:pPr>
      <w:r>
        <w:rPr>
          <w:rStyle w:val="CommentReference"/>
        </w:rPr>
        <w:annotationRef/>
      </w:r>
      <w:r>
        <w:t xml:space="preserve">SS: cut, mountain is redundant with </w:t>
      </w:r>
      <w:proofErr w:type="spellStart"/>
      <w:r>
        <w:t>sierra</w:t>
      </w:r>
      <w:proofErr w:type="spellEnd"/>
    </w:p>
  </w:comment>
  <w:comment w:id="104"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06"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07"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08" w:author="j battles" w:date="2022-02-14T08:17:00Z" w:initials="jjb">
    <w:p w14:paraId="07924C61" w14:textId="77777777" w:rsidR="008A2F91" w:rsidRDefault="008A2F91" w:rsidP="009A312E">
      <w:pPr>
        <w:pStyle w:val="CommentText"/>
      </w:pPr>
      <w:r>
        <w:rPr>
          <w:rStyle w:val="CommentReference"/>
        </w:rPr>
        <w:annotationRef/>
      </w:r>
      <w:r>
        <w:t>Avoid this construction.</w:t>
      </w:r>
    </w:p>
  </w:comment>
  <w:comment w:id="109"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10" w:author="j battles" w:date="2022-02-14T08:19:00Z" w:initials="jjb">
    <w:p w14:paraId="00FAAEC5" w14:textId="248B1606"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11"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13" w:author="Daniel Foster" w:date="2022-02-15T12:11:00Z" w:initials="DF">
    <w:p w14:paraId="1972C1C6" w14:textId="4F4C4656" w:rsidR="007108F6" w:rsidRDefault="007108F6">
      <w:pPr>
        <w:pStyle w:val="CommentText"/>
      </w:pPr>
      <w:r>
        <w:rPr>
          <w:rStyle w:val="CommentReference"/>
        </w:rPr>
        <w:annotationRef/>
      </w:r>
      <w:r>
        <w:t xml:space="preserve">SS: </w:t>
      </w:r>
      <w:proofErr w:type="gramStart"/>
      <w:r>
        <w:t>Again</w:t>
      </w:r>
      <w:proofErr w:type="gramEnd"/>
      <w:r>
        <w:t xml:space="preserve"> ambiguous is unclear</w:t>
      </w:r>
    </w:p>
  </w:comment>
  <w:comment w:id="112"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1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1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1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18"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19"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20"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23" w:author="Daniel Foster" w:date="2022-02-15T12:30:00Z" w:initials="DF">
    <w:p w14:paraId="6DD3F7DE" w14:textId="37D10956" w:rsidR="002626E1" w:rsidRDefault="002626E1">
      <w:pPr>
        <w:pStyle w:val="CommentText"/>
      </w:pPr>
      <w:r>
        <w:rPr>
          <w:rStyle w:val="CommentReference"/>
        </w:rPr>
        <w:annotationRef/>
      </w:r>
      <w:r>
        <w:t xml:space="preserve">TS: </w:t>
      </w:r>
      <w:r>
        <w:t xml:space="preserve">This is very interesting- can you provide a more specific example or theoretical scenario </w:t>
      </w:r>
      <w:proofErr w:type="gramStart"/>
      <w:r>
        <w:t>similar to</w:t>
      </w:r>
      <w:proofErr w:type="gramEnd"/>
      <w:r>
        <w:t xml:space="preserve"> the examples provided above this?</w:t>
      </w:r>
    </w:p>
  </w:comment>
  <w:comment w:id="121"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24"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25"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26"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27"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28" w:author="Daniel Foster" w:date="2022-02-15T12:14:00Z" w:initials="DF">
    <w:p w14:paraId="1549214D" w14:textId="7BCD5C98" w:rsidR="00B13331" w:rsidRDefault="00B13331">
      <w:pPr>
        <w:pStyle w:val="CommentText"/>
      </w:pPr>
      <w:r>
        <w:rPr>
          <w:rStyle w:val="CommentReference"/>
        </w:rPr>
        <w:annotationRef/>
      </w:r>
      <w:r>
        <w:t xml:space="preserve">Ss: add cite for </w:t>
      </w:r>
      <w:proofErr w:type="spellStart"/>
      <w:r>
        <w:t>stephens</w:t>
      </w:r>
      <w:proofErr w:type="spellEnd"/>
      <w:r>
        <w:t xml:space="preserve"> 2005</w:t>
      </w:r>
    </w:p>
  </w:comment>
  <w:comment w:id="129" w:author="j battles" w:date="2022-02-14T08:42:00Z" w:initials="jjb">
    <w:p w14:paraId="27EAFBC6" w14:textId="77777777" w:rsidR="00832E90" w:rsidRDefault="00832E90" w:rsidP="004D63AB">
      <w:pPr>
        <w:pStyle w:val="CommentText"/>
      </w:pPr>
      <w:r>
        <w:rPr>
          <w:rStyle w:val="CommentReference"/>
        </w:rPr>
        <w:annotationRef/>
      </w:r>
      <w:r>
        <w:t>Huh?</w:t>
      </w:r>
    </w:p>
  </w:comment>
  <w:comment w:id="131"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30" w:author="Daniel Foster" w:date="2022-02-15T12:30:00Z" w:initials="DF">
    <w:p w14:paraId="0F91713B" w14:textId="4198F13E" w:rsidR="002626E1" w:rsidRDefault="002626E1">
      <w:pPr>
        <w:pStyle w:val="CommentText"/>
      </w:pPr>
      <w:r>
        <w:rPr>
          <w:rStyle w:val="CommentReference"/>
        </w:rPr>
        <w:annotationRef/>
      </w:r>
      <w:r>
        <w:t xml:space="preserve">TS: </w:t>
      </w:r>
      <w:r>
        <w:t xml:space="preserve">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t>
      </w:r>
      <w:proofErr w:type="spellStart"/>
      <w:r>
        <w:t>whats</w:t>
      </w:r>
      <w:proofErr w:type="spellEnd"/>
      <w:r>
        <w:t xml:space="preserve"> the best approach to acknowledging that while also presenting an analysis that isolates the two. Overall, you should be </w:t>
      </w:r>
      <w:proofErr w:type="gramStart"/>
      <w:r>
        <w:t>really proud</w:t>
      </w:r>
      <w:proofErr w:type="gramEnd"/>
      <w:r>
        <w:t xml:space="preserve"> of your work!</w:t>
      </w:r>
    </w:p>
  </w:comment>
  <w:comment w:id="145" w:author="j battles" w:date="2022-02-14T07:57:00Z" w:initials="jjb">
    <w:p w14:paraId="7A77AEE1" w14:textId="001A8EE9"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43179952" w15:done="0"/>
  <w15:commentEx w15:paraId="4F850460" w15:done="0"/>
  <w15:commentEx w15:paraId="023A6CC2" w15:done="0"/>
  <w15:commentEx w15:paraId="481047D2" w15:done="0"/>
  <w15:commentEx w15:paraId="12BE7EC3" w15:done="0"/>
  <w15:commentEx w15:paraId="6390F850" w15:done="0"/>
  <w15:commentEx w15:paraId="00684BAE" w15:done="0"/>
  <w15:commentEx w15:paraId="01E2B449" w15:done="0"/>
  <w15:commentEx w15:paraId="524881A6" w15:done="0"/>
  <w15:commentEx w15:paraId="2F6B9171" w15:done="0"/>
  <w15:commentEx w15:paraId="1FC03FE8" w15:done="0"/>
  <w15:commentEx w15:paraId="3255C260" w15:done="0"/>
  <w15:commentEx w15:paraId="46AB11FF" w15:done="0"/>
  <w15:commentEx w15:paraId="5B58A15D" w15:done="0"/>
  <w15:commentEx w15:paraId="36F71AD4" w15:done="0"/>
  <w15:commentEx w15:paraId="57FF6C4B" w15:done="0"/>
  <w15:commentEx w15:paraId="74072166" w15:done="0"/>
  <w15:commentEx w15:paraId="504CE0B5" w15:done="0"/>
  <w15:commentEx w15:paraId="31D20EEB" w15:done="0"/>
  <w15:commentEx w15:paraId="50C72EAD" w15:done="0"/>
  <w15:commentEx w15:paraId="53C8D511" w15:done="0"/>
  <w15:commentEx w15:paraId="2B53ED64" w15:paraIdParent="53C8D511" w15:done="0"/>
  <w15:commentEx w15:paraId="14DD7EF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07924C61" w15:done="0"/>
  <w15:commentEx w15:paraId="596576C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5B46C29" w16cex:dateUtc="2022-02-14T13:50:00Z"/>
  <w16cex:commentExtensible w16cex:durableId="25B6159E" w16cex:dateUtc="2022-02-15T20:05:00Z"/>
  <w16cex:commentExtensible w16cex:durableId="25B46EB4" w16cex:dateUtc="2022-02-14T14:01:00Z"/>
  <w16cex:commentExtensible w16cex:durableId="25B46FD4" w16cex:dateUtc="2022-02-14T14:06:00Z"/>
  <w16cex:commentExtensible w16cex:durableId="25B47093" w16cex:dateUtc="2022-02-14T14:09:00Z"/>
  <w16cex:commentExtensible w16cex:durableId="25B615DD" w16cex:dateUtc="2022-02-15T20:06:00Z"/>
  <w16cex:commentExtensible w16cex:durableId="25B47205" w16cex:dateUtc="2022-02-14T14:15:00Z"/>
  <w16cex:commentExtensible w16cex:durableId="25B615EF" w16cex:dateUtc="2022-02-15T20:07:00Z"/>
  <w16cex:commentExtensible w16cex:durableId="25B615FF" w16cex:dateUtc="2022-02-15T20:07:00Z"/>
  <w16cex:commentExtensible w16cex:durableId="25B47B18" w16cex:dateUtc="2022-02-14T14:54:00Z"/>
  <w16cex:commentExtensible w16cex:durableId="25B47B53" w16cex:dateUtc="2022-02-14T14:55: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5B61622" w16cex:dateUtc="2022-02-15T20:08:00Z"/>
  <w16cex:commentExtensible w16cex:durableId="25B618E6" w16cex:dateUtc="2022-02-15T20:19:00Z"/>
  <w16cex:commentExtensible w16cex:durableId="25B61902" w16cex:dateUtc="2022-02-15T20:20:00Z"/>
  <w16cex:commentExtensible w16cex:durableId="25B4882E" w16cex:dateUtc="2022-02-14T15:50: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5B48E90" w16cex:dateUtc="2022-02-14T16:17:00Z"/>
  <w16cex:commentExtensible w16cex:durableId="25B4916A" w16cex:dateUtc="2022-02-14T16:29: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43179952" w16cid:durableId="25B48CEE"/>
  <w16cid:commentId w16cid:paraId="4F850460" w16cid:durableId="25B46BBF"/>
  <w16cid:commentId w16cid:paraId="023A6CC2" w16cid:durableId="25B6157D"/>
  <w16cid:commentId w16cid:paraId="481047D2" w16cid:durableId="25B6158E"/>
  <w16cid:commentId w16cid:paraId="12BE7EC3" w16cid:durableId="25B46C29"/>
  <w16cid:commentId w16cid:paraId="6390F850" w16cid:durableId="25B6159E"/>
  <w16cid:commentId w16cid:paraId="00684BAE" w16cid:durableId="25B46EB4"/>
  <w16cid:commentId w16cid:paraId="01E2B449" w16cid:durableId="25B46FD4"/>
  <w16cid:commentId w16cid:paraId="524881A6" w16cid:durableId="25B47093"/>
  <w16cid:commentId w16cid:paraId="2F6B9171" w16cid:durableId="25B615DD"/>
  <w16cid:commentId w16cid:paraId="1FC03FE8" w16cid:durableId="25B47205"/>
  <w16cid:commentId w16cid:paraId="3255C260" w16cid:durableId="25B615EF"/>
  <w16cid:commentId w16cid:paraId="46AB11FF" w16cid:durableId="25B615FF"/>
  <w16cid:commentId w16cid:paraId="5B58A15D" w16cid:durableId="25B47B18"/>
  <w16cid:commentId w16cid:paraId="36F71AD4" w16cid:durableId="25B47B53"/>
  <w16cid:commentId w16cid:paraId="57FF6C4B" w16cid:durableId="25B47B7A"/>
  <w16cid:commentId w16cid:paraId="74072166" w16cid:durableId="25B6198C"/>
  <w16cid:commentId w16cid:paraId="504CE0B5" w16cid:durableId="25B4847C"/>
  <w16cid:commentId w16cid:paraId="31D20EEB" w16cid:durableId="25B487AD"/>
  <w16cid:commentId w16cid:paraId="50C72EAD" w16cid:durableId="25B61622"/>
  <w16cid:commentId w16cid:paraId="53C8D511" w16cid:durableId="25B618E6"/>
  <w16cid:commentId w16cid:paraId="2B53ED64" w16cid:durableId="25B61902"/>
  <w16cid:commentId w16cid:paraId="14DD7EF8" w16cid:durableId="25B4882E"/>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07924C61" w16cid:durableId="25B48E90"/>
  <w16cid:commentId w16cid:paraId="596576CA" w16cid:durableId="25B4916A"/>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6719C" w14:textId="77777777" w:rsidR="003B1739" w:rsidRDefault="003B1739" w:rsidP="00912F9C">
      <w:pPr>
        <w:spacing w:after="0" w:line="240" w:lineRule="auto"/>
      </w:pPr>
      <w:r>
        <w:separator/>
      </w:r>
    </w:p>
  </w:endnote>
  <w:endnote w:type="continuationSeparator" w:id="0">
    <w:p w14:paraId="01ED0437" w14:textId="77777777" w:rsidR="003B1739" w:rsidRDefault="003B1739"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5CE25" w14:textId="77777777" w:rsidR="003B1739" w:rsidRDefault="003B1739" w:rsidP="00912F9C">
      <w:pPr>
        <w:spacing w:after="0" w:line="240" w:lineRule="auto"/>
      </w:pPr>
      <w:r>
        <w:separator/>
      </w:r>
    </w:p>
  </w:footnote>
  <w:footnote w:type="continuationSeparator" w:id="0">
    <w:p w14:paraId="49FDA833" w14:textId="77777777" w:rsidR="003B1739" w:rsidRDefault="003B1739"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5"/>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624D9"/>
    <w:rsid w:val="0007640A"/>
    <w:rsid w:val="00092713"/>
    <w:rsid w:val="00097CE1"/>
    <w:rsid w:val="00097D16"/>
    <w:rsid w:val="000A0F76"/>
    <w:rsid w:val="000A5484"/>
    <w:rsid w:val="000B07C3"/>
    <w:rsid w:val="000B15A1"/>
    <w:rsid w:val="000B2974"/>
    <w:rsid w:val="000B464D"/>
    <w:rsid w:val="000B4F67"/>
    <w:rsid w:val="000C08B9"/>
    <w:rsid w:val="000D09FA"/>
    <w:rsid w:val="000D3AD8"/>
    <w:rsid w:val="000E59FA"/>
    <w:rsid w:val="00101105"/>
    <w:rsid w:val="00105668"/>
    <w:rsid w:val="001161D9"/>
    <w:rsid w:val="00120798"/>
    <w:rsid w:val="00143E5F"/>
    <w:rsid w:val="001545DE"/>
    <w:rsid w:val="00161CA5"/>
    <w:rsid w:val="00166284"/>
    <w:rsid w:val="001854A2"/>
    <w:rsid w:val="00191A72"/>
    <w:rsid w:val="001957F1"/>
    <w:rsid w:val="00197ED8"/>
    <w:rsid w:val="001A3E0B"/>
    <w:rsid w:val="001A4E05"/>
    <w:rsid w:val="001C02F2"/>
    <w:rsid w:val="001E3443"/>
    <w:rsid w:val="001F3219"/>
    <w:rsid w:val="001F3ED4"/>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26E1"/>
    <w:rsid w:val="0026626B"/>
    <w:rsid w:val="002666E7"/>
    <w:rsid w:val="0027112C"/>
    <w:rsid w:val="0027122B"/>
    <w:rsid w:val="00272B03"/>
    <w:rsid w:val="002739B1"/>
    <w:rsid w:val="00276327"/>
    <w:rsid w:val="00277ED1"/>
    <w:rsid w:val="00283D34"/>
    <w:rsid w:val="00293491"/>
    <w:rsid w:val="00296C3D"/>
    <w:rsid w:val="002A29BB"/>
    <w:rsid w:val="002B625B"/>
    <w:rsid w:val="002B6328"/>
    <w:rsid w:val="002C19B3"/>
    <w:rsid w:val="002C7D13"/>
    <w:rsid w:val="002D072E"/>
    <w:rsid w:val="002D364A"/>
    <w:rsid w:val="00304447"/>
    <w:rsid w:val="0030686A"/>
    <w:rsid w:val="00307D27"/>
    <w:rsid w:val="00307FC1"/>
    <w:rsid w:val="003103FA"/>
    <w:rsid w:val="00311911"/>
    <w:rsid w:val="00323628"/>
    <w:rsid w:val="00323FA0"/>
    <w:rsid w:val="00342BA1"/>
    <w:rsid w:val="0035131C"/>
    <w:rsid w:val="00361DD5"/>
    <w:rsid w:val="00362541"/>
    <w:rsid w:val="0036501F"/>
    <w:rsid w:val="00366F92"/>
    <w:rsid w:val="00371AC7"/>
    <w:rsid w:val="0038352F"/>
    <w:rsid w:val="003B1739"/>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81D04"/>
    <w:rsid w:val="00483267"/>
    <w:rsid w:val="00485321"/>
    <w:rsid w:val="00486861"/>
    <w:rsid w:val="004900A0"/>
    <w:rsid w:val="0049671D"/>
    <w:rsid w:val="004A6BFC"/>
    <w:rsid w:val="004A7549"/>
    <w:rsid w:val="004C5044"/>
    <w:rsid w:val="004D47AC"/>
    <w:rsid w:val="004E6FBC"/>
    <w:rsid w:val="004F3A49"/>
    <w:rsid w:val="00504371"/>
    <w:rsid w:val="00512388"/>
    <w:rsid w:val="0052071A"/>
    <w:rsid w:val="00522FF0"/>
    <w:rsid w:val="0052326E"/>
    <w:rsid w:val="00533EAF"/>
    <w:rsid w:val="005400AE"/>
    <w:rsid w:val="00542DB6"/>
    <w:rsid w:val="00561760"/>
    <w:rsid w:val="00565CA7"/>
    <w:rsid w:val="00566DC3"/>
    <w:rsid w:val="00573E2C"/>
    <w:rsid w:val="00584886"/>
    <w:rsid w:val="0058771A"/>
    <w:rsid w:val="00592F89"/>
    <w:rsid w:val="005A03F5"/>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D25A7"/>
    <w:rsid w:val="006E0CA4"/>
    <w:rsid w:val="006E2387"/>
    <w:rsid w:val="006E2D9F"/>
    <w:rsid w:val="006E6E45"/>
    <w:rsid w:val="006F5E9A"/>
    <w:rsid w:val="007108F6"/>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86A"/>
    <w:rsid w:val="00807967"/>
    <w:rsid w:val="00817E66"/>
    <w:rsid w:val="0082493A"/>
    <w:rsid w:val="00826123"/>
    <w:rsid w:val="00832565"/>
    <w:rsid w:val="00832E90"/>
    <w:rsid w:val="008360A1"/>
    <w:rsid w:val="00837AAE"/>
    <w:rsid w:val="008400A4"/>
    <w:rsid w:val="0084014F"/>
    <w:rsid w:val="0084135D"/>
    <w:rsid w:val="008415CA"/>
    <w:rsid w:val="00844EFD"/>
    <w:rsid w:val="008569B1"/>
    <w:rsid w:val="00857722"/>
    <w:rsid w:val="00857BF9"/>
    <w:rsid w:val="00860357"/>
    <w:rsid w:val="008611C1"/>
    <w:rsid w:val="00870621"/>
    <w:rsid w:val="00872B19"/>
    <w:rsid w:val="00873E42"/>
    <w:rsid w:val="00874307"/>
    <w:rsid w:val="00880C94"/>
    <w:rsid w:val="008A1354"/>
    <w:rsid w:val="008A2F91"/>
    <w:rsid w:val="008A7245"/>
    <w:rsid w:val="008A7C78"/>
    <w:rsid w:val="008C4383"/>
    <w:rsid w:val="008D1390"/>
    <w:rsid w:val="008E09B2"/>
    <w:rsid w:val="008E6E2C"/>
    <w:rsid w:val="008F0ED0"/>
    <w:rsid w:val="008F25B6"/>
    <w:rsid w:val="008F5DAE"/>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E14F1"/>
    <w:rsid w:val="009E3517"/>
    <w:rsid w:val="009E6363"/>
    <w:rsid w:val="009F381B"/>
    <w:rsid w:val="009F5DED"/>
    <w:rsid w:val="009F616C"/>
    <w:rsid w:val="009F6E8A"/>
    <w:rsid w:val="00A06CE3"/>
    <w:rsid w:val="00A128BA"/>
    <w:rsid w:val="00A22F02"/>
    <w:rsid w:val="00A354E8"/>
    <w:rsid w:val="00A41A84"/>
    <w:rsid w:val="00A47588"/>
    <w:rsid w:val="00A708CE"/>
    <w:rsid w:val="00A9076E"/>
    <w:rsid w:val="00A95BB0"/>
    <w:rsid w:val="00AB1821"/>
    <w:rsid w:val="00AC4853"/>
    <w:rsid w:val="00AC69CD"/>
    <w:rsid w:val="00AD7299"/>
    <w:rsid w:val="00AE693D"/>
    <w:rsid w:val="00B01E28"/>
    <w:rsid w:val="00B05195"/>
    <w:rsid w:val="00B064C4"/>
    <w:rsid w:val="00B13331"/>
    <w:rsid w:val="00B21325"/>
    <w:rsid w:val="00B23450"/>
    <w:rsid w:val="00B41811"/>
    <w:rsid w:val="00B50353"/>
    <w:rsid w:val="00B57920"/>
    <w:rsid w:val="00B65A24"/>
    <w:rsid w:val="00B7042D"/>
    <w:rsid w:val="00B72A60"/>
    <w:rsid w:val="00B76637"/>
    <w:rsid w:val="00B82FD6"/>
    <w:rsid w:val="00B91F66"/>
    <w:rsid w:val="00B95D6C"/>
    <w:rsid w:val="00BA2B3B"/>
    <w:rsid w:val="00BA5AB2"/>
    <w:rsid w:val="00BC1636"/>
    <w:rsid w:val="00BC4DD2"/>
    <w:rsid w:val="00BC7D86"/>
    <w:rsid w:val="00BD0EC9"/>
    <w:rsid w:val="00BD4BA9"/>
    <w:rsid w:val="00BE0F16"/>
    <w:rsid w:val="00BF1ABD"/>
    <w:rsid w:val="00BF1B42"/>
    <w:rsid w:val="00C07C6D"/>
    <w:rsid w:val="00C125F1"/>
    <w:rsid w:val="00C15C9A"/>
    <w:rsid w:val="00C1655F"/>
    <w:rsid w:val="00C243DB"/>
    <w:rsid w:val="00C34525"/>
    <w:rsid w:val="00C3625A"/>
    <w:rsid w:val="00C45A1A"/>
    <w:rsid w:val="00C52916"/>
    <w:rsid w:val="00C56685"/>
    <w:rsid w:val="00C63FF8"/>
    <w:rsid w:val="00C942ED"/>
    <w:rsid w:val="00CB0832"/>
    <w:rsid w:val="00CB550D"/>
    <w:rsid w:val="00CE6534"/>
    <w:rsid w:val="00CF75E9"/>
    <w:rsid w:val="00D23103"/>
    <w:rsid w:val="00D312C0"/>
    <w:rsid w:val="00D45C6F"/>
    <w:rsid w:val="00D54D68"/>
    <w:rsid w:val="00D60BA1"/>
    <w:rsid w:val="00D617E7"/>
    <w:rsid w:val="00D67D58"/>
    <w:rsid w:val="00D70E5C"/>
    <w:rsid w:val="00D71062"/>
    <w:rsid w:val="00D80EA7"/>
    <w:rsid w:val="00D8211E"/>
    <w:rsid w:val="00D93CCF"/>
    <w:rsid w:val="00D95337"/>
    <w:rsid w:val="00D96875"/>
    <w:rsid w:val="00DA141A"/>
    <w:rsid w:val="00DB0132"/>
    <w:rsid w:val="00DB4861"/>
    <w:rsid w:val="00DC36D7"/>
    <w:rsid w:val="00DC37FC"/>
    <w:rsid w:val="00DE4D0E"/>
    <w:rsid w:val="00DF0297"/>
    <w:rsid w:val="00E005FB"/>
    <w:rsid w:val="00E01957"/>
    <w:rsid w:val="00E07EF6"/>
    <w:rsid w:val="00E14B2D"/>
    <w:rsid w:val="00E16782"/>
    <w:rsid w:val="00E167D6"/>
    <w:rsid w:val="00E32098"/>
    <w:rsid w:val="00E358D9"/>
    <w:rsid w:val="00E52428"/>
    <w:rsid w:val="00E638E5"/>
    <w:rsid w:val="00E813D6"/>
    <w:rsid w:val="00E9049A"/>
    <w:rsid w:val="00EA2ACC"/>
    <w:rsid w:val="00EB1B4C"/>
    <w:rsid w:val="00EB4A84"/>
    <w:rsid w:val="00EB5290"/>
    <w:rsid w:val="00EE5D6E"/>
    <w:rsid w:val="00EF6399"/>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E1095"/>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44</Pages>
  <Words>66635</Words>
  <Characters>379825</Characters>
  <Application>Microsoft Office Word</Application>
  <DocSecurity>0</DocSecurity>
  <Lines>3165</Lines>
  <Paragraphs>891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3</cp:revision>
  <dcterms:created xsi:type="dcterms:W3CDTF">2022-02-15T20:15:00Z</dcterms:created>
  <dcterms:modified xsi:type="dcterms:W3CDTF">2022-02-15T20:33:00Z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