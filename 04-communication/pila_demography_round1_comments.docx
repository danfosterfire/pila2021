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04F921A8" w:rsidR="00F40C3D" w:rsidRPr="00105668" w:rsidRDefault="00912F9C" w:rsidP="002739B1">
      <w:pPr>
        <w:pStyle w:val="Title"/>
      </w:pPr>
      <w:commentRangeStart w:id="0"/>
      <w:r>
        <w:t>Demographic</w:t>
      </w:r>
      <w:commentRangeEnd w:id="0"/>
      <w:r w:rsidR="000B15A1">
        <w:rPr>
          <w:rStyle w:val="CommentReference"/>
          <w:rFonts w:asciiTheme="minorHAnsi" w:eastAsiaTheme="minorHAnsi" w:hAnsiTheme="minorHAnsi" w:cstheme="minorBidi"/>
          <w:spacing w:val="0"/>
          <w:kern w:val="0"/>
        </w:rPr>
        <w:commentReference w:id="0"/>
      </w:r>
      <w:r>
        <w:t xml:space="preserve"> status, trajectory, and stressors</w:t>
      </w:r>
      <w:r w:rsidR="002435DE">
        <w:t xml:space="preserve"> of </w:t>
      </w:r>
      <w:r w:rsidR="002435DE" w:rsidRPr="00912F9C">
        <w:rPr>
          <w:i/>
          <w:iCs/>
        </w:rPr>
        <w:t xml:space="preserve">Pinus </w:t>
      </w:r>
      <w:proofErr w:type="spellStart"/>
      <w:r w:rsidR="002435DE" w:rsidRPr="00912F9C">
        <w:rPr>
          <w:i/>
          <w:iCs/>
        </w:rPr>
        <w:t>lambertiana</w:t>
      </w:r>
      <w:proofErr w:type="spellEnd"/>
      <w:ins w:id="1" w:author="Daniel Foster" w:date="2022-02-15T11:53:00Z">
        <w:r w:rsidR="00105668">
          <w:t xml:space="preserve"> across the western USA</w:t>
        </w:r>
      </w:ins>
    </w:p>
    <w:p w14:paraId="4FC52404" w14:textId="59038CFC" w:rsidR="002435DE" w:rsidRDefault="002435DE" w:rsidP="00E01957">
      <w:pPr>
        <w:spacing w:line="360" w:lineRule="auto"/>
      </w:pPr>
    </w:p>
    <w:p w14:paraId="2F37AD4C" w14:textId="460F6C0A" w:rsidR="002B0C18" w:rsidRDefault="002B0C18" w:rsidP="00E01957">
      <w:pPr>
        <w:pStyle w:val="Heading1"/>
        <w:spacing w:line="360" w:lineRule="auto"/>
        <w:rPr>
          <w:ins w:id="2" w:author="Daniel Foster" w:date="2022-02-17T11:16:00Z"/>
        </w:rPr>
      </w:pPr>
      <w:ins w:id="3" w:author="Daniel Foster" w:date="2022-02-17T11:07:00Z">
        <w:r>
          <w:t>Abstract</w:t>
        </w:r>
      </w:ins>
    </w:p>
    <w:p w14:paraId="58B08609" w14:textId="6475CC4F" w:rsidR="002B0C18" w:rsidRPr="002B0C18" w:rsidRDefault="002B0C18">
      <w:pPr>
        <w:spacing w:line="360" w:lineRule="auto"/>
        <w:rPr>
          <w:ins w:id="4" w:author="Daniel Foster" w:date="2022-02-17T11:07:00Z"/>
        </w:rPr>
        <w:pPrChange w:id="5" w:author="Daniel Foster" w:date="2022-02-17T13:02:00Z">
          <w:pPr>
            <w:pStyle w:val="Heading1"/>
            <w:spacing w:line="360" w:lineRule="auto"/>
          </w:pPr>
        </w:pPrChange>
      </w:pPr>
      <w:ins w:id="6" w:author="Daniel Foster" w:date="2022-02-17T11:16:00Z">
        <w:r w:rsidRPr="002B0C18">
          <w:t>Sugar pine (</w:t>
        </w:r>
        <w:r w:rsidRPr="004776E6">
          <w:rPr>
            <w:i/>
            <w:iCs/>
            <w:rPrChange w:id="7" w:author="Daniel Foster" w:date="2022-02-17T13:02:00Z">
              <w:rPr/>
            </w:rPrChange>
          </w:rPr>
          <w:t xml:space="preserve">Pinus </w:t>
        </w:r>
        <w:proofErr w:type="spellStart"/>
        <w:r w:rsidRPr="004776E6">
          <w:rPr>
            <w:i/>
            <w:iCs/>
            <w:rPrChange w:id="8" w:author="Daniel Foster" w:date="2022-02-17T13:02:00Z">
              <w:rPr/>
            </w:rPrChange>
          </w:rPr>
          <w:t>lambertiana</w:t>
        </w:r>
        <w:proofErr w:type="spellEnd"/>
        <w:r w:rsidRPr="002B0C18">
          <w:t xml:space="preserve">) is the largest Pinus species, an important timber species, and a component of several dry conifer forest types of western North America, in particular the extensive Sierra Nevada mixed conifer forest. The species faces several challenges in the Anthropocene, including a disrupted fire regime, an invasive pathogen, forest structure changes, and drought with ensuing bark beetle epidemics. Managers are concerned about the conservation outlook for sugar pine, but it is unclear where and how to best invest conservation resources. In this study, we use data from the US Forest Service's Forest Inventory and Analysis dataset to assess how these various stressors shape the vital rates (survival, growth, and fecundity) of sugar pine across </w:t>
        </w:r>
        <w:proofErr w:type="gramStart"/>
        <w:r w:rsidRPr="002B0C18">
          <w:t>the vast majority of</w:t>
        </w:r>
        <w:proofErr w:type="gramEnd"/>
        <w:r w:rsidRPr="002B0C18">
          <w:t xml:space="preserve"> its range. We synthesize the vital rate functions by constructing an integral projection model which predicts the effects of various stressors on the asymptotic population growth rate. The analysis reveals that wildfire and forest density are key drivers of the demographic rates of sugar pine across its range. Fire has strong negative effects on survival (particularly of small individuals) and reduces the growth of surviving large trees, resulting in a negative asymptotic population growth rate on burned sites. Conversely, lower than average forest density (neighborhood basal area) results in a strongly positive population growth rate via beneficial effects on growth and fecundity.</w:t>
        </w:r>
      </w:ins>
      <w:ins w:id="9" w:author="Daniel Foster" w:date="2022-02-17T11:57:00Z">
        <w:r w:rsidR="008469C9">
          <w:t xml:space="preserve"> </w:t>
        </w:r>
        <w:r w:rsidR="008469C9" w:rsidRPr="008469C9">
          <w:t>These results highlight the value of fire hazard mitigation, particularly where it also reduces forest density, in the conservation of this important species.</w:t>
        </w:r>
      </w:ins>
    </w:p>
    <w:p w14:paraId="5D418BAA" w14:textId="5A63516D" w:rsidR="002435DE" w:rsidRDefault="002435DE" w:rsidP="00E01957">
      <w:pPr>
        <w:pStyle w:val="Heading1"/>
        <w:spacing w:line="360" w:lineRule="auto"/>
      </w:pPr>
      <w:commentRangeStart w:id="10"/>
      <w:r>
        <w:t>Introduction</w:t>
      </w:r>
      <w:commentRangeEnd w:id="10"/>
      <w:r w:rsidR="00A95BB0">
        <w:rPr>
          <w:rStyle w:val="CommentReference"/>
          <w:rFonts w:asciiTheme="minorHAnsi" w:eastAsiaTheme="minorHAnsi" w:hAnsiTheme="minorHAnsi" w:cstheme="minorBidi"/>
          <w:color w:val="auto"/>
        </w:rPr>
        <w:commentReference w:id="10"/>
      </w:r>
    </w:p>
    <w:p w14:paraId="09EC2B23" w14:textId="7BE88DCE" w:rsidR="00C76CEE" w:rsidRDefault="00C76CEE" w:rsidP="00C76CEE">
      <w:pPr>
        <w:pStyle w:val="ListParagraph"/>
        <w:numPr>
          <w:ilvl w:val="0"/>
          <w:numId w:val="8"/>
        </w:numPr>
        <w:spacing w:line="360" w:lineRule="auto"/>
        <w:rPr>
          <w:ins w:id="11" w:author="Daniel Foster" w:date="2022-02-17T13:27:00Z"/>
        </w:rPr>
      </w:pPr>
      <w:ins w:id="12" w:author="Daniel Foster" w:date="2022-02-17T13:27:00Z">
        <w:r>
          <w:t xml:space="preserve">This study as an example of using </w:t>
        </w:r>
      </w:ins>
      <w:ins w:id="13" w:author="Daniel Foster" w:date="2022-02-17T13:28:00Z">
        <w:r>
          <w:t>national inventory data to build demographic models which</w:t>
        </w:r>
      </w:ins>
      <w:ins w:id="14" w:author="Daniel Foster" w:date="2022-02-17T13:27:00Z">
        <w:r>
          <w:t xml:space="preserve"> inform management decisions about anthropogenic stressors</w:t>
        </w:r>
      </w:ins>
    </w:p>
    <w:p w14:paraId="55C5CAB3" w14:textId="5237214D" w:rsidR="00C76CEE" w:rsidRDefault="00C76CEE">
      <w:pPr>
        <w:pStyle w:val="ListParagraph"/>
        <w:numPr>
          <w:ilvl w:val="1"/>
          <w:numId w:val="8"/>
        </w:numPr>
        <w:spacing w:line="360" w:lineRule="auto"/>
        <w:rPr>
          <w:ins w:id="15" w:author="Daniel Foster" w:date="2022-02-17T13:24:00Z"/>
        </w:rPr>
        <w:pPrChange w:id="16" w:author="Daniel Foster" w:date="2022-02-17T13:27:00Z">
          <w:pPr>
            <w:pStyle w:val="ListParagraph"/>
            <w:numPr>
              <w:numId w:val="8"/>
            </w:numPr>
            <w:spacing w:line="360" w:lineRule="auto"/>
            <w:ind w:left="1080" w:hanging="720"/>
          </w:pPr>
        </w:pPrChange>
      </w:pPr>
      <w:ins w:id="17" w:author="Daniel Foster" w:date="2022-02-17T13:24:00Z">
        <w:r>
          <w:t xml:space="preserve">Novel </w:t>
        </w:r>
      </w:ins>
      <w:ins w:id="18" w:author="Daniel Foster" w:date="2022-02-17T13:27:00Z">
        <w:r>
          <w:t>Anthropogenic</w:t>
        </w:r>
      </w:ins>
      <w:ins w:id="19" w:author="Daniel Foster" w:date="2022-02-17T13:24:00Z">
        <w:r>
          <w:t xml:space="preserve"> stressors threaten species, but may be amenable to management</w:t>
        </w:r>
      </w:ins>
    </w:p>
    <w:p w14:paraId="4E6C5733" w14:textId="40BA0C31" w:rsidR="0019268D" w:rsidRDefault="00C76CEE" w:rsidP="0019268D">
      <w:pPr>
        <w:pStyle w:val="ListParagraph"/>
        <w:numPr>
          <w:ilvl w:val="1"/>
          <w:numId w:val="8"/>
        </w:numPr>
        <w:spacing w:line="360" w:lineRule="auto"/>
        <w:rPr>
          <w:ins w:id="20" w:author="Daniel Foster" w:date="2022-02-17T13:25:00Z"/>
        </w:rPr>
      </w:pPr>
      <w:ins w:id="21" w:author="Daniel Foster" w:date="2022-02-17T13:24:00Z">
        <w:r>
          <w:t xml:space="preserve">They may be amenable to management, but </w:t>
        </w:r>
      </w:ins>
      <w:ins w:id="22" w:author="Daniel Foster" w:date="2022-02-17T13:25:00Z">
        <w:r>
          <w:t>conservation resources are scarce</w:t>
        </w:r>
      </w:ins>
      <w:ins w:id="23" w:author="Daniel Foster" w:date="2022-02-17T13:38:00Z">
        <w:r w:rsidR="0019268D">
          <w:t>, so is often necessary to prioritize some stressors over others</w:t>
        </w:r>
      </w:ins>
    </w:p>
    <w:p w14:paraId="4960E55F" w14:textId="44F9E377" w:rsidR="00C76CEE" w:rsidRDefault="00C76CEE" w:rsidP="00C76CEE">
      <w:pPr>
        <w:pStyle w:val="ListParagraph"/>
        <w:numPr>
          <w:ilvl w:val="1"/>
          <w:numId w:val="8"/>
        </w:numPr>
        <w:spacing w:line="360" w:lineRule="auto"/>
        <w:rPr>
          <w:ins w:id="24" w:author="Daniel Foster" w:date="2022-02-17T13:28:00Z"/>
        </w:rPr>
      </w:pPr>
      <w:ins w:id="25" w:author="Daniel Foster" w:date="2022-02-17T13:26:00Z">
        <w:r>
          <w:lastRenderedPageBreak/>
          <w:t>Demographic models</w:t>
        </w:r>
      </w:ins>
      <w:ins w:id="26" w:author="Daniel Foster" w:date="2022-02-17T13:41:00Z">
        <w:r w:rsidR="0019268D">
          <w:t xml:space="preserve"> built around large-scale longitudinal datasets (such as FIA)</w:t>
        </w:r>
      </w:ins>
      <w:ins w:id="27" w:author="Daniel Foster" w:date="2022-02-17T13:26:00Z">
        <w:r>
          <w:t xml:space="preserve"> can provide detailed insight how stressors impact species of concern</w:t>
        </w:r>
      </w:ins>
      <w:ins w:id="28" w:author="Daniel Foster" w:date="2022-02-17T13:38:00Z">
        <w:r w:rsidR="0019268D">
          <w:t xml:space="preserve"> </w:t>
        </w:r>
      </w:ins>
      <w:ins w:id="29" w:author="Daniel Foster" w:date="2022-02-17T13:41:00Z">
        <w:r w:rsidR="0019268D">
          <w:t xml:space="preserve">across wide geographic ranges. </w:t>
        </w:r>
      </w:ins>
    </w:p>
    <w:p w14:paraId="4283D8D5" w14:textId="57B9D42A" w:rsidR="0019268D" w:rsidRDefault="00C76CEE" w:rsidP="0019268D">
      <w:pPr>
        <w:pStyle w:val="ListParagraph"/>
        <w:numPr>
          <w:ilvl w:val="1"/>
          <w:numId w:val="8"/>
        </w:numPr>
        <w:spacing w:line="360" w:lineRule="auto"/>
        <w:rPr>
          <w:ins w:id="30" w:author="Daniel Foster" w:date="2022-02-17T13:41:00Z"/>
        </w:rPr>
      </w:pPr>
      <w:ins w:id="31" w:author="Daniel Foster" w:date="2022-02-17T13:28:00Z">
        <w:r>
          <w:t>By including multiple stressors in the m</w:t>
        </w:r>
      </w:ins>
      <w:ins w:id="32" w:author="Daniel Foster" w:date="2022-02-17T13:29:00Z">
        <w:r>
          <w:t>odel and comparing their effects on vital rates and demographic summary statistics (such as the asymptotic population growth rate), we can assess the relative importance of the stressors and the highlight the mechanisms by which they influence the population trajectory</w:t>
        </w:r>
      </w:ins>
      <w:ins w:id="33" w:author="Daniel Foster" w:date="2022-02-17T13:30:00Z">
        <w:r>
          <w:t>.</w:t>
        </w:r>
      </w:ins>
    </w:p>
    <w:p w14:paraId="0F0D2787" w14:textId="38FE642D" w:rsidR="0019268D" w:rsidRDefault="0019268D">
      <w:pPr>
        <w:pStyle w:val="ListParagraph"/>
        <w:numPr>
          <w:ilvl w:val="1"/>
          <w:numId w:val="8"/>
        </w:numPr>
        <w:spacing w:line="360" w:lineRule="auto"/>
        <w:rPr>
          <w:ins w:id="34" w:author="Daniel Foster" w:date="2022-02-17T13:23:00Z"/>
        </w:rPr>
        <w:pPrChange w:id="35" w:author="Daniel Foster" w:date="2022-02-17T13:39:00Z">
          <w:pPr>
            <w:spacing w:line="360" w:lineRule="auto"/>
            <w:ind w:firstLine="360"/>
          </w:pPr>
        </w:pPrChange>
      </w:pPr>
      <w:ins w:id="36" w:author="Daniel Foster" w:date="2022-02-17T13:41:00Z">
        <w:r>
          <w:t>Finding</w:t>
        </w:r>
      </w:ins>
      <w:ins w:id="37" w:author="Daniel Foster" w:date="2022-02-17T13:42:00Z">
        <w:r>
          <w:t>s from these analyses can provide crucial information about how best to prioritize varied stressors in making management decisions.</w:t>
        </w:r>
      </w:ins>
    </w:p>
    <w:p w14:paraId="7B9D2987" w14:textId="17EA6C7A" w:rsidR="002435DE" w:rsidRDefault="002435DE" w:rsidP="00E01957">
      <w:pPr>
        <w:spacing w:line="360" w:lineRule="auto"/>
        <w:ind w:firstLine="360"/>
      </w:pPr>
      <w:commentRangeStart w:id="38"/>
      <w:r>
        <w:t>Sugar pine (</w:t>
      </w:r>
      <w:r w:rsidRPr="00F701A7">
        <w:rPr>
          <w:i/>
          <w:iCs/>
        </w:rPr>
        <w:t xml:space="preserve">Pinus </w:t>
      </w:r>
      <w:proofErr w:type="spellStart"/>
      <w:r w:rsidRPr="00F701A7">
        <w:rPr>
          <w:i/>
          <w:iCs/>
        </w:rPr>
        <w:t>lambertiana</w:t>
      </w:r>
      <w:proofErr w:type="spellEnd"/>
      <w:r>
        <w:t>) is the largest Pinus species, an important timber species, and a component of several dry western conifer forest types, in particular the extensive Sierra Nevada Mixed Conifer forest</w:t>
      </w:r>
      <w:r w:rsidR="00533EAF">
        <w:t>,</w:t>
      </w:r>
      <w:r>
        <w:t xml:space="preserve"> where </w:t>
      </w:r>
      <w:r w:rsidR="00533EAF">
        <w:t>sugar pine</w:t>
      </w:r>
      <w:r>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commentRangeEnd w:id="38"/>
      <w:r w:rsidR="00105668">
        <w:rPr>
          <w:rStyle w:val="CommentReference"/>
        </w:rPr>
        <w:commentReference w:id="38"/>
      </w:r>
      <w:r>
        <w:t>. Its range extends through much of the North American Mediterranean zone throughout mountain ranges in California</w:t>
      </w:r>
      <w:ins w:id="39" w:author="Daniel Foster" w:date="2022-02-15T11:54:00Z">
        <w:r w:rsidR="00105668">
          <w:t>,</w:t>
        </w:r>
      </w:ins>
      <w:del w:id="40" w:author="Daniel Foster" w:date="2022-02-15T11:54:00Z">
        <w:r w:rsidDel="00105668">
          <w:delText xml:space="preserve"> and</w:delText>
        </w:r>
      </w:del>
      <w:r>
        <w:t xml:space="preserve"> central Oregon, </w:t>
      </w:r>
      <w:ins w:id="41" w:author="Daniel Foster" w:date="2022-02-15T11:54:00Z">
        <w:r w:rsidR="00105668">
          <w:t>and a small population in northwestern Mexico but</w:t>
        </w:r>
      </w:ins>
      <w:del w:id="42" w:author="Daniel Foster" w:date="2022-02-15T11:54:00Z">
        <w:r w:rsidDel="00105668">
          <w:delText>with</w:delText>
        </w:r>
      </w:del>
      <w:r>
        <w:t xml:space="preserve"> most of the </w:t>
      </w:r>
      <w:commentRangeStart w:id="43"/>
      <w:r>
        <w:t xml:space="preserve">growing stock </w:t>
      </w:r>
      <w:commentRangeEnd w:id="43"/>
      <w:r w:rsidR="00A95BB0">
        <w:rPr>
          <w:rStyle w:val="CommentReference"/>
        </w:rPr>
        <w:commentReference w:id="43"/>
      </w:r>
      <w:r>
        <w:t xml:space="preserve">located in California. </w:t>
      </w:r>
      <w:r w:rsidR="008D1390">
        <w:t xml:space="preserve">Sugar pine seeds are an important food source for animal species </w:t>
      </w:r>
      <w:r w:rsidR="002C19B3">
        <w:fldChar w:fldCharType="begin" w:fldLock="1"/>
      </w:r>
      <w:r w:rsidR="00BC1636">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cones","type":"article-journal","volume":"70"},"uris":["http://www.mendeley.com/documents/?uuid=eab07144-f38e-44e6-bb50-47e8edfb932c"]}],"mendeley":{"formattedCitation":"(Murray and Tomback, 2010)","plainTextFormattedCitation":"(Murray and Tomback, 2010)","previouslyFormattedCitation":"(Murray and Tomback, 2010)"},"properties":{"noteIndex":0},"schema":"https://github.com/citation-style-language/schema/raw/master/csl-citation.json"}</w:instrText>
      </w:r>
      <w:r w:rsidR="002C19B3">
        <w:fldChar w:fldCharType="separate"/>
      </w:r>
      <w:r w:rsidR="002C19B3" w:rsidRPr="002C19B3">
        <w:rPr>
          <w:noProof/>
        </w:rPr>
        <w:t>(Murray and Tomback, 2010)</w:t>
      </w:r>
      <w:r w:rsidR="002C19B3">
        <w:fldChar w:fldCharType="end"/>
      </w:r>
      <w:r w:rsidR="002C19B3">
        <w:t xml:space="preserve">, and </w:t>
      </w:r>
      <w:r w:rsidR="008611C1">
        <w:t>mature sugar pines are large-diameter trees which</w:t>
      </w:r>
      <w:r w:rsidR="002C19B3">
        <w:t xml:space="preserve"> play </w:t>
      </w:r>
      <w:commentRangeStart w:id="44"/>
      <w:r w:rsidR="00BC1636">
        <w:t xml:space="preserve">a key role </w:t>
      </w:r>
      <w:commentRangeEnd w:id="44"/>
      <w:r w:rsidR="002626E1">
        <w:rPr>
          <w:rStyle w:val="CommentReference"/>
        </w:rPr>
        <w:commentReference w:id="44"/>
      </w:r>
      <w:r w:rsidR="00BC1636">
        <w:t xml:space="preserve">in the structure and function of ecosystems they occur in </w:t>
      </w:r>
      <w:r w:rsidR="00BC1636">
        <w:fldChar w:fldCharType="begin" w:fldLock="1"/>
      </w:r>
      <w:r w:rsidR="00AE693D">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BC1636">
        <w:fldChar w:fldCharType="separate"/>
      </w:r>
      <w:r w:rsidR="00BC1636" w:rsidRPr="00BC1636">
        <w:rPr>
          <w:noProof/>
        </w:rPr>
        <w:t xml:space="preserve">(Lutz </w:t>
      </w:r>
      <w:r w:rsidR="00BC1636" w:rsidRPr="00BC1636">
        <w:rPr>
          <w:i/>
          <w:noProof/>
        </w:rPr>
        <w:t>et al.</w:t>
      </w:r>
      <w:r w:rsidR="00BC1636" w:rsidRPr="00BC1636">
        <w:rPr>
          <w:noProof/>
        </w:rPr>
        <w:t>, 2018)</w:t>
      </w:r>
      <w:r w:rsidR="00BC1636">
        <w:fldChar w:fldCharType="end"/>
      </w:r>
      <w:r w:rsidR="00BC1636">
        <w:t xml:space="preserve">. </w:t>
      </w:r>
      <w:commentRangeStart w:id="45"/>
      <w:r>
        <w:t>Like many other plant and animal species, Sugar pine faces numerous challenges in the Anthropocene</w:t>
      </w:r>
      <w:commentRangeEnd w:id="45"/>
      <w:r w:rsidR="00A95BB0">
        <w:rPr>
          <w:rStyle w:val="CommentReference"/>
        </w:rPr>
        <w:commentReference w:id="45"/>
      </w:r>
      <w:r>
        <w:t>, and managers and policymakers are concerned about the future status of the species</w:t>
      </w:r>
      <w:r w:rsidR="00420927">
        <w:t xml:space="preserve"> </w:t>
      </w:r>
      <w:r w:rsidR="00420927">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420927">
        <w:fldChar w:fldCharType="separate"/>
      </w:r>
      <w:r w:rsidR="00EB4A84" w:rsidRPr="00EB4A84">
        <w:rPr>
          <w:noProof/>
        </w:rPr>
        <w:t>(Kinloch Jr., Marosy and Huddleston, 1996)</w:t>
      </w:r>
      <w:r w:rsidR="00420927">
        <w:fldChar w:fldCharType="end"/>
      </w:r>
      <w:r>
        <w:t>.</w:t>
      </w:r>
      <w:r w:rsidR="008611C1">
        <w:t xml:space="preserve"> </w:t>
      </w:r>
    </w:p>
    <w:p w14:paraId="250A9FDF" w14:textId="17A20F05" w:rsidR="008611C1" w:rsidDel="00105668" w:rsidRDefault="008611C1" w:rsidP="00E01957">
      <w:pPr>
        <w:spacing w:line="360" w:lineRule="auto"/>
        <w:ind w:firstLine="360"/>
        <w:rPr>
          <w:del w:id="46" w:author="Daniel Foster" w:date="2022-02-15T11:57:00Z"/>
        </w:rPr>
      </w:pPr>
      <w:commentRangeStart w:id="47"/>
      <w:r>
        <w:t xml:space="preserve">First, </w:t>
      </w:r>
      <w:commentRangeEnd w:id="47"/>
      <w:r w:rsidR="00105668">
        <w:rPr>
          <w:rStyle w:val="CommentReference"/>
        </w:rPr>
        <w:commentReference w:id="47"/>
      </w:r>
      <w:r>
        <w:t xml:space="preserve">disruptions to the fire </w:t>
      </w:r>
      <w:r w:rsidR="00B23450">
        <w:t xml:space="preserve">regime have challenged sugar pine. 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w:t>
      </w:r>
      <w:ins w:id="48" w:author="j battles" w:date="2022-02-14T04:51:00Z">
        <w:r w:rsidR="00A95BB0">
          <w:t xml:space="preserve">with </w:t>
        </w:r>
      </w:ins>
      <w:del w:id="49" w:author="j battles" w:date="2022-02-14T04:51:00Z">
        <w:r w:rsidR="00B23450" w:rsidDel="00A95BB0">
          <w:delText xml:space="preserve">via </w:delText>
        </w:r>
      </w:del>
      <w:r w:rsidR="00B23450">
        <w:t xml:space="preserve">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 and</w:t>
      </w:r>
      <w:del w:id="50" w:author="Daniel Foster" w:date="2022-02-15T11:56:00Z">
        <w:r w:rsidR="0020010E" w:rsidDel="00105668">
          <w:delText xml:space="preserve"> combined with</w:delText>
        </w:r>
      </w:del>
      <w:r w:rsidR="0020010E">
        <w:t xml:space="preserve"> a warming climate </w:t>
      </w:r>
      <w:ins w:id="51" w:author="Daniel Foster" w:date="2022-02-15T11:56:00Z">
        <w:r w:rsidR="00105668">
          <w:t>have increased</w:t>
        </w:r>
      </w:ins>
      <w:del w:id="52" w:author="Daniel Foster" w:date="2022-02-15T11:56:00Z">
        <w:r w:rsidR="0020010E" w:rsidDel="00105668">
          <w:delText>to drive an increase in</w:delText>
        </w:r>
      </w:del>
      <w:r w:rsidR="0020010E">
        <w:t xml:space="preserve">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sugar pine’s range where </w:t>
      </w:r>
      <w:r w:rsidR="0020010E">
        <w:t>there are no surviving adult</w:t>
      </w:r>
      <w:r w:rsidR="00DB0132">
        <w:t xml:space="preserve"> conifers </w:t>
      </w:r>
      <w:r w:rsidR="0020010E">
        <w:t xml:space="preserve">to produce the next </w:t>
      </w:r>
      <w:r w:rsidR="0020010E">
        <w:lastRenderedPageBreak/>
        <w:t>generation</w:t>
      </w:r>
      <w:r w:rsidR="000624D9">
        <w:t>, threatening not 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0720B5B8" w14:textId="77777777" w:rsidR="00DB0132" w:rsidRDefault="00DB0132" w:rsidP="00105668">
      <w:pPr>
        <w:spacing w:line="360" w:lineRule="auto"/>
        <w:ind w:firstLine="360"/>
      </w:pPr>
    </w:p>
    <w:p w14:paraId="2610385A" w14:textId="75AC3661" w:rsidR="008611C1" w:rsidRPr="00E005FB" w:rsidRDefault="00DB0132" w:rsidP="00E01957">
      <w:pPr>
        <w:spacing w:line="360" w:lineRule="auto"/>
        <w:ind w:firstLine="360"/>
      </w:pPr>
      <w:commentRangeStart w:id="53"/>
      <w:r>
        <w:t xml:space="preserve">Second, an invasive fungal pathogen, </w:t>
      </w:r>
      <w:proofErr w:type="spellStart"/>
      <w:r w:rsidRPr="00F701A7">
        <w:rPr>
          <w:i/>
          <w:iCs/>
        </w:rPr>
        <w:t>Cronartium</w:t>
      </w:r>
      <w:proofErr w:type="spellEnd"/>
      <w:r w:rsidRPr="00F701A7">
        <w:rPr>
          <w:i/>
          <w:iCs/>
        </w:rPr>
        <w:t xml:space="preserve"> </w:t>
      </w:r>
      <w:proofErr w:type="spellStart"/>
      <w:r w:rsidRPr="00F701A7">
        <w:rPr>
          <w:i/>
          <w:iCs/>
        </w:rPr>
        <w:t>ribicola</w:t>
      </w:r>
      <w:proofErr w:type="spellEnd"/>
      <w:r>
        <w:t xml:space="preserve"> (white pine blister rust; WPBR)</w:t>
      </w:r>
      <w:commentRangeEnd w:id="53"/>
      <w:r w:rsidR="002626E1">
        <w:rPr>
          <w:rStyle w:val="CommentReference"/>
        </w:rPr>
        <w:commentReference w:id="53"/>
      </w:r>
      <w:r>
        <w:t xml:space="preserve">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t>et al.</w:t>
      </w:r>
      <w:r w:rsidRPr="00DB0132">
        <w:rPr>
          <w:noProof/>
        </w:rPr>
        <w:t>, 2020)</w:t>
      </w:r>
      <w:r>
        <w:fldChar w:fldCharType="end"/>
      </w:r>
      <w:r>
        <w:t xml:space="preserve">. </w:t>
      </w:r>
      <w:r w:rsidR="00E07EF6">
        <w:t xml:space="preserve">WPBR affects white pines (subgenus </w:t>
      </w:r>
      <w:proofErr w:type="spellStart"/>
      <w:r w:rsidR="00E07EF6">
        <w:rPr>
          <w:i/>
          <w:iCs/>
        </w:rPr>
        <w:t>Strobus</w:t>
      </w:r>
      <w:proofErr w:type="spellEnd"/>
      <w:r w:rsidR="009B4725">
        <w:t xml:space="preserve">, excluding the pinyon pines in subsection </w:t>
      </w:r>
      <w:proofErr w:type="spellStart"/>
      <w:r w:rsidR="009B4725">
        <w:rPr>
          <w:i/>
          <w:iCs/>
        </w:rPr>
        <w:t>Cembroides</w:t>
      </w:r>
      <w:proofErr w:type="spellEnd"/>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commentRangeStart w:id="54"/>
      <w:r w:rsidR="00E005FB">
        <w:t>The epidemic in the western United States has been severe enough to cause the related species</w:t>
      </w:r>
      <w:ins w:id="55" w:author="Daniel Foster" w:date="2022-02-15T11:58:00Z">
        <w:r w:rsidR="00105668">
          <w:t>,</w:t>
        </w:r>
      </w:ins>
      <w:r w:rsidR="00E005FB">
        <w:t xml:space="preserve"> </w:t>
      </w:r>
      <w:r w:rsidR="00E005FB">
        <w:rPr>
          <w:i/>
          <w:iCs/>
        </w:rPr>
        <w:t xml:space="preserve">Pinus </w:t>
      </w:r>
      <w:proofErr w:type="spellStart"/>
      <w:r w:rsidR="00E005FB">
        <w:rPr>
          <w:i/>
          <w:iCs/>
        </w:rPr>
        <w:t>albicaulis</w:t>
      </w:r>
      <w:proofErr w:type="spellEnd"/>
      <w:ins w:id="56" w:author="Daniel Foster" w:date="2022-02-15T11:58:00Z">
        <w:r w:rsidR="00105668">
          <w:t>,</w:t>
        </w:r>
      </w:ins>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w:t>
      </w:r>
      <w:commentRangeEnd w:id="54"/>
      <w:r w:rsidR="00A95BB0">
        <w:rPr>
          <w:rStyle w:val="CommentReference"/>
        </w:rPr>
        <w:commentReference w:id="54"/>
      </w:r>
      <w:r w:rsidR="00E005FB">
        <w:t xml:space="preserve">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3DE6B828" w:rsidR="008611C1" w:rsidRPr="005B4308" w:rsidRDefault="00542DB6" w:rsidP="00E01957">
      <w:pPr>
        <w:spacing w:line="360" w:lineRule="auto"/>
        <w:ind w:firstLine="360"/>
      </w:pPr>
      <w:commentRangeStart w:id="57"/>
      <w:r>
        <w:t>Third</w:t>
      </w:r>
      <w:commentRangeEnd w:id="57"/>
      <w:r w:rsidR="00A95BB0">
        <w:rPr>
          <w:rStyle w:val="CommentReference"/>
        </w:rPr>
        <w:commentReference w:id="57"/>
      </w:r>
      <w:r>
        <w:t>, there is evidence that the modern densified forest structure threatens sugar pine in numerous ways. Effective fire suppression, which was instituted across much of sugar pine’s range in the 20</w:t>
      </w:r>
      <w:r w:rsidRPr="003B39CC">
        <w:rPr>
          <w:vertAlign w:val="superscript"/>
        </w:rPr>
        <w:t>th</w:t>
      </w:r>
      <w:r>
        <w:t xml:space="preserve"> century, has resulted in an overall densification of these forests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proofErr w:type="spellStart"/>
      <w:r w:rsidR="005B4308" w:rsidRPr="005B4308">
        <w:rPr>
          <w:i/>
          <w:iCs/>
        </w:rPr>
        <w:t>Calodecrus</w:t>
      </w:r>
      <w:proofErr w:type="spellEnd"/>
      <w:r w:rsidR="005B4308" w:rsidRPr="005B4308">
        <w:rPr>
          <w:i/>
          <w:iCs/>
        </w:rPr>
        <w:t xml:space="preserve"> </w:t>
      </w:r>
      <w:proofErr w:type="spellStart"/>
      <w:r w:rsidR="005B4308" w:rsidRPr="005B4308">
        <w:rPr>
          <w:i/>
          <w:iCs/>
        </w:rPr>
        <w:t>decurrens</w:t>
      </w:r>
      <w:proofErr w:type="spellEnd"/>
      <w:r w:rsidR="005B4308" w:rsidRPr="005B4308">
        <w:t xml:space="preserve"> under modern dense canopies</w:t>
      </w:r>
      <w:ins w:id="58" w:author="Daniel Foster" w:date="2022-02-15T11:58:00Z">
        <w:r w:rsidR="00105668">
          <w:t>.</w:t>
        </w:r>
      </w:ins>
      <w:del w:id="59" w:author="Daniel Foster" w:date="2022-02-15T11:58:00Z">
        <w:r w:rsidR="005B4308" w:rsidDel="00105668">
          <w:delText>:</w:delText>
        </w:r>
      </w:del>
      <w:r w:rsidR="005B4308" w:rsidRPr="005B4308">
        <w:t xml:space="preserve"> </w:t>
      </w:r>
      <w:r>
        <w:t xml:space="preserve">Species composition (especially of younger cohorts) has shifted 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 xml:space="preserve">. </w:t>
      </w:r>
      <w:r w:rsidR="005B4308">
        <w:t xml:space="preserve">There is also evidence that the densified forest structure has reduced the vigor of adult sugar pines, thus reducing their ability to resist other stresses </w:t>
      </w:r>
      <w:commentRangeStart w:id="60"/>
      <w:r w:rsidR="005B4308">
        <w:fldChar w:fldCharType="begin" w:fldLock="1"/>
      </w:r>
      <w:r w:rsidR="00105668">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drought","type":"article-journal","volume":"20"},"uris":["http://www.mendeley.com/documents/?uuid=11db3a96-5a65-4eb7-b92a-5cde2681bbb2"]}],"mendeley":{"formattedCitation":"(Young &lt;i&gt;et al.&lt;/i&gt;, 2017; Restaino &lt;i&gt;et al.&lt;/i&gt;, 2019; Furniss &lt;i&gt;et al.&lt;/i&gt;, 2021)","plainTextFormattedCitation":"(Young et al., 2017; Restaino et al., 2019; Furniss et al., 2021)","previouslyFormattedCitation":"(Young &lt;i&gt;et al.&lt;/i&gt;, 2017; Restaino &lt;i&gt;et al.&lt;/i&gt;, 2019; Furniss &lt;i&gt;et al.&lt;/i&gt;, 2021)"},"properties":{"noteIndex":0},"schema":"https://github.com/citation-style-language/schema/raw/master/csl-citation.json"}</w:instrText>
      </w:r>
      <w:r w:rsidR="005B4308">
        <w:fldChar w:fldCharType="separate"/>
      </w:r>
      <w:r w:rsidR="005B06F2" w:rsidRPr="005B06F2">
        <w:rPr>
          <w:noProof/>
        </w:rPr>
        <w:t xml:space="preserve">(Young </w:t>
      </w:r>
      <w:r w:rsidR="005B06F2" w:rsidRPr="005B06F2">
        <w:rPr>
          <w:i/>
          <w:noProof/>
        </w:rPr>
        <w:t>et al.</w:t>
      </w:r>
      <w:r w:rsidR="005B06F2" w:rsidRPr="005B06F2">
        <w:rPr>
          <w:noProof/>
        </w:rPr>
        <w:t xml:space="preserve">, 2017; Restaino </w:t>
      </w:r>
      <w:r w:rsidR="005B06F2" w:rsidRPr="005B06F2">
        <w:rPr>
          <w:i/>
          <w:noProof/>
        </w:rPr>
        <w:t>et al.</w:t>
      </w:r>
      <w:r w:rsidR="005B06F2" w:rsidRPr="005B06F2">
        <w:rPr>
          <w:noProof/>
        </w:rPr>
        <w:t xml:space="preserve">, 2019; Furniss </w:t>
      </w:r>
      <w:r w:rsidR="005B06F2" w:rsidRPr="005B06F2">
        <w:rPr>
          <w:i/>
          <w:noProof/>
        </w:rPr>
        <w:t>et al.</w:t>
      </w:r>
      <w:r w:rsidR="005B06F2" w:rsidRPr="005B06F2">
        <w:rPr>
          <w:noProof/>
        </w:rPr>
        <w:t>, 2021)</w:t>
      </w:r>
      <w:r w:rsidR="005B4308">
        <w:fldChar w:fldCharType="end"/>
      </w:r>
      <w:r w:rsidR="005B4308">
        <w:t>.</w:t>
      </w:r>
      <w:commentRangeEnd w:id="60"/>
      <w:r w:rsidR="00105668">
        <w:rPr>
          <w:rStyle w:val="CommentReference"/>
        </w:rPr>
        <w:commentReference w:id="60"/>
      </w:r>
      <w:r w:rsidR="005B06F2">
        <w:t xml:space="preserve"> </w:t>
      </w:r>
    </w:p>
    <w:p w14:paraId="36249CCE" w14:textId="394D9B51" w:rsidR="008611C1" w:rsidRDefault="005B06F2" w:rsidP="00E01957">
      <w:pPr>
        <w:spacing w:line="360" w:lineRule="auto"/>
        <w:ind w:firstLine="360"/>
      </w:pPr>
      <w:r>
        <w:t xml:space="preserve">Finally, 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commentRangeStart w:id="61"/>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commentRangeEnd w:id="61"/>
      <w:r w:rsidR="00BD0EC9">
        <w:rPr>
          <w:rStyle w:val="CommentReference"/>
        </w:rPr>
        <w:commentReference w:id="61"/>
      </w:r>
      <w:r w:rsidR="009F6E8A">
        <w:t>.</w:t>
      </w:r>
    </w:p>
    <w:p w14:paraId="78BF1187" w14:textId="366CA98D" w:rsidR="002435DE" w:rsidRDefault="002435DE" w:rsidP="00DB0132">
      <w:pPr>
        <w:spacing w:line="360" w:lineRule="auto"/>
        <w:ind w:firstLine="360"/>
      </w:pPr>
      <w:r>
        <w:lastRenderedPageBreak/>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available, ranging from restoration thinning and prescribed fire to restore forest structure </w:t>
      </w:r>
      <w:commentRangeStart w:id="62"/>
      <w:r w:rsidR="0035131C">
        <w:fldChar w:fldCharType="begin" w:fldLock="1"/>
      </w:r>
      <w:r w:rsidR="00021D10">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USA","type":"article-journal","volume":"29"},"uris":["http://www.mendeley.com/documents/?uuid=fab20f86-8948-4d2c-85ba-9a0ff200ff1e"]}],"mendeley":{"formattedCitation":"(Restaino &lt;i&gt;et al.&lt;/i&gt;, 2019; Steel &lt;i&gt;et al.&lt;/i&gt;, 2021)","plainTextFormattedCitation":"(Restaino et al., 2019; Steel et al., 2021)","previouslyFormattedCitation":"(Restaino &lt;i&gt;et al.&lt;/i&gt;, 2019; Steel &lt;i&gt;et al.&lt;/i&gt;, 2021)"},"properties":{"noteIndex":0},"schema":"https://github.com/citation-style-language/schema/raw/master/csl-citation.json"}</w:instrText>
      </w:r>
      <w:r w:rsidR="0035131C">
        <w:fldChar w:fldCharType="separate"/>
      </w:r>
      <w:r w:rsidR="00021D10" w:rsidRPr="00021D10">
        <w:rPr>
          <w:noProof/>
        </w:rPr>
        <w:t xml:space="preserve">(Restaino </w:t>
      </w:r>
      <w:r w:rsidR="00021D10" w:rsidRPr="00021D10">
        <w:rPr>
          <w:i/>
          <w:noProof/>
        </w:rPr>
        <w:t>et al.</w:t>
      </w:r>
      <w:r w:rsidR="00021D10" w:rsidRPr="00021D10">
        <w:rPr>
          <w:noProof/>
        </w:rPr>
        <w:t xml:space="preserve">, 2019; Steel </w:t>
      </w:r>
      <w:r w:rsidR="00021D10" w:rsidRPr="00021D10">
        <w:rPr>
          <w:i/>
          <w:noProof/>
        </w:rPr>
        <w:t>et al.</w:t>
      </w:r>
      <w:r w:rsidR="00021D10" w:rsidRPr="00021D10">
        <w:rPr>
          <w:noProof/>
        </w:rPr>
        <w:t>, 2021)</w:t>
      </w:r>
      <w:r w:rsidR="0035131C">
        <w:fldChar w:fldCharType="end"/>
      </w:r>
      <w:r>
        <w:t xml:space="preserve"> </w:t>
      </w:r>
      <w:commentRangeEnd w:id="62"/>
      <w:r w:rsidR="007108F6">
        <w:rPr>
          <w:rStyle w:val="CommentReference"/>
        </w:rPr>
        <w:commentReference w:id="62"/>
      </w:r>
      <w:r>
        <w:t>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w:t>
      </w:r>
      <w:commentRangeStart w:id="63"/>
      <w:r>
        <w:t>In a context where natural resource management funding is constrained, it is important to understand the status and demographic outlook for sugar pine as a species</w:t>
      </w:r>
      <w:commentRangeEnd w:id="63"/>
      <w:r w:rsidR="002626E1">
        <w:rPr>
          <w:rStyle w:val="CommentReference"/>
        </w:rPr>
        <w:commentReference w:id="63"/>
      </w:r>
      <w:r>
        <w:t xml:space="preserve">. This study seeks to inform decisions about when and where to prioritize management actions to conserve sugar pine. To that end, </w:t>
      </w:r>
      <w:r w:rsidR="0097720B">
        <w:t>we</w:t>
      </w:r>
      <w:r>
        <w:t xml:space="preserve"> address t</w:t>
      </w:r>
      <w:r w:rsidR="00D312C0">
        <w:t>wo</w:t>
      </w:r>
      <w:r>
        <w:t xml:space="preserve"> questions:</w:t>
      </w:r>
    </w:p>
    <w:p w14:paraId="4D4B6BE4" w14:textId="237E388D" w:rsidR="00D312C0" w:rsidRDefault="00D312C0" w:rsidP="00E01957">
      <w:pPr>
        <w:numPr>
          <w:ilvl w:val="0"/>
          <w:numId w:val="1"/>
        </w:numPr>
        <w:spacing w:line="360" w:lineRule="auto"/>
      </w:pPr>
      <w:r>
        <w:t xml:space="preserve">What is the </w:t>
      </w:r>
      <w:proofErr w:type="gramStart"/>
      <w:r>
        <w:t>current status</w:t>
      </w:r>
      <w:proofErr w:type="gramEnd"/>
      <w:r>
        <w:t xml:space="preserve"> and trajectory of the ensemble of sugar pine populations across its range?</w:t>
      </w:r>
    </w:p>
    <w:p w14:paraId="6176F413" w14:textId="77777777" w:rsidR="00D312C0" w:rsidRDefault="00D312C0" w:rsidP="00E01957">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1ECE5FFC"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97720B">
        <w:t xml:space="preserve">Figure </w:t>
      </w:r>
      <w:r w:rsidR="0097720B">
        <w:rPr>
          <w:noProof/>
        </w:rPr>
        <w:t>1</w:t>
      </w:r>
      <w:r w:rsidR="0097720B">
        <w:fldChar w:fldCharType="end"/>
      </w:r>
      <w:r w:rsidR="0097720B">
        <w:t>)</w:t>
      </w:r>
      <w:r>
        <w:t xml:space="preserve">, which is </w:t>
      </w:r>
      <w:proofErr w:type="gramStart"/>
      <w:r>
        <w:t>the vast majority of</w:t>
      </w:r>
      <w:proofErr w:type="gramEnd"/>
      <w:r>
        <w:t xml:space="preserve">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s, and parts of the Transverse</w:t>
      </w:r>
      <w:ins w:id="64" w:author="Daniel Foster" w:date="2022-02-15T12:03:00Z">
        <w:r w:rsidR="007108F6">
          <w:t>, Peninsular,</w:t>
        </w:r>
      </w:ins>
      <w:r w:rsidR="00FF38BC">
        <w:t xml:space="preserv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613DC9B" w14:textId="7BE7EB09" w:rsidR="00BA2B3B" w:rsidRDefault="00E01957" w:rsidP="00E358D9">
      <w:pPr>
        <w:spacing w:line="360" w:lineRule="auto"/>
        <w:ind w:firstLine="720"/>
      </w:pPr>
      <w:commentRangeStart w:id="65"/>
      <w:r>
        <w:t>The</w:t>
      </w:r>
      <w:commentRangeEnd w:id="65"/>
      <w:r w:rsidR="000B15A1">
        <w:rPr>
          <w:rStyle w:val="CommentReference"/>
        </w:rPr>
        <w:commentReference w:id="65"/>
      </w:r>
      <w:r>
        <w:t xml:space="preserve"> </w:t>
      </w:r>
      <w:commentRangeStart w:id="66"/>
      <w:r>
        <w:t>range</w:t>
      </w:r>
      <w:commentRangeEnd w:id="66"/>
      <w:r w:rsidR="000B15A1">
        <w:rPr>
          <w:rStyle w:val="CommentReference"/>
        </w:rPr>
        <w:commentReference w:id="66"/>
      </w:r>
      <w:r>
        <w:t xml:space="preserve"> delineation used for this study was generated using the </w:t>
      </w:r>
      <w:commentRangeStart w:id="67"/>
      <w:r w:rsidR="007847A0">
        <w:t xml:space="preserve">raster files </w:t>
      </w:r>
      <w:commentRangeEnd w:id="67"/>
      <w:r w:rsidR="007108F6">
        <w:rPr>
          <w:rStyle w:val="CommentReference"/>
        </w:rPr>
        <w:commentReference w:id="67"/>
      </w:r>
      <w:r w:rsidR="007847A0">
        <w:t>provided by</w:t>
      </w:r>
      <w:r>
        <w:t xml:space="preserve"> </w:t>
      </w:r>
      <w:r w:rsidR="008C4383">
        <w:fldChar w:fldCharType="begin" w:fldLock="1"/>
      </w:r>
      <w:r w:rsidR="002C19B3">
        <w:instrText>ADDIN CSL_CITATION {"citationItems":[{"id":"ITEM-1","itemData":{"author":[{"dropping-particle":"","family":"Wilson","given":"Barry Tyler","non-dropping-particle":"","parse-names":false,"suffix":""},{"dropping-particle":"","family":"Lister","given":"Andrew J.","non-dropping-particle":"","parse-names":false,"suffix":""},{"dropping-particle":"","family":"Riemann","given":"Rachel I.","non-dropping-particle":"","parse-names":false,"suffix":""},{"dropping-particle":"","family":"Griffith","given":"Douglas M.","non-dropping-particle":"","parse-names":false,"suffix":""}],"id":"ITEM-1","issued":{"date-parts":[["2013"]]},"publisher":"USDA Forest Service, Rocky Mountain Research Station","publisher-place":"Newton Square, PA","title":"Live tree species basal area of the contiguous United States (2000-2009)","type":"article"},"uris":["http://www.mendeley.com/documents/?uuid=89680b85-45d7-4c21-95ec-5fbeff98e2fa"]}],"mendeley":{"formattedCitation":"(Wilson &lt;i&gt;et al.&lt;/i&gt;, 2013)","plainTextFormattedCitation":"(Wilson et al., 2013)","previouslyFormattedCitation":"(Wilson &lt;i&gt;et al.&lt;/i&gt;, 2013)"},"properties":{"noteIndex":0},"schema":"https://github.com/citation-style-language/schema/raw/master/csl-citation.json"}</w:instrText>
      </w:r>
      <w:r w:rsidR="008C4383">
        <w:fldChar w:fldCharType="separate"/>
      </w:r>
      <w:r w:rsidR="00EB4A84" w:rsidRPr="00EB4A84">
        <w:rPr>
          <w:noProof/>
        </w:rPr>
        <w:t xml:space="preserve">(Wilson </w:t>
      </w:r>
      <w:r w:rsidR="00EB4A84" w:rsidRPr="00EB4A84">
        <w:rPr>
          <w:i/>
          <w:noProof/>
        </w:rPr>
        <w:t>et al.</w:t>
      </w:r>
      <w:r w:rsidR="00EB4A84" w:rsidRPr="00EB4A84">
        <w:rPr>
          <w:noProof/>
        </w:rPr>
        <w:t>, 2013)</w:t>
      </w:r>
      <w:r w:rsidR="008C4383">
        <w:fldChar w:fldCharType="end"/>
      </w:r>
      <w:r w:rsidR="008C4383">
        <w:t>.</w:t>
      </w:r>
      <w:r w:rsidR="006E0CA4">
        <w:t xml:space="preserve"> </w:t>
      </w:r>
      <w:r w:rsidR="00197ED8">
        <w:t xml:space="preserve">The USFS RMRS Live Tree Species Basal Area of the Contiguous United States </w:t>
      </w:r>
      <w:r w:rsidR="006E0CA4">
        <w:t>(</w:t>
      </w:r>
      <w:r w:rsidR="00197ED8">
        <w:t>2000-2009</w:t>
      </w:r>
      <w:r w:rsidR="006E0CA4">
        <w:t>)</w:t>
      </w:r>
      <w:r w:rsidR="00197ED8">
        <w:t xml:space="preserve"> provides species-specific </w:t>
      </w:r>
      <w:proofErr w:type="spellStart"/>
      <w:r w:rsidR="00197ED8">
        <w:t>rasters</w:t>
      </w:r>
      <w:proofErr w:type="spellEnd"/>
      <w:r w:rsidR="00197ED8">
        <w:t xml:space="preserve"> of predicted basal area at 250</w:t>
      </w:r>
      <w:r w:rsidR="006E0CA4">
        <w:t xml:space="preserve"> </w:t>
      </w:r>
      <w:r w:rsidR="00197ED8">
        <w:t>m resolution across the contiguous US, with each raster cell giving a predicted value for the basal area (ft</w:t>
      </w:r>
      <w:r w:rsidR="006E0CA4">
        <w:rPr>
          <w:vertAlign w:val="superscript"/>
        </w:rPr>
        <w:t>2</w:t>
      </w:r>
      <w:r w:rsidR="00197ED8">
        <w:t xml:space="preserve">/acre) of the selected species. The abundance predictions are generated using k-nearest neighbors and canonical correspondence analysis on MODIS imagery, raster data describing relevant environmental parameters, and </w:t>
      </w:r>
      <w:r w:rsidR="00D8211E">
        <w:t xml:space="preserve">Forest Inventory and Analysis (FIA) </w:t>
      </w:r>
      <w:r w:rsidR="00197ED8">
        <w:t>field plot data</w:t>
      </w:r>
      <w:ins w:id="68" w:author="Daniel Foster" w:date="2022-02-15T12:04:00Z">
        <w:r w:rsidR="007108F6">
          <w:t xml:space="preserve"> (CITE)</w:t>
        </w:r>
      </w:ins>
      <w:r w:rsidR="00197ED8">
        <w:t xml:space="preserve">. This continuous raster was converted to a </w:t>
      </w:r>
      <w:r w:rsidR="00197ED8">
        <w:lastRenderedPageBreak/>
        <w:t xml:space="preserve">discrete polygon by first aggregating the resolution from 250m to 3km and filtering to cells where predicted sugar pine basal area was greater </w:t>
      </w:r>
      <w:commentRangeStart w:id="69"/>
      <w:r w:rsidR="00197ED8">
        <w:t>than 0.46 m</w:t>
      </w:r>
      <w:r w:rsidR="00197ED8" w:rsidRPr="007108F6">
        <w:rPr>
          <w:vertAlign w:val="superscript"/>
          <w:rPrChange w:id="70" w:author="Daniel Foster" w:date="2022-02-15T12:04:00Z">
            <w:rPr/>
          </w:rPrChange>
        </w:rPr>
        <w:t>2</w:t>
      </w:r>
      <w:r w:rsidR="00197ED8">
        <w:t>/ha</w:t>
      </w:r>
      <w:commentRangeEnd w:id="69"/>
      <w:r w:rsidR="002626E1">
        <w:rPr>
          <w:rStyle w:val="CommentReference"/>
        </w:rPr>
        <w:commentReference w:id="69"/>
      </w:r>
      <w:r w:rsidR="00197ED8">
        <w:t xml:space="preserve">. </w:t>
      </w:r>
      <w:commentRangeStart w:id="71"/>
      <w:r w:rsidR="00197ED8">
        <w:t xml:space="preserve">This level of aggregation and filtering provided the best combination of sensitivity and specificity when comparing the resulting range polygon against the </w:t>
      </w:r>
      <w:r w:rsidR="00E358D9">
        <w:t xml:space="preserve">actual </w:t>
      </w:r>
      <w:r w:rsidR="00197ED8">
        <w:t xml:space="preserve">presence of sugar pine on FIA plots (at their nominal </w:t>
      </w:r>
      <w:commentRangeStart w:id="72"/>
      <w:r w:rsidR="00197ED8">
        <w:t>locations</w:t>
      </w:r>
      <w:commentRangeEnd w:id="72"/>
      <w:r w:rsidR="001854A2">
        <w:rPr>
          <w:rStyle w:val="CommentReference"/>
        </w:rPr>
        <w:commentReference w:id="72"/>
      </w:r>
      <w:commentRangeEnd w:id="71"/>
      <w:r w:rsidR="002626E1">
        <w:rPr>
          <w:rStyle w:val="CommentReference"/>
        </w:rPr>
        <w:commentReference w:id="71"/>
      </w:r>
      <w:r w:rsidR="00197ED8">
        <w:t>).</w:t>
      </w:r>
    </w:p>
    <w:p w14:paraId="145C8BAB" w14:textId="7C8DAD7C" w:rsidR="00EE5D6E" w:rsidRDefault="00EE5D6E" w:rsidP="00E01957">
      <w:pPr>
        <w:pStyle w:val="Heading2"/>
        <w:spacing w:line="360" w:lineRule="auto"/>
      </w:pPr>
      <w:commentRangeStart w:id="73"/>
      <w:commentRangeStart w:id="74"/>
      <w:r>
        <w:t>Inventory</w:t>
      </w:r>
      <w:commentRangeEnd w:id="73"/>
      <w:r w:rsidR="000B15A1">
        <w:rPr>
          <w:rStyle w:val="CommentReference"/>
          <w:rFonts w:asciiTheme="minorHAnsi" w:eastAsiaTheme="minorHAnsi" w:hAnsiTheme="minorHAnsi" w:cstheme="minorBidi"/>
          <w:color w:val="auto"/>
        </w:rPr>
        <w:commentReference w:id="73"/>
      </w:r>
      <w:commentRangeEnd w:id="74"/>
      <w:r w:rsidR="000B15A1">
        <w:rPr>
          <w:rStyle w:val="CommentReference"/>
          <w:rFonts w:asciiTheme="minorHAnsi" w:eastAsiaTheme="minorHAnsi" w:hAnsiTheme="minorHAnsi" w:cstheme="minorBidi"/>
          <w:color w:val="auto"/>
        </w:rPr>
        <w:commentReference w:id="74"/>
      </w:r>
      <w:r>
        <w:t xml:space="preserve"> </w:t>
      </w:r>
      <w:commentRangeStart w:id="75"/>
      <w:r>
        <w:t>Data</w:t>
      </w:r>
      <w:commentRangeEnd w:id="75"/>
      <w:r w:rsidR="000B15A1">
        <w:rPr>
          <w:rStyle w:val="CommentReference"/>
          <w:rFonts w:asciiTheme="minorHAnsi" w:eastAsiaTheme="minorHAnsi" w:hAnsiTheme="minorHAnsi" w:cstheme="minorBidi"/>
          <w:color w:val="auto"/>
        </w:rPr>
        <w:commentReference w:id="75"/>
      </w:r>
    </w:p>
    <w:p w14:paraId="45A3136F" w14:textId="0BB436C0" w:rsidR="004F3A49" w:rsidRDefault="00197ED8" w:rsidP="00361DD5">
      <w:pPr>
        <w:spacing w:line="360" w:lineRule="auto"/>
        <w:ind w:firstLine="720"/>
      </w:pPr>
      <w:r>
        <w:t>The F</w:t>
      </w:r>
      <w:r w:rsidR="00D8211E">
        <w:t>IA</w:t>
      </w:r>
      <w:r>
        <w:t xml:space="preserve"> plots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FIA plots</w:t>
      </w:r>
      <w:r>
        <w:t xml:space="preserve"> from California, Oregon, and Nevada </w:t>
      </w:r>
      <w:r w:rsidR="00D96875">
        <w:t>restricted</w:t>
      </w:r>
      <w:r>
        <w:t xml:space="preserve"> to the</w:t>
      </w:r>
      <w:r w:rsidR="00D8211E">
        <w:t xml:space="preserve"> </w:t>
      </w:r>
      <w:r>
        <w:t xml:space="preserve">processed sugar pine range map. </w:t>
      </w:r>
      <w:commentRangeStart w:id="76"/>
      <w:r>
        <w:t xml:space="preserve">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commentRangeEnd w:id="76"/>
      <w:r w:rsidR="001854A2">
        <w:rPr>
          <w:rStyle w:val="CommentReference"/>
        </w:rPr>
        <w:commentReference w:id="76"/>
      </w:r>
      <w:r w:rsidR="00D8211E">
        <w:t xml:space="preserve">. </w:t>
      </w:r>
      <w:r>
        <w:t>FIA plots are placed on a hexagonal grid</w:t>
      </w:r>
      <w:r w:rsidR="00D8211E">
        <w:t xml:space="preserve"> </w:t>
      </w:r>
      <w:r>
        <w:t>with a density of approximately 1 plot per 2429 ha. Each plot is revisited once every 10 years. 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a 13.5</w:t>
      </w:r>
      <w:r w:rsidR="00E638E5">
        <w:t xml:space="preserve"> </w:t>
      </w:r>
      <w:r>
        <w:t>m</w:t>
      </w:r>
      <w:r w:rsidR="006E0CA4">
        <w:rPr>
          <w:vertAlign w:val="superscript"/>
        </w:rPr>
        <w:t>2</w:t>
      </w:r>
      <w:r>
        <w:t xml:space="preserve"> microplot, and large trees on an optional 1012</w:t>
      </w:r>
      <w:r w:rsidR="00E638E5">
        <w:t xml:space="preserve"> </w:t>
      </w:r>
      <w:r>
        <w:t>m</w:t>
      </w:r>
      <w:r w:rsidR="006E0CA4">
        <w:rPr>
          <w:vertAlign w:val="superscript"/>
        </w:rPr>
        <w:t>2</w:t>
      </w:r>
      <w:r>
        <w:t xml:space="preserve"> </w:t>
      </w:r>
      <w:proofErr w:type="spellStart"/>
      <w:r>
        <w:t>macroplot</w:t>
      </w:r>
      <w:proofErr w:type="spellEnd"/>
      <w:r>
        <w:t>.</w:t>
      </w:r>
      <w:r w:rsidR="00E638E5">
        <w:t xml:space="preserve"> Data inventoried for each individual stem include the species, live/dead status, DBH, and a “damage agent” code indicating whether some agent (e.g.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r w:rsidR="00D8211E">
        <w:t xml:space="preserve">The smallest stems surveyed (height </w:t>
      </w:r>
      <w:r w:rsidR="006E0CA4">
        <w:rPr>
          <w:rFonts w:cstheme="minorHAnsi"/>
        </w:rPr>
        <w:t>≥</w:t>
      </w:r>
      <w:r w:rsidR="00D8211E">
        <w:t xml:space="preserve"> 0.15</w:t>
      </w:r>
      <w:r w:rsidR="00E638E5">
        <w:t xml:space="preserve"> </w:t>
      </w:r>
      <w:r w:rsidR="00D8211E">
        <w:t>m and DBH</w:t>
      </w:r>
      <w:r w:rsidR="00E638E5">
        <w:t xml:space="preserve"> &lt; 2.54 cm) are not inventoried as individuals but tallied by species</w:t>
      </w:r>
      <w:r w:rsidR="009F5DED">
        <w:t xml:space="preserve"> and remain untagged</w:t>
      </w:r>
      <w:r w:rsidR="00E638E5">
        <w:t xml:space="preserve">. </w:t>
      </w:r>
      <w:r w:rsidR="006E0CA4">
        <w:t>Thus, the individuals which are untagged at the time of the second census are</w:t>
      </w:r>
      <w:r w:rsidR="009F5DED">
        <w:t xml:space="preserve"> </w:t>
      </w:r>
      <w:commentRangeStart w:id="77"/>
      <w:r w:rsidR="009F5DED">
        <w:t xml:space="preserve">either new recruits or were not tagged due to small size at initial measurement. </w:t>
      </w:r>
      <w:commentRangeEnd w:id="77"/>
      <w:r w:rsidR="001854A2">
        <w:rPr>
          <w:rStyle w:val="CommentReference"/>
        </w:rPr>
        <w:commentReference w:id="77"/>
      </w:r>
    </w:p>
    <w:p w14:paraId="7C6AB7C0" w14:textId="52D5AA62" w:rsidR="00E638E5" w:rsidRDefault="00E638E5" w:rsidP="00361DD5">
      <w:pPr>
        <w:spacing w:line="360" w:lineRule="auto"/>
        <w:ind w:firstLine="720"/>
      </w:pPr>
      <w:r>
        <w:t>In a</w:t>
      </w:r>
      <w:r w:rsidR="00361DD5">
        <w:t>ddition to the tree-level data collected, the FIA program also records information about forest conditions, including the presence of significant disturbances (e.g., fire) and the ecological subsection the plot is located within</w:t>
      </w:r>
      <w:r w:rsidR="004F3A49">
        <w:t xml:space="preserve">, and the nominal GPS coordinates of the plot center. For this study </w:t>
      </w:r>
      <w:r w:rsidR="006E0CA4">
        <w:t>we</w:t>
      </w:r>
      <w:r w:rsidR="004F3A49">
        <w:t xml:space="preserve"> selected only the subset of FIA plots whose nominal centers were within the sugar pine range polygon described above. </w:t>
      </w:r>
      <w:commentRangeStart w:id="78"/>
      <w:r w:rsidR="004F3A49">
        <w:t xml:space="preserve">The range polygon was used, rather than simply using all plots where sugar pine was </w:t>
      </w:r>
      <w:proofErr w:type="gramStart"/>
      <w:r w:rsidR="004F3A49">
        <w:t>actually present</w:t>
      </w:r>
      <w:proofErr w:type="gramEnd"/>
      <w:r w:rsidR="004F3A49">
        <w:t xml:space="preserve">, in order to better capture the </w:t>
      </w:r>
      <w:commentRangeStart w:id="79"/>
      <w:r w:rsidR="004F3A49">
        <w:t>rang</w:t>
      </w:r>
      <w:commentRangeEnd w:id="79"/>
      <w:r w:rsidR="002626E1">
        <w:rPr>
          <w:rStyle w:val="CommentReference"/>
        </w:rPr>
        <w:commentReference w:id="79"/>
      </w:r>
      <w:r w:rsidR="004F3A49">
        <w:t>e of environmental conditions existing within sugar pine’s range.</w:t>
      </w:r>
      <w:commentRangeEnd w:id="78"/>
      <w:r w:rsidR="00565CA7">
        <w:rPr>
          <w:rStyle w:val="CommentReference"/>
        </w:rPr>
        <w:commentReference w:id="78"/>
      </w:r>
    </w:p>
    <w:p w14:paraId="6D2A800F" w14:textId="7291FBC8" w:rsidR="004F3A49" w:rsidRDefault="004F3A49" w:rsidP="004F3A49">
      <w:pPr>
        <w:pStyle w:val="Heading2"/>
      </w:pPr>
      <w:r>
        <w:lastRenderedPageBreak/>
        <w:t>Climate Data</w:t>
      </w:r>
    </w:p>
    <w:p w14:paraId="3D48E8C0" w14:textId="31FFC4B4"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w:t>
      </w:r>
      <w:commentRangeStart w:id="80"/>
      <w:r w:rsidR="009509EA">
        <w:t>climatic water deficit (CWD</w:t>
      </w:r>
      <w:commentRangeEnd w:id="80"/>
      <w:r w:rsidR="002626E1">
        <w:rPr>
          <w:rStyle w:val="CommentReference"/>
        </w:rPr>
        <w:commentReference w:id="80"/>
      </w:r>
      <w:r w:rsidR="009509EA">
        <w:t xml:space="preserve">) estimates for each nominal plot location from the </w:t>
      </w:r>
      <w:proofErr w:type="spellStart"/>
      <w:r w:rsidR="009509EA">
        <w:t>TerraClimate</w:t>
      </w:r>
      <w:proofErr w:type="spellEnd"/>
      <w:r w:rsidR="009509EA">
        <w:t xml:space="preserve"> dataset</w:t>
      </w:r>
      <w:r w:rsidR="00B064C4">
        <w:t xml:space="preserve"> </w:t>
      </w:r>
      <w:r w:rsidR="00B064C4">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The </w:t>
      </w:r>
      <w:proofErr w:type="spellStart"/>
      <w:r w:rsidR="009509EA">
        <w:t>TerraClimate</w:t>
      </w:r>
      <w:proofErr w:type="spellEnd"/>
      <w:r w:rsidR="009509EA">
        <w:t xml:space="preserv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w:t>
      </w:r>
      <w:commentRangeStart w:id="81"/>
      <w:r w:rsidR="003C1D45">
        <w:t xml:space="preserve">: First, the </w:t>
      </w:r>
      <w:r w:rsidR="00092713">
        <w:t>2</w:t>
      </w:r>
      <w:r w:rsidR="003C1D45">
        <w:t xml:space="preserve">0-year mean of the annual CWD estimates provides a measure of the usual </w:t>
      </w:r>
      <w:r w:rsidR="00092713">
        <w:t>climatic dryness characteristic of each site</w:t>
      </w:r>
      <w:r w:rsidR="003C1D45">
        <w:t xml:space="preserve">, enabling the comparison of typically-wetter vs. </w:t>
      </w:r>
      <w:proofErr w:type="gramStart"/>
      <w:r w:rsidR="003C1D45">
        <w:t>typically-drier</w:t>
      </w:r>
      <w:proofErr w:type="gramEnd"/>
      <w:r w:rsidR="003C1D45">
        <w:t xml:space="preserve">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commentRangeEnd w:id="81"/>
      <w:r w:rsidR="00565CA7">
        <w:rPr>
          <w:rStyle w:val="CommentReference"/>
        </w:rPr>
        <w:commentReference w:id="81"/>
      </w:r>
    </w:p>
    <w:p w14:paraId="679C1310" w14:textId="670E94E5" w:rsidR="00EE5D6E" w:rsidRDefault="00EE5D6E" w:rsidP="00E01957">
      <w:pPr>
        <w:pStyle w:val="Heading2"/>
        <w:spacing w:line="360" w:lineRule="auto"/>
      </w:pPr>
      <w:r>
        <w:t>Vital Rate</w:t>
      </w:r>
      <w:r w:rsidR="00272B03">
        <w:t>s</w:t>
      </w:r>
      <w:r>
        <w:t xml:space="preserve"> </w:t>
      </w:r>
      <w:commentRangeStart w:id="82"/>
      <w:r w:rsidR="00272B03">
        <w:t>Model</w:t>
      </w:r>
      <w:commentRangeEnd w:id="82"/>
      <w:r w:rsidR="00FE1095">
        <w:rPr>
          <w:rStyle w:val="CommentReference"/>
          <w:rFonts w:asciiTheme="minorHAnsi" w:eastAsiaTheme="minorHAnsi" w:hAnsiTheme="minorHAnsi" w:cstheme="minorBidi"/>
          <w:color w:val="auto"/>
        </w:rPr>
        <w:commentReference w:id="82"/>
      </w:r>
    </w:p>
    <w:p w14:paraId="4D73A20D" w14:textId="53750994" w:rsidR="00D96875" w:rsidRDefault="00304447" w:rsidP="00E01957">
      <w:pPr>
        <w:spacing w:line="360" w:lineRule="auto"/>
      </w:pPr>
      <w:r>
        <w:tab/>
        <w:t xml:space="preserve">The modelling approach for this study broadly follows that described in </w:t>
      </w:r>
      <w:commentRangeStart w:id="83"/>
      <w:r w:rsidR="00B064C4">
        <w:fldChar w:fldCharType="begin" w:fldLock="1"/>
      </w:r>
      <w:r w:rsidR="002C19B3">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B064C4">
        <w:fldChar w:fldCharType="separate"/>
      </w:r>
      <w:r w:rsidR="00EB4A84" w:rsidRPr="00EB4A84">
        <w:rPr>
          <w:noProof/>
        </w:rPr>
        <w:t xml:space="preserve">(Shriver </w:t>
      </w:r>
      <w:r w:rsidR="00EB4A84" w:rsidRPr="00EB4A84">
        <w:rPr>
          <w:i/>
          <w:noProof/>
        </w:rPr>
        <w:t>et al.</w:t>
      </w:r>
      <w:r w:rsidR="00EB4A84" w:rsidRPr="00EB4A84">
        <w:rPr>
          <w:noProof/>
        </w:rPr>
        <w:t>, 2021)</w:t>
      </w:r>
      <w:r w:rsidR="00B064C4">
        <w:fldChar w:fldCharType="end"/>
      </w:r>
      <w:commentRangeEnd w:id="83"/>
      <w:r w:rsidR="007108F6">
        <w:rPr>
          <w:rStyle w:val="CommentReference"/>
        </w:rPr>
        <w:commentReference w:id="83"/>
      </w:r>
      <w:r w:rsidR="00B064C4">
        <w:t xml:space="preserve">, </w:t>
      </w:r>
      <w:r w:rsidR="005F02B2">
        <w:t xml:space="preserve">and the following </w:t>
      </w:r>
      <w:commentRangeStart w:id="84"/>
      <w:r w:rsidR="005F02B2">
        <w:t xml:space="preserve">description paraphrases </w:t>
      </w:r>
      <w:commentRangeEnd w:id="84"/>
      <w:r w:rsidR="00565CA7">
        <w:rPr>
          <w:rStyle w:val="CommentReference"/>
        </w:rPr>
        <w:commentReference w:id="84"/>
      </w:r>
      <w:r w:rsidR="005F02B2">
        <w:t>their methods except where the details of implementation differed for this study</w:t>
      </w:r>
      <w:r w:rsidR="00D96875">
        <w:t>. This study models three vital demographic rates for sugar pine as functions of individual states and environmental covariates. The vital rates modeled are s</w:t>
      </w:r>
      <w:r w:rsidR="000B2974">
        <w:t xml:space="preserve">urvival, growth, and recruitment. The </w:t>
      </w:r>
      <w:r w:rsidR="00BC7D86">
        <w:t>sub</w:t>
      </w:r>
      <w:r w:rsidR="00826123">
        <w:t xml:space="preserve"> </w:t>
      </w:r>
      <w:r w:rsidR="000B2974">
        <w:t>model for survival is:</w:t>
      </w:r>
    </w:p>
    <w:p w14:paraId="2CA2532D" w14:textId="1A4D1B17" w:rsidR="00EB1B4C" w:rsidRDefault="00EB1B4C" w:rsidP="00EB1B4C">
      <w:pPr>
        <w:pStyle w:val="Caption"/>
        <w:keepNext/>
      </w:pPr>
      <w:bookmarkStart w:id="85" w:name="_Ref93659669"/>
      <w:r>
        <w:t xml:space="preserve">Equation </w:t>
      </w:r>
      <w:r w:rsidR="00DB4E95">
        <w:fldChar w:fldCharType="begin"/>
      </w:r>
      <w:r w:rsidR="00DB4E95">
        <w:instrText xml:space="preserve"> SEQ Equation \* ARABIC </w:instrText>
      </w:r>
      <w:r w:rsidR="00DB4E95">
        <w:fldChar w:fldCharType="separate"/>
      </w:r>
      <w:r w:rsidR="0021304E">
        <w:rPr>
          <w:noProof/>
        </w:rPr>
        <w:t>1</w:t>
      </w:r>
      <w:r w:rsidR="00DB4E95">
        <w:rPr>
          <w:noProof/>
        </w:rPr>
        <w:fldChar w:fldCharType="end"/>
      </w:r>
      <w:bookmarkEnd w:id="85"/>
    </w:p>
    <w:p w14:paraId="17EAD06B" w14:textId="72C4E03A" w:rsidR="000B2974" w:rsidRPr="000B2974" w:rsidRDefault="00DB4E95"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 t+1</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i,t+1</m:t>
                  </m:r>
                </m:sub>
              </m:sSub>
            </m:e>
          </m:d>
        </m:oMath>
      </m:oMathPara>
    </w:p>
    <w:p w14:paraId="3A410EEC" w14:textId="2C742D71" w:rsidR="00EB1B4C" w:rsidRDefault="00EB1B4C" w:rsidP="00EB1B4C">
      <w:pPr>
        <w:pStyle w:val="Caption"/>
        <w:keepNext/>
      </w:pPr>
      <w:bookmarkStart w:id="86" w:name="_Ref93579342"/>
      <w:r>
        <w:t xml:space="preserve">Equation </w:t>
      </w:r>
      <w:r w:rsidR="00DB4E95">
        <w:fldChar w:fldCharType="begin"/>
      </w:r>
      <w:r w:rsidR="00DB4E95">
        <w:instrText xml:space="preserve"> SEQ Equation \* ARABIC </w:instrText>
      </w:r>
      <w:r w:rsidR="00DB4E95">
        <w:fldChar w:fldCharType="separate"/>
      </w:r>
      <w:r w:rsidR="0021304E">
        <w:rPr>
          <w:noProof/>
        </w:rPr>
        <w:t>2</w:t>
      </w:r>
      <w:r w:rsidR="00DB4E95">
        <w:rPr>
          <w:noProof/>
        </w:rPr>
        <w:fldChar w:fldCharType="end"/>
      </w:r>
      <w:bookmarkEnd w:id="86"/>
    </w:p>
    <w:p w14:paraId="33C7DBC4" w14:textId="68546FBC"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i,t+1</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(s)k[i]</m:t>
              </m:r>
            </m:sub>
          </m:sSub>
        </m:oMath>
      </m:oMathPara>
    </w:p>
    <w:p w14:paraId="3425D74A" w14:textId="0FC4AAC5" w:rsidR="00A06CE3" w:rsidRDefault="00A06CE3"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i,t+1</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t+1</m:t>
        </m:r>
      </m:oMath>
      <w:r>
        <w:rPr>
          <w:rFonts w:eastAsiaTheme="minorEastAsia"/>
        </w:rPr>
        <w:t xml:space="preserve">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i,t+1</m:t>
            </m:r>
          </m:sub>
        </m:sSub>
      </m:oMath>
      <w:r w:rsidR="00BC7D86">
        <w:rPr>
          <w:rFonts w:eastAsiaTheme="minorEastAsia"/>
        </w:rPr>
        <w:t xml:space="preserve"> is the probability of survival from time </w:t>
      </w:r>
      <m:oMath>
        <m:r>
          <w:rPr>
            <w:rFonts w:ascii="Cambria Math" w:eastAsiaTheme="minorEastAsia" w:hAnsi="Cambria Math"/>
          </w:rPr>
          <m:t>t</m:t>
        </m:r>
      </m:oMath>
      <w:r w:rsidR="00BC7D86">
        <w:rPr>
          <w:rFonts w:eastAsiaTheme="minorEastAsia"/>
        </w:rPr>
        <w:t xml:space="preserve"> to time </w:t>
      </w:r>
      <m:oMath>
        <m:r>
          <w:rPr>
            <w:rFonts w:ascii="Cambria Math" w:eastAsiaTheme="minorEastAsia" w:hAnsi="Cambria Math"/>
          </w:rPr>
          <m:t>t+1</m:t>
        </m:r>
      </m:oMath>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vector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w:t>
      </w:r>
      <w:commentRangeStart w:id="87"/>
      <w:r w:rsidR="00296C3D">
        <w:rPr>
          <w:rFonts w:eastAsiaTheme="minorEastAsia"/>
        </w:rPr>
        <w:lastRenderedPageBreak/>
        <w:t xml:space="preserve">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w:t>
      </w:r>
      <w:commentRangeEnd w:id="87"/>
      <w:r w:rsidR="00A22F02">
        <w:rPr>
          <w:rStyle w:val="CommentReference"/>
        </w:rPr>
        <w:commentReference w:id="87"/>
      </w:r>
      <w:r w:rsidR="00296C3D">
        <w:rPr>
          <w:rFonts w:eastAsiaTheme="minorEastAsia"/>
        </w:rPr>
        <w:t xml:space="preserve">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07B04588"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 time </w:t>
      </w:r>
      <m:oMath>
        <m:r>
          <w:rPr>
            <w:rFonts w:ascii="Cambria Math" w:eastAsiaTheme="minorEastAsia" w:hAnsi="Cambria Math"/>
          </w:rPr>
          <m:t>t</m:t>
        </m:r>
      </m:oMath>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 xml:space="preserve">, </w:t>
      </w:r>
      <w:r w:rsidR="0030686A">
        <w:rPr>
          <w:rFonts w:eastAsiaTheme="minorEastAsia"/>
        </w:rPr>
        <w:t xml:space="preserve">a binary flag indicating whether the individual’s subplot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subplot displayed signs of white pine blister rust infection at time </w:t>
      </w:r>
      <m:oMath>
        <m:r>
          <w:rPr>
            <w:rFonts w:ascii="Cambria Math" w:eastAsiaTheme="minorEastAsia" w:hAnsi="Cambria Math"/>
          </w:rPr>
          <m:t>t</m:t>
        </m:r>
      </m:oMath>
      <w:r w:rsidR="00C34525">
        <w:rPr>
          <w:rFonts w:eastAsiaTheme="minorEastAsia"/>
        </w:rPr>
        <w:t xml:space="preserve"> (</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subplot-level basal area at time </w:t>
      </w:r>
      <m:oMath>
        <m:r>
          <w:rPr>
            <w:rFonts w:ascii="Cambria Math" w:eastAsiaTheme="minorEastAsia" w:hAnsi="Cambria Math"/>
          </w:rPr>
          <m:t>t</m:t>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and all other variables (</w:t>
      </w:r>
      <m:oMath>
        <m:r>
          <w:rPr>
            <w:rFonts w:ascii="Cambria Math" w:eastAsiaTheme="minorEastAsia" w:hAnsi="Cambria Math"/>
          </w:rPr>
          <m:t>DBH×FIRE</m:t>
        </m:r>
      </m:oMath>
      <w:r w:rsidR="00B95D6C">
        <w:rPr>
          <w:rFonts w:eastAsiaTheme="minorEastAsia"/>
        </w:rPr>
        <w:t xml:space="preserve">, </w:t>
      </w:r>
      <m:oMath>
        <m:r>
          <w:rPr>
            <w:rFonts w:ascii="Cambria Math" w:eastAsiaTheme="minorEastAsia" w:hAnsi="Cambria Math"/>
          </w:rPr>
          <m:t>DBH×WPBR</m:t>
        </m:r>
      </m:oMath>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r>
          <w:rPr>
            <w:rFonts w:ascii="Cambria Math" w:eastAsiaTheme="minorEastAsia" w:hAnsi="Cambria Math"/>
          </w:rPr>
          <m:t>DBH×DROUGHT</m:t>
        </m:r>
      </m:oMath>
      <w:r w:rsidR="00B95D6C">
        <w:rPr>
          <w:rFonts w:eastAsiaTheme="minorEastAsia"/>
        </w:rPr>
        <w:t xml:space="preserve">, and </w:t>
      </w:r>
      <m:oMath>
        <m:r>
          <w:rPr>
            <w:rFonts w:ascii="Cambria Math" w:eastAsiaTheme="minorEastAsia" w:hAnsi="Cambria Math"/>
          </w:rPr>
          <m:t>DBH×DRYNESS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r>
        <w:rPr>
          <w:rFonts w:eastAsiaTheme="minorEastAsia"/>
        </w:rPr>
        <w:t>Meters were selected as the unit for DBH to facilitat</w:t>
      </w:r>
      <w:r w:rsidR="0030686A">
        <w:rPr>
          <w:rFonts w:eastAsiaTheme="minorEastAsia"/>
        </w:rPr>
        <w:t xml:space="preserve">e parameter estimation </w:t>
      </w:r>
      <w:r w:rsidR="00B95D6C">
        <w:rPr>
          <w:rFonts w:eastAsiaTheme="minorEastAsia"/>
        </w:rPr>
        <w:t xml:space="preserve">and interpretation </w:t>
      </w:r>
      <w:r w:rsidR="0030686A">
        <w:rPr>
          <w:rFonts w:eastAsiaTheme="minorEastAsia"/>
        </w:rPr>
        <w:t>by keeping all variables on a similar scale.</w:t>
      </w:r>
      <w:r w:rsidR="00B95D6C">
        <w:rPr>
          <w:rFonts w:eastAsiaTheme="minorEastAsia"/>
        </w:rPr>
        <w:t xml:space="preserve"> </w:t>
      </w:r>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6B02DA07" w:rsidR="00EB1B4C" w:rsidRDefault="00EB1B4C" w:rsidP="00EB1B4C">
      <w:pPr>
        <w:pStyle w:val="Caption"/>
        <w:keepNext/>
      </w:pPr>
      <w:r>
        <w:t xml:space="preserve">Equation </w:t>
      </w:r>
      <w:r w:rsidR="00DB4E95">
        <w:fldChar w:fldCharType="begin"/>
      </w:r>
      <w:r w:rsidR="00DB4E95">
        <w:instrText xml:space="preserve"> SEQ Equation \* ARABIC </w:instrText>
      </w:r>
      <w:r w:rsidR="00DB4E95">
        <w:fldChar w:fldCharType="separate"/>
      </w:r>
      <w:r w:rsidR="0021304E">
        <w:rPr>
          <w:noProof/>
        </w:rPr>
        <w:t>3</w:t>
      </w:r>
      <w:r w:rsidR="00DB4E95">
        <w:rPr>
          <w:noProof/>
        </w:rPr>
        <w:fldChar w:fldCharType="end"/>
      </w:r>
    </w:p>
    <w:p w14:paraId="63FCE82D" w14:textId="47DEAC8D" w:rsidR="00F30DE4" w:rsidRPr="00880C94" w:rsidRDefault="00DB4E95"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26104AFC" w:rsidR="00EB1B4C" w:rsidRDefault="00EB1B4C" w:rsidP="00EB1B4C">
      <w:pPr>
        <w:pStyle w:val="Caption"/>
        <w:keepNext/>
      </w:pPr>
      <w:bookmarkStart w:id="88" w:name="_Ref93578923"/>
      <w:r>
        <w:t xml:space="preserve">Equation </w:t>
      </w:r>
      <w:r w:rsidR="00DB4E95">
        <w:fldChar w:fldCharType="begin"/>
      </w:r>
      <w:r w:rsidR="00DB4E95">
        <w:instrText xml:space="preserve"> SEQ Equation \* ARABIC </w:instrText>
      </w:r>
      <w:r w:rsidR="00DB4E95">
        <w:fldChar w:fldCharType="separate"/>
      </w:r>
      <w:r w:rsidR="0021304E">
        <w:rPr>
          <w:noProof/>
        </w:rPr>
        <w:t>4</w:t>
      </w:r>
      <w:r w:rsidR="00DB4E95">
        <w:rPr>
          <w:noProof/>
        </w:rPr>
        <w:fldChar w:fldCharType="end"/>
      </w:r>
      <w:bookmarkEnd w:id="88"/>
    </w:p>
    <w:p w14:paraId="29CA2B75" w14:textId="7C04E68D" w:rsidR="00283D34" w:rsidRPr="00283D34" w:rsidRDefault="00DB4E95"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i,t+1</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(z)k[i]</m:t>
              </m:r>
            </m:sub>
          </m:sSub>
          <m:r>
            <w:rPr>
              <w:rFonts w:ascii="Cambria Math" w:hAnsi="Cambria Math"/>
            </w:rPr>
            <m:t xml:space="preserve"> </m:t>
          </m:r>
        </m:oMath>
      </m:oMathPara>
    </w:p>
    <w:p w14:paraId="630D9E57" w14:textId="3908572A" w:rsidR="00283D34" w:rsidRDefault="00283D34"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i,t+1</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t+1</m:t>
        </m:r>
      </m:oMath>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vector </w:t>
      </w:r>
      <w:commentRangeStart w:id="89"/>
      <w:r>
        <w:rPr>
          <w:rFonts w:eastAsiaTheme="minorEastAsia"/>
        </w:rPr>
        <w:t>of</w:t>
      </w:r>
      <w:commentRangeEnd w:id="89"/>
      <w:r w:rsidR="00DF0297">
        <w:rPr>
          <w:rStyle w:val="CommentReference"/>
        </w:rPr>
        <w:commentReference w:id="89"/>
      </w:r>
      <w:r>
        <w:rPr>
          <w:rFonts w:eastAsiaTheme="minorEastAsia"/>
        </w:rPr>
        <w:t xml:space="preserve"> the same fixed effects coefficients used in the survival sub model,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p>
    <w:p w14:paraId="1004C56C" w14:textId="4368909D" w:rsidR="005D154F" w:rsidRDefault="005D154F" w:rsidP="00E01957">
      <w:pPr>
        <w:spacing w:line="360" w:lineRule="auto"/>
        <w:rPr>
          <w:rFonts w:eastAsiaTheme="minorEastAsia"/>
        </w:rPr>
      </w:pPr>
      <w:r>
        <w:rPr>
          <w:rFonts w:eastAsiaTheme="minorEastAsia"/>
        </w:rPr>
        <w:tab/>
        <w:t>As noted in</w:t>
      </w:r>
      <w:r w:rsidR="00B064C4">
        <w:rPr>
          <w:rFonts w:eastAsiaTheme="minorEastAsia"/>
        </w:rPr>
        <w:t xml:space="preserve"> </w:t>
      </w:r>
      <w:commentRangeStart w:id="90"/>
      <w:r w:rsidR="00B064C4">
        <w:rPr>
          <w:rFonts w:eastAsiaTheme="minorEastAsia"/>
        </w:rPr>
        <w:fldChar w:fldCharType="begin" w:fldLock="1"/>
      </w:r>
      <w:r w:rsidR="002C19B3">
        <w:rPr>
          <w:rFonts w:eastAsiaTheme="minorEastAsia"/>
        </w:rPr>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B064C4">
        <w:rPr>
          <w:rFonts w:eastAsiaTheme="minorEastAsia"/>
        </w:rPr>
        <w:fldChar w:fldCharType="separate"/>
      </w:r>
      <w:r w:rsidR="00EB4A84" w:rsidRPr="00EB4A84">
        <w:rPr>
          <w:rFonts w:eastAsiaTheme="minorEastAsia"/>
          <w:noProof/>
        </w:rPr>
        <w:t xml:space="preserve">(Shriver </w:t>
      </w:r>
      <w:r w:rsidR="00EB4A84" w:rsidRPr="00EB4A84">
        <w:rPr>
          <w:rFonts w:eastAsiaTheme="minorEastAsia"/>
          <w:i/>
          <w:noProof/>
        </w:rPr>
        <w:t>et al.</w:t>
      </w:r>
      <w:r w:rsidR="00EB4A84" w:rsidRPr="00EB4A84">
        <w:rPr>
          <w:rFonts w:eastAsiaTheme="minorEastAsia"/>
          <w:noProof/>
        </w:rPr>
        <w:t>, 2021)</w:t>
      </w:r>
      <w:r w:rsidR="00B064C4">
        <w:rPr>
          <w:rFonts w:eastAsiaTheme="minorEastAsia"/>
        </w:rPr>
        <w:fldChar w:fldCharType="end"/>
      </w:r>
      <w:r>
        <w:rPr>
          <w:rFonts w:eastAsiaTheme="minorEastAsia"/>
        </w:rPr>
        <w:t xml:space="preserve">, </w:t>
      </w:r>
      <w:commentRangeEnd w:id="90"/>
      <w:r w:rsidR="007108F6">
        <w:rPr>
          <w:rStyle w:val="CommentReference"/>
        </w:rPr>
        <w:commentReference w:id="90"/>
      </w:r>
      <w:r>
        <w:rPr>
          <w:rFonts w:eastAsiaTheme="minorEastAsia"/>
        </w:rPr>
        <w:t xml:space="preserve">analysis of recruitment is complicated by the fact that seedlings (stems whose </w:t>
      </w:r>
      <w:r>
        <w:t>height &gt;= 0.15 m and DBH &lt; 2.54 cm) are not individually surveyed</w:t>
      </w:r>
      <w:r w:rsidR="009F5DED">
        <w:t xml:space="preserve"> and tagged</w:t>
      </w:r>
      <w:r>
        <w:t xml:space="preserve">, but instead tallied by species. Thus, there is uncertainty as to which of the seedlings present at time </w:t>
      </w:r>
      <m:oMath>
        <m:r>
          <w:rPr>
            <w:rFonts w:ascii="Cambria Math" w:hAnsi="Cambria Math"/>
          </w:rPr>
          <m:t>t+1</m:t>
        </m:r>
      </m:oMath>
      <w:r>
        <w:rPr>
          <w:rFonts w:eastAsiaTheme="minorEastAsia"/>
        </w:rPr>
        <w:t xml:space="preserve"> are true new recruits (vs. individuals which were already present at time </w:t>
      </w:r>
      <m:oMath>
        <m:r>
          <w:rPr>
            <w:rFonts w:ascii="Cambria Math" w:eastAsiaTheme="minorEastAsia" w:hAnsi="Cambria Math"/>
          </w:rPr>
          <m:t>t</m:t>
        </m:r>
      </m:oMath>
      <w:r>
        <w:rPr>
          <w:rFonts w:eastAsiaTheme="minorEastAsia"/>
        </w:rPr>
        <w:t xml:space="preserve">). I followed </w:t>
      </w:r>
      <w:commentRangeStart w:id="91"/>
      <w:r>
        <w:rPr>
          <w:rFonts w:eastAsiaTheme="minorEastAsia"/>
        </w:rPr>
        <w:t xml:space="preserve">Shriver et al.’s </w:t>
      </w:r>
      <w:commentRangeEnd w:id="91"/>
      <w:r w:rsidR="007108F6">
        <w:rPr>
          <w:rStyle w:val="CommentReference"/>
        </w:rPr>
        <w:commentReference w:id="91"/>
      </w:r>
      <w:r>
        <w:rPr>
          <w:rFonts w:eastAsiaTheme="minorEastAsia"/>
        </w:rPr>
        <w:t xml:space="preserve">approach to address this issue by building a recruitment model which is itself an integral projection </w:t>
      </w:r>
      <w:r>
        <w:rPr>
          <w:rFonts w:eastAsiaTheme="minorEastAsia"/>
        </w:rPr>
        <w:lastRenderedPageBreak/>
        <w:t>model estimating the survival</w:t>
      </w:r>
      <w:r w:rsidR="00481D04">
        <w:rPr>
          <w:rFonts w:eastAsiaTheme="minorEastAsia"/>
        </w:rPr>
        <w:t>, growth, and recruitment of seedlings and saplings (all stems &lt; 2</w:t>
      </w:r>
      <w:ins w:id="92" w:author="j battles" w:date="2022-02-14T05:49:00Z">
        <w:r w:rsidR="00DF0297">
          <w:rPr>
            <w:rFonts w:eastAsiaTheme="minorEastAsia"/>
          </w:rPr>
          <w:t>.54</w:t>
        </w:r>
      </w:ins>
      <w:del w:id="93" w:author="j battles" w:date="2022-02-14T05:49:00Z">
        <w:r w:rsidR="00481D04" w:rsidDel="00DF0297">
          <w:rPr>
            <w:rFonts w:eastAsiaTheme="minorEastAsia"/>
          </w:rPr>
          <w:delText>5.4</w:delText>
        </w:r>
      </w:del>
      <w:r w:rsidR="00481D04">
        <w:rPr>
          <w:rFonts w:eastAsiaTheme="minorEastAsia"/>
        </w:rPr>
        <w:t xml:space="preserve"> cm DBH). In this way, the (uncertain) number of new recruits on a subplot can be estimated based on a count of the</w:t>
      </w:r>
      <w:r w:rsidR="008F0ED0">
        <w:rPr>
          <w:rFonts w:eastAsiaTheme="minorEastAsia"/>
        </w:rPr>
        <w:t xml:space="preserve"> untagged</w:t>
      </w:r>
      <w:r w:rsidR="00481D04">
        <w:rPr>
          <w:rFonts w:eastAsiaTheme="minorEastAsia"/>
        </w:rPr>
        <w:t xml:space="preserve"> seedlings and saplings and estimated (from the survival and growth sub models) rates of growth and survival among pre-existing seedlings and saplings. The recruitment sub model is described briefly below,</w:t>
      </w:r>
      <w:r w:rsidR="005F02B2">
        <w:rPr>
          <w:rFonts w:eastAsiaTheme="minorEastAsia"/>
        </w:rPr>
        <w:t xml:space="preserve"> </w:t>
      </w:r>
      <w:commentRangeStart w:id="94"/>
      <w:commentRangeStart w:id="95"/>
      <w:r w:rsidR="005F02B2">
        <w:rPr>
          <w:rFonts w:eastAsiaTheme="minorEastAsia"/>
        </w:rPr>
        <w:t xml:space="preserve">paraphrasing </w:t>
      </w:r>
      <w:r w:rsidR="005D180E">
        <w:rPr>
          <w:rFonts w:eastAsiaTheme="minorEastAsia"/>
        </w:rPr>
        <w:fldChar w:fldCharType="begin" w:fldLock="1"/>
      </w:r>
      <w:r w:rsidR="002C19B3">
        <w:rPr>
          <w:rFonts w:eastAsiaTheme="minorEastAsia"/>
        </w:rPr>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5D180E">
        <w:rPr>
          <w:rFonts w:eastAsiaTheme="minorEastAsia"/>
        </w:rPr>
        <w:fldChar w:fldCharType="separate"/>
      </w:r>
      <w:r w:rsidR="00EB4A84" w:rsidRPr="00EB4A84">
        <w:rPr>
          <w:rFonts w:eastAsiaTheme="minorEastAsia"/>
          <w:noProof/>
        </w:rPr>
        <w:t xml:space="preserve">(Shriver </w:t>
      </w:r>
      <w:r w:rsidR="00EB4A84" w:rsidRPr="00EB4A84">
        <w:rPr>
          <w:rFonts w:eastAsiaTheme="minorEastAsia"/>
          <w:i/>
          <w:noProof/>
        </w:rPr>
        <w:t>et al.</w:t>
      </w:r>
      <w:r w:rsidR="00EB4A84" w:rsidRPr="00EB4A84">
        <w:rPr>
          <w:rFonts w:eastAsiaTheme="minorEastAsia"/>
          <w:noProof/>
        </w:rPr>
        <w:t>, 2021)</w:t>
      </w:r>
      <w:r w:rsidR="005D180E">
        <w:rPr>
          <w:rFonts w:eastAsiaTheme="minorEastAsia"/>
        </w:rPr>
        <w:fldChar w:fldCharType="end"/>
      </w:r>
      <w:commentRangeEnd w:id="94"/>
      <w:r w:rsidR="00DF0297">
        <w:rPr>
          <w:rStyle w:val="CommentReference"/>
        </w:rPr>
        <w:commentReference w:id="94"/>
      </w:r>
      <w:r w:rsidR="005F02B2">
        <w:rPr>
          <w:rFonts w:eastAsiaTheme="minorEastAsia"/>
        </w:rPr>
        <w:t>,</w:t>
      </w:r>
      <w:r w:rsidR="00481D04">
        <w:rPr>
          <w:rFonts w:eastAsiaTheme="minorEastAsia"/>
        </w:rPr>
        <w:t xml:space="preserve"> </w:t>
      </w:r>
      <w:commentRangeEnd w:id="95"/>
      <w:r w:rsidR="007108F6">
        <w:rPr>
          <w:rStyle w:val="CommentReference"/>
        </w:rPr>
        <w:commentReference w:id="95"/>
      </w:r>
      <w:r w:rsidR="00481D04">
        <w:rPr>
          <w:rFonts w:eastAsiaTheme="minorEastAsia"/>
        </w:rPr>
        <w:t>and readers are directed to</w:t>
      </w:r>
      <w:r w:rsidR="005D180E">
        <w:rPr>
          <w:rFonts w:eastAsiaTheme="minorEastAsia"/>
        </w:rPr>
        <w:t xml:space="preserve"> that text f</w:t>
      </w:r>
      <w:r w:rsidR="00481D04">
        <w:rPr>
          <w:rFonts w:eastAsiaTheme="minorEastAsia"/>
        </w:rPr>
        <w:t xml:space="preserve">or more details. </w:t>
      </w:r>
    </w:p>
    <w:p w14:paraId="50C9C237" w14:textId="78DB7DB8" w:rsidR="00481D04" w:rsidRDefault="00481D04" w:rsidP="00E01957">
      <w:pPr>
        <w:spacing w:line="360" w:lineRule="auto"/>
        <w:rPr>
          <w:rFonts w:eastAsiaTheme="minorEastAsia"/>
        </w:rPr>
      </w:pPr>
      <w:r>
        <w:rPr>
          <w:rFonts w:eastAsiaTheme="minorEastAsia"/>
        </w:rPr>
        <w:tab/>
        <w:t>The response distribution for the recruitment sub model is:</w:t>
      </w:r>
    </w:p>
    <w:p w14:paraId="685C303F" w14:textId="19500925" w:rsidR="00EB1B4C" w:rsidRDefault="00EB1B4C" w:rsidP="00EB1B4C">
      <w:pPr>
        <w:pStyle w:val="Caption"/>
        <w:keepNext/>
      </w:pPr>
      <w:r>
        <w:t xml:space="preserve">Equation </w:t>
      </w:r>
      <w:r w:rsidR="00DB4E95">
        <w:fldChar w:fldCharType="begin"/>
      </w:r>
      <w:r w:rsidR="00DB4E95">
        <w:instrText xml:space="preserve"> SEQ Equation \* ARABIC </w:instrText>
      </w:r>
      <w:r w:rsidR="00DB4E95">
        <w:fldChar w:fldCharType="separate"/>
      </w:r>
      <w:r w:rsidR="0021304E">
        <w:rPr>
          <w:noProof/>
        </w:rPr>
        <w:t>5</w:t>
      </w:r>
      <w:r w:rsidR="00DB4E95">
        <w:rPr>
          <w:noProof/>
        </w:rPr>
        <w:fldChar w:fldCharType="end"/>
      </w:r>
    </w:p>
    <w:p w14:paraId="17730052" w14:textId="411CC77D" w:rsidR="00481D04" w:rsidRPr="004A6BFC" w:rsidRDefault="00DB4E95"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rPr>
                  <w:rFonts w:ascii="Cambria Math" w:hAnsi="Cambria Math"/>
                </w:rPr>
                <m:t>l,t+1</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l,t+1</m:t>
              </m:r>
            </m:sub>
          </m:sSub>
          <m:r>
            <w:rPr>
              <w:rFonts w:ascii="Cambria Math" w:hAnsi="Cambria Math"/>
            </w:rPr>
            <m:t>∙a,κ</m:t>
          </m:r>
          <m:r>
            <w:rPr>
              <w:rFonts w:ascii="Cambria Math" w:eastAsiaTheme="minorEastAsia" w:hAnsi="Cambria Math"/>
            </w:rPr>
            <m:t>)</m:t>
          </m:r>
        </m:oMath>
      </m:oMathPara>
    </w:p>
    <w:p w14:paraId="4B036C5F" w14:textId="0D747792" w:rsidR="00C56685" w:rsidRDefault="004A6BFC"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l,t+1</m:t>
            </m:r>
          </m:sub>
        </m:sSub>
      </m:oMath>
      <w:r>
        <w:rPr>
          <w:rFonts w:eastAsiaTheme="minorEastAsia"/>
        </w:rPr>
        <w:t xml:space="preserve"> is a </w:t>
      </w:r>
      <m:oMath>
        <m:r>
          <w:rPr>
            <w:rFonts w:ascii="Cambria Math" w:eastAsiaTheme="minorEastAsia" w:hAnsi="Cambria Math"/>
          </w:rPr>
          <m:t>2×1</m:t>
        </m:r>
      </m:oMath>
      <w:r>
        <w:rPr>
          <w:rFonts w:eastAsiaTheme="minorEastAsia"/>
        </w:rPr>
        <w:t xml:space="preserve"> vector giving the observed count</w:t>
      </w:r>
      <w:r w:rsidR="009F5DED">
        <w:rPr>
          <w:rFonts w:eastAsiaTheme="minorEastAsia"/>
        </w:rPr>
        <w:t>s</w:t>
      </w:r>
      <w:r>
        <w:rPr>
          <w:rFonts w:eastAsiaTheme="minorEastAsia"/>
        </w:rPr>
        <w:t xml:space="preserve"> of</w:t>
      </w:r>
      <w:r w:rsidR="009F5DED">
        <w:rPr>
          <w:rFonts w:eastAsiaTheme="minorEastAsia"/>
        </w:rPr>
        <w:t xml:space="preserve"> untagged</w:t>
      </w:r>
      <w:r>
        <w:rPr>
          <w:rFonts w:eastAsiaTheme="minorEastAsia"/>
        </w:rPr>
        <w:t xml:space="preserve"> individuals in the smallest two size classes (0-12.7 cm DBH and 12.7-25.4 cm DBH), which </w:t>
      </w:r>
      <w:r w:rsidR="009F5DED">
        <w:rPr>
          <w:rFonts w:eastAsiaTheme="minorEastAsia"/>
        </w:rPr>
        <w:t>are</w:t>
      </w:r>
      <w:r>
        <w:rPr>
          <w:rFonts w:eastAsiaTheme="minorEastAsia"/>
        </w:rPr>
        <w:t xml:space="preserve"> composed of both new recruits and </w:t>
      </w:r>
      <w:r w:rsidR="009F5DED">
        <w:rPr>
          <w:rFonts w:eastAsiaTheme="minorEastAsia"/>
        </w:rPr>
        <w:t>individuals which were present but untagged due to their small size at the initial measurement</w:t>
      </w:r>
      <w:r>
        <w:rPr>
          <w:rFonts w:eastAsiaTheme="minorEastAsia"/>
        </w:rPr>
        <w:t xml:space="preserve">, on subplot </w:t>
      </w:r>
      <m:oMath>
        <m:r>
          <w:rPr>
            <w:rFonts w:ascii="Cambria Math" w:eastAsiaTheme="minorEastAsia" w:hAnsi="Cambria Math"/>
          </w:rPr>
          <m:t>l</m:t>
        </m:r>
      </m:oMath>
      <w:r>
        <w:rPr>
          <w:rFonts w:eastAsiaTheme="minorEastAsia"/>
        </w:rPr>
        <w:t xml:space="preserve"> at time </w:t>
      </w:r>
      <m:oMath>
        <m:r>
          <w:rPr>
            <w:rFonts w:ascii="Cambria Math" w:eastAsiaTheme="minorEastAsia" w:hAnsi="Cambria Math"/>
          </w:rPr>
          <m:t>t+1</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l,t+1</m:t>
            </m:r>
          </m:sub>
        </m:sSub>
      </m:oMath>
      <w:r>
        <w:rPr>
          <w:rFonts w:eastAsiaTheme="minorEastAsia"/>
        </w:rPr>
        <w:t xml:space="preserve"> is a </w:t>
      </w:r>
      <m:oMath>
        <m:r>
          <w:rPr>
            <w:rFonts w:ascii="Cambria Math" w:eastAsiaTheme="minorEastAsia" w:hAnsi="Cambria Math"/>
          </w:rPr>
          <m:t>2×1</m:t>
        </m:r>
      </m:oMath>
      <w:r>
        <w:rPr>
          <w:rFonts w:eastAsiaTheme="minorEastAsia"/>
        </w:rPr>
        <w:t xml:space="preserve"> vector of area-standardized occurrence rates</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is a </w:t>
      </w:r>
      <m:oMath>
        <m:r>
          <w:rPr>
            <w:rFonts w:ascii="Cambria Math" w:eastAsiaTheme="minorEastAsia" w:hAnsi="Cambria Math"/>
          </w:rPr>
          <m:t>2×1</m:t>
        </m:r>
      </m:oMath>
      <w:r w:rsidR="005F02B2">
        <w:rPr>
          <w:rFonts w:eastAsiaTheme="minorEastAsia"/>
        </w:rPr>
        <w:t xml:space="preserve"> vector giving the total subplot area surveyed for each size class, and </w:t>
      </w:r>
      <m:oMath>
        <m:r>
          <w:rPr>
            <w:rFonts w:ascii="Cambria Math" w:eastAsiaTheme="minorEastAsia" w:hAnsi="Cambria Math"/>
          </w:rPr>
          <m:t>κ</m:t>
        </m:r>
      </m:oMath>
      <w:r w:rsidR="005F02B2">
        <w:rPr>
          <w:rFonts w:eastAsiaTheme="minorEastAsia"/>
        </w:rPr>
        <w:t xml:space="preserve"> is the dispersion parameter for the negative binomial </w:t>
      </w:r>
      <w:proofErr w:type="gramStart"/>
      <w:r w:rsidR="005F02B2">
        <w:rPr>
          <w:rFonts w:eastAsiaTheme="minorEastAsia"/>
        </w:rPr>
        <w:t>distribution.</w:t>
      </w:r>
      <w:proofErr w:type="gramEnd"/>
      <w:r w:rsidR="005F02B2">
        <w:rPr>
          <w:rFonts w:eastAsiaTheme="minorEastAsia"/>
        </w:rPr>
        <w:t xml:space="preserve"> </w:t>
      </w:r>
      <w:r w:rsidR="007A371B">
        <w:rPr>
          <w:rFonts w:eastAsiaTheme="minorEastAsia"/>
        </w:rPr>
        <w:t>Only the smallest two size classes were included in the responses for the recruitment model because new individuals larger than 2</w:t>
      </w:r>
      <w:ins w:id="96" w:author="j battles" w:date="2022-02-14T05:59:00Z">
        <w:r w:rsidR="00342BA1">
          <w:rPr>
            <w:rFonts w:eastAsiaTheme="minorEastAsia"/>
          </w:rPr>
          <w:t>.</w:t>
        </w:r>
      </w:ins>
      <w:r w:rsidR="007A371B">
        <w:rPr>
          <w:rFonts w:eastAsiaTheme="minorEastAsia"/>
        </w:rPr>
        <w:t>5</w:t>
      </w:r>
      <w:del w:id="97" w:author="j battles" w:date="2022-02-14T05:59:00Z">
        <w:r w:rsidR="007A371B" w:rsidDel="00342BA1">
          <w:rPr>
            <w:rFonts w:eastAsiaTheme="minorEastAsia"/>
          </w:rPr>
          <w:delText>.</w:delText>
        </w:r>
      </w:del>
      <w:r w:rsidR="007A371B">
        <w:rPr>
          <w:rFonts w:eastAsiaTheme="minorEastAsia"/>
        </w:rPr>
        <w:t>4 cm DBH are much more likely to be individuals which were simply missed due to observer error in the first survey.</w:t>
      </w:r>
      <w:r w:rsidR="000B4F67">
        <w:rPr>
          <w:rFonts w:eastAsiaTheme="minorEastAsia"/>
        </w:rPr>
        <w:t xml:space="preserve"> </w:t>
      </w:r>
    </w:p>
    <w:p w14:paraId="43E8C03F" w14:textId="49730BAB" w:rsidR="00EB1B4C" w:rsidRDefault="00EB1B4C" w:rsidP="00EB1B4C">
      <w:pPr>
        <w:pStyle w:val="Caption"/>
        <w:keepNext/>
      </w:pPr>
      <w:r>
        <w:t xml:space="preserve">Equation </w:t>
      </w:r>
      <w:r w:rsidR="00DB4E95">
        <w:fldChar w:fldCharType="begin"/>
      </w:r>
      <w:r w:rsidR="00DB4E95">
        <w:instrText xml:space="preserve"> SEQ Equation \* ARABIC </w:instrText>
      </w:r>
      <w:r w:rsidR="00DB4E95">
        <w:fldChar w:fldCharType="separate"/>
      </w:r>
      <w:r w:rsidR="0021304E">
        <w:rPr>
          <w:noProof/>
        </w:rPr>
        <w:t>6</w:t>
      </w:r>
      <w:r w:rsidR="00DB4E95">
        <w:rPr>
          <w:noProof/>
        </w:rPr>
        <w:fldChar w:fldCharType="end"/>
      </w:r>
    </w:p>
    <w:p w14:paraId="79BE3FAF" w14:textId="5893410F" w:rsidR="000B4F67" w:rsidRPr="000B4F67" w:rsidRDefault="00DB4E95"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l,t+1</m:t>
              </m:r>
            </m:sub>
          </m:sSub>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A</m:t>
              </m:r>
            </m:e>
            <m:sub>
              <m:r>
                <w:rPr>
                  <w:rFonts w:ascii="Cambria Math" w:eastAsiaTheme="minorEastAsia" w:hAnsi="Cambria Math"/>
                </w:rPr>
                <m:t>l,t</m:t>
              </m:r>
            </m:sub>
          </m:sSub>
          <m:sSub>
            <m:sSubPr>
              <m:ctrlPr>
                <w:rPr>
                  <w:rFonts w:ascii="Cambria Math" w:eastAsiaTheme="minorEastAsia" w:hAnsi="Cambria Math"/>
                  <w:b/>
                  <w:bCs/>
                  <w:i/>
                </w:rPr>
              </m:ctrlPr>
            </m:sSubPr>
            <m:e>
              <m:r>
                <m:rPr>
                  <m:nor/>
                </m:rPr>
                <w:rPr>
                  <w:rFonts w:ascii="Cambria Math" w:eastAsiaTheme="minorEastAsia" w:hAnsi="Cambria Math"/>
                  <w:b/>
                  <w:bCs/>
                </w:rPr>
                <m:t>n</m:t>
              </m:r>
            </m:e>
            <m:sub>
              <m:r>
                <m:rPr>
                  <m:sty m:val="p"/>
                </m:rPr>
                <w:rPr>
                  <w:rFonts w:ascii="Cambria Math" w:eastAsiaTheme="minorEastAsia" w:hAnsi="Cambria Math"/>
                </w:rPr>
                <m:t>l,t</m:t>
              </m:r>
            </m:sub>
          </m:sSub>
        </m:oMath>
      </m:oMathPara>
    </w:p>
    <w:p w14:paraId="1AD7E99F" w14:textId="0A791DB6" w:rsidR="000B4F67" w:rsidRDefault="000B4F67" w:rsidP="00E01957">
      <w:pPr>
        <w:spacing w:line="360" w:lineRule="auto"/>
        <w:rPr>
          <w:rFonts w:eastAsiaTheme="minorEastAsia"/>
        </w:rPr>
      </w:pPr>
      <w:r>
        <w:rPr>
          <w:rFonts w:eastAsiaTheme="minorEastAsia"/>
          <w:b/>
          <w:bCs/>
        </w:rPr>
        <w:tab/>
      </w:r>
      <w:commentRangeStart w:id="98"/>
      <w:r>
        <w:rPr>
          <w:rFonts w:eastAsiaTheme="minorEastAsia"/>
        </w:rPr>
        <w:t>Where</w:t>
      </w:r>
      <w:r w:rsidR="006152D3">
        <w:rPr>
          <w:rFonts w:eastAsiaTheme="minorEastAsia"/>
        </w:rPr>
        <w:t xml:space="preserve"> each</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Pr>
          <w:rFonts w:eastAsiaTheme="minorEastAsia"/>
        </w:rPr>
        <w:t xml:space="preserve"> is a </w:t>
      </w:r>
      <m:oMath>
        <m:r>
          <w:rPr>
            <w:rFonts w:ascii="Cambria Math" w:eastAsiaTheme="minorEastAsia" w:hAnsi="Cambria Math"/>
          </w:rPr>
          <m:t>2×20</m:t>
        </m:r>
      </m:oMath>
      <w:r>
        <w:rPr>
          <w:rFonts w:eastAsiaTheme="minorEastAsia"/>
        </w:rPr>
        <w:t xml:space="preserve"> </w:t>
      </w:r>
      <w:r w:rsidR="004900A0">
        <w:rPr>
          <w:rFonts w:eastAsiaTheme="minorEastAsia"/>
        </w:rPr>
        <w:t xml:space="preserve">discretized integral projection model kernel describing the rates of transition from each of the </w:t>
      </w:r>
      <m:oMath>
        <m:r>
          <w:rPr>
            <w:rFonts w:ascii="Cambria Math" w:eastAsiaTheme="minorEastAsia" w:hAnsi="Cambria Math"/>
          </w:rPr>
          <m:t>v=1,2,…,20</m:t>
        </m:r>
      </m:oMath>
      <w:r w:rsidR="004900A0">
        <w:rPr>
          <w:rFonts w:eastAsiaTheme="minorEastAsia"/>
        </w:rPr>
        <w:t xml:space="preserve"> size classes to each of the </w:t>
      </w:r>
      <w:commentRangeEnd w:id="98"/>
      <w:r w:rsidR="00342BA1">
        <w:rPr>
          <w:rStyle w:val="CommentReference"/>
        </w:rPr>
        <w:commentReference w:id="98"/>
      </w:r>
      <m:oMath>
        <m:r>
          <w:rPr>
            <w:rFonts w:ascii="Cambria Math" w:eastAsiaTheme="minorEastAsia" w:hAnsi="Cambria Math"/>
          </w:rPr>
          <m:t>u=1,2</m:t>
        </m:r>
      </m:oMath>
      <w:r w:rsidR="008415CA">
        <w:rPr>
          <w:rFonts w:eastAsiaTheme="minorEastAsia"/>
        </w:rPr>
        <w:t xml:space="preserve"> smallest size classes, which includes fecundity as well as growth and survival.</w:t>
      </w:r>
      <w:r w:rsidR="006152D3">
        <w:rPr>
          <w:rFonts w:eastAsiaTheme="minorEastAsia"/>
        </w:rPr>
        <w:t xml:space="preserve"> A separate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sidR="006152D3">
        <w:rPr>
          <w:rFonts w:eastAsiaTheme="minorEastAsia"/>
        </w:rPr>
        <w:t xml:space="preserve"> exists for each subplot </w:t>
      </w:r>
      <m:oMath>
        <m:r>
          <w:rPr>
            <w:rFonts w:ascii="Cambria Math" w:eastAsiaTheme="minorEastAsia" w:hAnsi="Cambria Math"/>
          </w:rPr>
          <m:t>l</m:t>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l,t</m:t>
            </m:r>
          </m:sub>
        </m:sSub>
      </m:oMath>
      <w:r w:rsidR="008415CA">
        <w:rPr>
          <w:rFonts w:eastAsiaTheme="minorEastAsia"/>
        </w:rPr>
        <w:t xml:space="preserve"> is the </w:t>
      </w:r>
      <m:oMath>
        <m:r>
          <w:rPr>
            <w:rFonts w:ascii="Cambria Math" w:eastAsiaTheme="minorEastAsia" w:hAnsi="Cambria Math"/>
          </w:rPr>
          <m:t>30×1</m:t>
        </m:r>
      </m:oMath>
      <w:r w:rsidR="008415CA">
        <w:rPr>
          <w:rFonts w:eastAsiaTheme="minorEastAsia"/>
        </w:rPr>
        <w:t xml:space="preserve"> vector giving the area-standardized occurrence rates of individuals in each of the 20 size classes at time </w:t>
      </w:r>
      <m:oMath>
        <m:r>
          <w:rPr>
            <w:rFonts w:ascii="Cambria Math" w:eastAsiaTheme="minorEastAsia" w:hAnsi="Cambria Math"/>
          </w:rPr>
          <m:t>t</m:t>
        </m:r>
      </m:oMath>
      <w:r w:rsidR="008415CA">
        <w:rPr>
          <w:rFonts w:eastAsiaTheme="minorEastAsia"/>
        </w:rPr>
        <w:t xml:space="preserve"> on subplot </w:t>
      </w:r>
      <m:oMath>
        <m:r>
          <w:rPr>
            <w:rFonts w:ascii="Cambria Math" w:eastAsiaTheme="minorEastAsia" w:hAnsi="Cambria Math"/>
          </w:rPr>
          <m:t>l</m:t>
        </m:r>
      </m:oMath>
      <w:r w:rsidR="008415CA">
        <w:rPr>
          <w:rFonts w:eastAsiaTheme="minorEastAsia"/>
        </w:rPr>
        <w:t xml:space="preserve">. The elements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sidR="008415CA">
        <w:rPr>
          <w:rFonts w:eastAsiaTheme="minorEastAsia"/>
        </w:rPr>
        <w:t xml:space="preserve"> for each subplot </w:t>
      </w:r>
      <m:oMath>
        <m:r>
          <w:rPr>
            <w:rFonts w:ascii="Cambria Math" w:eastAsiaTheme="minorEastAsia" w:hAnsi="Cambria Math"/>
          </w:rPr>
          <m:t>l</m:t>
        </m:r>
      </m:oMath>
      <w:r w:rsidR="008415CA">
        <w:rPr>
          <w:rFonts w:eastAsiaTheme="minorEastAsia"/>
        </w:rPr>
        <w:t xml:space="preserve"> in time </w:t>
      </w:r>
      <m:oMath>
        <m:r>
          <w:rPr>
            <w:rFonts w:ascii="Cambria Math" w:eastAsiaTheme="minorEastAsia" w:hAnsi="Cambria Math"/>
          </w:rPr>
          <m:t>t</m:t>
        </m:r>
      </m:oMath>
      <w:r w:rsidR="008415CA">
        <w:rPr>
          <w:rFonts w:eastAsiaTheme="minorEastAsia"/>
        </w:rPr>
        <w:t xml:space="preserve"> are given by:</w:t>
      </w:r>
    </w:p>
    <w:p w14:paraId="0D02CBA6" w14:textId="7D76BE10" w:rsidR="00EB1B4C" w:rsidRDefault="00EB1B4C" w:rsidP="00EB1B4C">
      <w:pPr>
        <w:pStyle w:val="Caption"/>
        <w:keepNext/>
      </w:pPr>
      <w:r>
        <w:t xml:space="preserve">Equation </w:t>
      </w:r>
      <w:r w:rsidR="00DB4E95">
        <w:fldChar w:fldCharType="begin"/>
      </w:r>
      <w:r w:rsidR="00DB4E95">
        <w:instrText xml:space="preserve"> SEQ Equation \* ARABIC </w:instrText>
      </w:r>
      <w:r w:rsidR="00DB4E95">
        <w:fldChar w:fldCharType="separate"/>
      </w:r>
      <w:r w:rsidR="0021304E">
        <w:rPr>
          <w:noProof/>
        </w:rPr>
        <w:t>7</w:t>
      </w:r>
      <w:r w:rsidR="00DB4E95">
        <w:rPr>
          <w:noProof/>
        </w:rPr>
        <w:fldChar w:fldCharType="end"/>
      </w:r>
    </w:p>
    <w:p w14:paraId="452449EA" w14:textId="43D16C07" w:rsidR="008415CA" w:rsidRPr="007B3DC9" w:rsidRDefault="00DB4E95"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m:oMathPara>
    </w:p>
    <w:p w14:paraId="4A4F36DE" w14:textId="7669098D" w:rsidR="007B3DC9" w:rsidRDefault="007B3DC9" w:rsidP="00E01957">
      <w:pPr>
        <w:spacing w:line="360" w:lineRule="auto"/>
        <w:rPr>
          <w:rFonts w:eastAsiaTheme="minorEastAsia"/>
        </w:rPr>
      </w:pPr>
      <w:r>
        <w:rPr>
          <w:rFonts w:eastAsiaTheme="minorEastAsia"/>
        </w:rPr>
        <w:tab/>
      </w:r>
      <w:commentRangeStart w:id="99"/>
      <w:r>
        <w:rPr>
          <w:rFonts w:eastAsiaTheme="minorEastAsia"/>
        </w:rPr>
        <w:t>Where</w:t>
      </w:r>
      <w:commentRangeEnd w:id="99"/>
      <w:r w:rsidR="00DA5840">
        <w:rPr>
          <w:rStyle w:val="CommentReference"/>
        </w:rPr>
        <w:commentReference w:id="99"/>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oMath>
      <w:r>
        <w:rPr>
          <w:rFonts w:eastAsiaTheme="minorEastAsia"/>
        </w:rPr>
        <w:t xml:space="preserve"> describes the growth of preexisting individuals from the smallest size class into the smallest two size classes,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0A5484">
        <w:rPr>
          <w:rFonts w:eastAsiaTheme="minorEastAsia"/>
        </w:rPr>
        <w:t xml:space="preserve"> is the probability that an individual in the smallest size class will survive from time </w:t>
      </w:r>
      <m:oMath>
        <m:r>
          <w:rPr>
            <w:rFonts w:ascii="Cambria Math" w:eastAsiaTheme="minorEastAsia" w:hAnsi="Cambria Math"/>
          </w:rPr>
          <m:t>t</m:t>
        </m:r>
      </m:oMath>
      <w:r w:rsidR="000A5484">
        <w:rPr>
          <w:rFonts w:eastAsiaTheme="minorEastAsia"/>
        </w:rPr>
        <w:t xml:space="preserve"> to time </w:t>
      </w:r>
      <m:oMath>
        <m:r>
          <w:rPr>
            <w:rFonts w:ascii="Cambria Math" w:eastAsiaTheme="minorEastAsia" w:hAnsi="Cambria Math"/>
          </w:rPr>
          <m:t>t+1</m:t>
        </m:r>
      </m:oMath>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time </w:t>
      </w:r>
      <m:oMath>
        <m:r>
          <w:rPr>
            <w:rFonts w:ascii="Cambria Math" w:eastAsiaTheme="minorEastAsia" w:hAnsi="Cambria Math"/>
          </w:rPr>
          <w:lastRenderedPageBreak/>
          <m:t>t+1</m:t>
        </m:r>
      </m:oMath>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A5484">
        <w:rPr>
          <w:rFonts w:eastAsiaTheme="minorEastAsia"/>
        </w:rPr>
        <w:t xml:space="preserve"> is the number of new recruits generated per existing </w:t>
      </w:r>
      <w:commentRangeStart w:id="100"/>
      <w:r w:rsidR="000A5484">
        <w:rPr>
          <w:rFonts w:eastAsiaTheme="minorEastAsia"/>
        </w:rPr>
        <w:t xml:space="preserve">individual in size class </w:t>
      </w:r>
      <w:commentRangeEnd w:id="100"/>
      <w:r w:rsidR="00FE1095">
        <w:rPr>
          <w:rStyle w:val="CommentReference"/>
        </w:rPr>
        <w:commentReference w:id="100"/>
      </w:r>
      <m:oMath>
        <m:r>
          <w:rPr>
            <w:rFonts w:ascii="Cambria Math" w:eastAsiaTheme="minorEastAsia" w:hAnsi="Cambria Math"/>
          </w:rPr>
          <m:t>v</m:t>
        </m:r>
      </m:oMath>
      <w:r w:rsidR="000A5484">
        <w:rPr>
          <w:rFonts w:eastAsiaTheme="minorEastAsia"/>
        </w:rPr>
        <w:t xml:space="preserve"> (the fecundity). </w:t>
      </w:r>
      <w:r w:rsidR="00790CD7">
        <w:rPr>
          <w:rFonts w:eastAsiaTheme="minorEastAsia"/>
        </w:rPr>
        <w:t xml:space="preserve">Recall that each element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790CD7">
        <w:rPr>
          <w:rFonts w:eastAsiaTheme="minorEastAsia"/>
        </w:rPr>
        <w:t xml:space="preserve"> is also indexed by subplot </w:t>
      </w:r>
      <m:oMath>
        <m:r>
          <w:rPr>
            <w:rFonts w:ascii="Cambria Math" w:eastAsiaTheme="minorEastAsia" w:hAnsi="Cambria Math"/>
          </w:rPr>
          <m:t>l</m:t>
        </m:r>
      </m:oMath>
      <w:r w:rsidR="00790CD7">
        <w:rPr>
          <w:rFonts w:eastAsiaTheme="minorEastAsia"/>
        </w:rPr>
        <w:t xml:space="preserve"> and census interval </w:t>
      </w:r>
      <m:oMath>
        <m:r>
          <w:rPr>
            <w:rFonts w:ascii="Cambria Math" w:eastAsiaTheme="minorEastAsia" w:hAnsi="Cambria Math"/>
          </w:rPr>
          <m:t>t</m:t>
        </m:r>
      </m:oMath>
      <w:r w:rsidR="00790CD7">
        <w:rPr>
          <w:rFonts w:eastAsiaTheme="minorEastAsia"/>
        </w:rPr>
        <w:t>, but that these indices have been omitted for clarity.</w:t>
      </w:r>
      <w:r w:rsidR="0027112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oMath>
      <w:r w:rsidR="0027112C">
        <w:rPr>
          <w:rFonts w:eastAsiaTheme="minorEastAsia"/>
        </w:rPr>
        <w:t xml:space="preserve"> is given by:</w:t>
      </w:r>
    </w:p>
    <w:p w14:paraId="16D438D1" w14:textId="27856331" w:rsidR="00EB1B4C" w:rsidRDefault="00EB1B4C" w:rsidP="00EB1B4C">
      <w:pPr>
        <w:pStyle w:val="Caption"/>
        <w:keepNext/>
      </w:pPr>
      <w:bookmarkStart w:id="101" w:name="_Ref93582027"/>
      <w:commentRangeStart w:id="102"/>
      <w:r>
        <w:t>Equation</w:t>
      </w:r>
      <w:commentRangeEnd w:id="102"/>
      <w:r w:rsidR="00FE1095">
        <w:rPr>
          <w:rStyle w:val="CommentReference"/>
          <w:i w:val="0"/>
          <w:iCs w:val="0"/>
          <w:color w:val="auto"/>
        </w:rPr>
        <w:commentReference w:id="102"/>
      </w:r>
      <w:r>
        <w:t xml:space="preserve"> </w:t>
      </w:r>
      <w:r w:rsidR="00DB4E95">
        <w:fldChar w:fldCharType="begin"/>
      </w:r>
      <w:r w:rsidR="00DB4E95">
        <w:instrText xml:space="preserve"> SEQ Equation \* ARABIC </w:instrText>
      </w:r>
      <w:r w:rsidR="00DB4E95">
        <w:fldChar w:fldCharType="separate"/>
      </w:r>
      <w:r w:rsidR="0021304E">
        <w:rPr>
          <w:noProof/>
        </w:rPr>
        <w:t>8</w:t>
      </w:r>
      <w:r w:rsidR="00DB4E95">
        <w:rPr>
          <w:noProof/>
        </w:rPr>
        <w:fldChar w:fldCharType="end"/>
      </w:r>
      <w:bookmarkEnd w:id="101"/>
    </w:p>
    <w:p w14:paraId="36A0526C" w14:textId="7C40DF96" w:rsidR="0027112C" w:rsidRPr="00860357" w:rsidRDefault="00DB4E95" w:rsidP="00E01957">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u,1,l</m:t>
              </m:r>
            </m:sub>
          </m:sSub>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oMath>
      </m:oMathPara>
    </w:p>
    <w:p w14:paraId="5584BB72" w14:textId="79F8DCB5" w:rsidR="00860357" w:rsidRDefault="00860357" w:rsidP="00E01957">
      <w:pPr>
        <w:spacing w:line="360" w:lineRule="auto"/>
        <w:rPr>
          <w:rFonts w:eastAsiaTheme="minorEastAsia"/>
        </w:rPr>
      </w:pPr>
      <w:r>
        <w:rPr>
          <w:rFonts w:eastAsiaTheme="minorEastAsia"/>
        </w:rPr>
        <w:tab/>
      </w:r>
      <w:commentRangeStart w:id="103"/>
      <w:r>
        <w:rPr>
          <w:rFonts w:eastAsiaTheme="minorEastAsia"/>
        </w:rPr>
        <w:t>Where</w:t>
      </w:r>
      <w:commentRangeEnd w:id="103"/>
      <w:r w:rsidR="00DA5840">
        <w:rPr>
          <w:rStyle w:val="CommentReference"/>
        </w:rPr>
        <w:commentReference w:id="103"/>
      </w:r>
      <w:r>
        <w:rPr>
          <w:rFonts w:eastAsiaTheme="minorEastAsia"/>
        </w:rPr>
        <w:t xml:space="preserv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r>
          <w:rPr>
            <w:rFonts w:ascii="Cambria Math" w:eastAsiaTheme="minorEastAsia" w:hAnsi="Cambria Math"/>
          </w:rPr>
          <m:t>μ</m:t>
        </m:r>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 xml:space="preserve">), or 0. </w:t>
      </w:r>
      <m:oMath>
        <m:r>
          <w:rPr>
            <w:rFonts w:ascii="Cambria Math" w:eastAsiaTheme="minorEastAsia" w:hAnsi="Cambria Math"/>
          </w:rPr>
          <m:t>μ</m:t>
        </m:r>
      </m:oMath>
      <w:r w:rsidR="00483267">
        <w:rPr>
          <w:rFonts w:eastAsiaTheme="minorEastAsia"/>
        </w:rPr>
        <w:t xml:space="preserve"> is c</w:t>
      </w:r>
      <w:r w:rsidR="00EB1B4C">
        <w:rPr>
          <w:rFonts w:eastAsiaTheme="minorEastAsia"/>
        </w:rPr>
        <w:t>alculated</w:t>
      </w:r>
      <w:r w:rsidR="00400795">
        <w:rPr>
          <w:rFonts w:eastAsiaTheme="minorEastAsia"/>
        </w:rPr>
        <w:t xml:space="preserve"> for each subplot </w:t>
      </w:r>
      <m:oMath>
        <m:r>
          <w:rPr>
            <w:rFonts w:ascii="Cambria Math" w:eastAsiaTheme="minorEastAsia" w:hAnsi="Cambria Math"/>
          </w:rPr>
          <m:t>l</m:t>
        </m:r>
      </m:oMath>
      <w:r w:rsidR="00EB1B4C">
        <w:rPr>
          <w:rFonts w:eastAsiaTheme="minorEastAsia"/>
        </w:rPr>
        <w:t xml:space="preserve"> 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the mean DBH of all trees (of all species) in size class 1 (0.0103 m) as an </w:t>
      </w:r>
      <w:r w:rsidR="00400795">
        <w:rPr>
          <w:rFonts w:eastAsiaTheme="minorEastAsia"/>
        </w:rPr>
        <w:t xml:space="preserve">approximation for the size of an individual in the smallest size bin. Likewise,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400795">
        <w:rPr>
          <w:rFonts w:eastAsiaTheme="minorEastAsia"/>
        </w:rPr>
        <w:t xml:space="preserve"> is calculated using </w:t>
      </w:r>
      <w:r w:rsidR="00400795">
        <w:rPr>
          <w:rFonts w:eastAsiaTheme="minorEastAsia"/>
        </w:rPr>
        <w:fldChar w:fldCharType="begin"/>
      </w:r>
      <w:r w:rsidR="00400795">
        <w:rPr>
          <w:rFonts w:eastAsiaTheme="minorEastAsia"/>
        </w:rPr>
        <w:instrText xml:space="preserve"> REF _Ref93579342 \h </w:instrText>
      </w:r>
      <w:r w:rsidR="00400795">
        <w:rPr>
          <w:rFonts w:eastAsiaTheme="minorEastAsia"/>
        </w:rPr>
      </w:r>
      <w:r w:rsidR="00400795">
        <w:rPr>
          <w:rFonts w:eastAsiaTheme="minorEastAsia"/>
        </w:rPr>
        <w:fldChar w:fldCharType="separate"/>
      </w:r>
      <w:r w:rsidR="00400795">
        <w:t xml:space="preserve">Equation </w:t>
      </w:r>
      <w:r w:rsidR="00400795">
        <w:rPr>
          <w:noProof/>
        </w:rPr>
        <w:t>2</w:t>
      </w:r>
      <w:r w:rsidR="00400795">
        <w:rPr>
          <w:rFonts w:eastAsiaTheme="minorEastAsia"/>
        </w:rPr>
        <w:fldChar w:fldCharType="end"/>
      </w:r>
      <w:r w:rsidR="00400795">
        <w:rPr>
          <w:rFonts w:eastAsiaTheme="minorEastAsia"/>
        </w:rPr>
        <w:t xml:space="preserve"> to predict the survival of an individual with </w:t>
      </w:r>
      <m:oMath>
        <m:r>
          <w:rPr>
            <w:rFonts w:ascii="Cambria Math" w:eastAsiaTheme="minorEastAsia" w:hAnsi="Cambria Math"/>
          </w:rPr>
          <m:t>DBH=0.0103</m:t>
        </m:r>
      </m:oMath>
      <w:r w:rsidR="00400795">
        <w:rPr>
          <w:rFonts w:eastAsiaTheme="minorEastAsia"/>
        </w:rPr>
        <w:t xml:space="preserve"> m on subplot </w:t>
      </w:r>
      <m:oMath>
        <m:r>
          <w:rPr>
            <w:rFonts w:ascii="Cambria Math" w:eastAsiaTheme="minorEastAsia" w:hAnsi="Cambria Math"/>
          </w:rPr>
          <m:t>l</m:t>
        </m:r>
      </m:oMath>
      <w:r w:rsidR="00400795">
        <w:rPr>
          <w:rFonts w:eastAsiaTheme="minorEastAsia"/>
        </w:rPr>
        <w:t xml:space="preserve">. </w:t>
      </w:r>
      <w:commentRangeStart w:id="104"/>
      <w:r w:rsidR="00B21325">
        <w:rPr>
          <w:rFonts w:eastAsiaTheme="minorEastAsia"/>
        </w:rPr>
        <w:t>Shriver et al</w:t>
      </w:r>
      <w:commentRangeEnd w:id="104"/>
      <w:r w:rsidR="007108F6">
        <w:rPr>
          <w:rStyle w:val="CommentReference"/>
        </w:rPr>
        <w:commentReference w:id="104"/>
      </w:r>
      <w:r w:rsidR="00B21325">
        <w:rPr>
          <w:rFonts w:eastAsiaTheme="minorEastAsia"/>
        </w:rPr>
        <w:t xml:space="preserve">.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w:t>
      </w:r>
      <w:r w:rsidR="005D180E">
        <w:rPr>
          <w:rFonts w:eastAsiaTheme="minorEastAsia"/>
        </w:rPr>
        <w:t>kernel but</w:t>
      </w:r>
      <w:r w:rsidR="00B21325">
        <w:rPr>
          <w:rFonts w:eastAsiaTheme="minorEastAsia"/>
        </w:rPr>
        <w:t xml:space="preserve"> had difficulty estimating the mean and variance of this recruit size kernel. </w:t>
      </w:r>
      <w:r w:rsidR="008E09B2">
        <w:rPr>
          <w:rFonts w:eastAsiaTheme="minorEastAsia"/>
        </w:rPr>
        <w:t>Model testing for this study revealed</w:t>
      </w:r>
      <w:r w:rsidR="00B21325">
        <w:rPr>
          <w:rFonts w:eastAsiaTheme="minorEastAsia"/>
        </w:rPr>
        <w:t xml:space="preserve"> that the parameters for this kernel were </w:t>
      </w:r>
      <w:commentRangeStart w:id="105"/>
      <w:r w:rsidR="00B21325">
        <w:rPr>
          <w:rFonts w:eastAsiaTheme="minorEastAsia"/>
        </w:rPr>
        <w:t xml:space="preserve">not identifiable </w:t>
      </w:r>
      <w:commentRangeEnd w:id="105"/>
      <w:r w:rsidR="00DA5840">
        <w:rPr>
          <w:rStyle w:val="CommentReference"/>
        </w:rPr>
        <w:commentReference w:id="105"/>
      </w:r>
      <w:r w:rsidR="00B21325">
        <w:rPr>
          <w:rFonts w:eastAsiaTheme="minorEastAsia"/>
        </w:rPr>
        <w:t xml:space="preserve">and attempting to estimate them resulted in </w:t>
      </w:r>
      <w:commentRangeStart w:id="106"/>
      <w:r w:rsidR="00B21325">
        <w:rPr>
          <w:rFonts w:eastAsiaTheme="minorEastAsia"/>
        </w:rPr>
        <w:t>divergent transitions in the Hamiltonian Monte Carlo algorithm described below</w:t>
      </w:r>
      <w:commentRangeEnd w:id="106"/>
      <w:r w:rsidR="00DA5840">
        <w:rPr>
          <w:rStyle w:val="CommentReference"/>
        </w:rPr>
        <w:commentReference w:id="106"/>
      </w:r>
      <w:r w:rsidR="00B21325">
        <w:rPr>
          <w:rFonts w:eastAsiaTheme="minorEastAsia"/>
        </w:rPr>
        <w:t xml:space="preserve">. Rather than attempt to estimate the mean and variance of a gaussian recruitment size kernel, </w:t>
      </w:r>
      <w:r w:rsidR="005D180E">
        <w:rPr>
          <w:rFonts w:eastAsiaTheme="minorEastAsia"/>
        </w:rPr>
        <w:t>we</w:t>
      </w:r>
      <w:r w:rsidR="00B21325">
        <w:rPr>
          <w:rFonts w:eastAsiaTheme="minorEastAsia"/>
        </w:rPr>
        <w:t xml:space="preserve"> approximated the recruitment size kernel (the probability that </w:t>
      </w:r>
      <w:proofErr w:type="gramStart"/>
      <w:r w:rsidR="00B21325">
        <w:rPr>
          <w:rFonts w:eastAsiaTheme="minorEastAsia"/>
        </w:rPr>
        <w:t>a new recruit</w:t>
      </w:r>
      <w:proofErr w:type="gramEnd"/>
      <w:r w:rsidR="00B21325">
        <w:rPr>
          <w:rFonts w:eastAsiaTheme="minorEastAsia"/>
        </w:rPr>
        <w:t xml:space="preserve"> will grow into size class </w:t>
      </w:r>
      <m:oMath>
        <m:r>
          <w:rPr>
            <w:rFonts w:ascii="Cambria Math" w:eastAsiaTheme="minorEastAsia" w:hAnsi="Cambria Math"/>
          </w:rPr>
          <m:t>u</m:t>
        </m:r>
      </m:oMath>
      <w:r w:rsidR="00B21325">
        <w:rPr>
          <w:rFonts w:eastAsiaTheme="minorEastAsia"/>
        </w:rPr>
        <w:t xml:space="preserve">) as the proportion of untagged individuals found within </w:t>
      </w:r>
      <w:r w:rsidR="008E09B2">
        <w:rPr>
          <w:rFonts w:eastAsiaTheme="minorEastAsia"/>
        </w:rPr>
        <w:t xml:space="preserve">that size class, giving </w:t>
      </w:r>
      <m:oMath>
        <m:r>
          <w:rPr>
            <w:rFonts w:ascii="Cambria Math" w:eastAsiaTheme="minorEastAsia" w:hAnsi="Cambria Math"/>
          </w:rPr>
          <m:t>r≅[0.85, 0.15]</m:t>
        </m:r>
      </m:oMath>
      <w:r w:rsidR="008E09B2">
        <w:rPr>
          <w:rFonts w:eastAsiaTheme="minorEastAsia"/>
        </w:rPr>
        <w:t xml:space="preserve">. </w:t>
      </w:r>
      <w:commentRangeStart w:id="107"/>
      <w:r w:rsidR="008E09B2">
        <w:rPr>
          <w:rFonts w:eastAsiaTheme="minorEastAsia"/>
        </w:rPr>
        <w:t xml:space="preserve">Finally, the parameter of primary interest </w:t>
      </w:r>
      <w:commentRangeEnd w:id="107"/>
      <w:r w:rsidR="00DA5840">
        <w:rPr>
          <w:rStyle w:val="CommentReference"/>
        </w:rPr>
        <w:commentReference w:id="107"/>
      </w:r>
      <w:r w:rsidR="008E09B2">
        <w:rPr>
          <w:rFonts w:eastAsiaTheme="minorEastAsia"/>
        </w:rPr>
        <w:t xml:space="preserve">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8E09B2">
        <w:rPr>
          <w:rFonts w:eastAsiaTheme="minorEastAsia"/>
        </w:rPr>
        <w:t xml:space="preserve">, the fecundity of individuals in size class </w:t>
      </w:r>
      <m:oMath>
        <m:r>
          <w:rPr>
            <w:rFonts w:ascii="Cambria Math" w:eastAsiaTheme="minorEastAsia" w:hAnsi="Cambria Math"/>
          </w:rPr>
          <m:t>v</m:t>
        </m:r>
      </m:oMath>
      <w:r w:rsidR="008E09B2">
        <w:rPr>
          <w:rFonts w:eastAsiaTheme="minorEastAsia"/>
        </w:rPr>
        <w:t>:</w:t>
      </w:r>
    </w:p>
    <w:p w14:paraId="12A8D38E" w14:textId="723E6D45" w:rsidR="0021304E" w:rsidRDefault="0021304E" w:rsidP="0021304E">
      <w:pPr>
        <w:pStyle w:val="Caption"/>
        <w:keepNext/>
      </w:pPr>
      <w:bookmarkStart w:id="108" w:name="_Ref93583271"/>
      <w:r>
        <w:t xml:space="preserve">Equation </w:t>
      </w:r>
      <w:r w:rsidR="00DB4E95">
        <w:fldChar w:fldCharType="begin"/>
      </w:r>
      <w:r w:rsidR="00DB4E95">
        <w:instrText xml:space="preserve"> SEQ Equation \* ARABIC </w:instrText>
      </w:r>
      <w:r w:rsidR="00DB4E95">
        <w:fldChar w:fldCharType="separate"/>
      </w:r>
      <w:r>
        <w:rPr>
          <w:noProof/>
        </w:rPr>
        <w:t>9</w:t>
      </w:r>
      <w:r w:rsidR="00DB4E95">
        <w:rPr>
          <w:noProof/>
        </w:rPr>
        <w:fldChar w:fldCharType="end"/>
      </w:r>
      <w:bookmarkEnd w:id="108"/>
    </w:p>
    <w:p w14:paraId="57B8E5BE" w14:textId="0FFA1F2B" w:rsidR="008E09B2" w:rsidRDefault="00DB4E95"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v,l</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j[l]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(f)k[l]</m:t>
              </m:r>
            </m:sub>
          </m:sSub>
        </m:oMath>
      </m:oMathPara>
    </w:p>
    <w:p w14:paraId="4B051F17" w14:textId="7EC241F8" w:rsidR="00EB1B4C" w:rsidRDefault="008E09B2" w:rsidP="00EB1B4C">
      <w:pPr>
        <w:spacing w:line="360" w:lineRule="auto"/>
        <w:rPr>
          <w:rFonts w:eastAsiaTheme="minorEastAsia"/>
        </w:rPr>
      </w:pPr>
      <w:r>
        <w:rPr>
          <w:rFonts w:eastAsiaTheme="minorEastAsia"/>
        </w:rPr>
        <w:tab/>
      </w:r>
      <w:r w:rsidR="00EA2ACC">
        <w:rPr>
          <w:rFonts w:eastAsiaTheme="minorEastAsia"/>
        </w:rPr>
        <w:t xml:space="preserve">Where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v,l</m:t>
            </m:r>
          </m:sub>
        </m:sSub>
      </m:oMath>
      <w:r w:rsidR="00EA2ACC">
        <w:rPr>
          <w:rFonts w:eastAsiaTheme="minorEastAsia"/>
        </w:rPr>
        <w:t xml:space="preserve"> is a vector of fixed effects coefficients for size class </w:t>
      </w:r>
      <m:oMath>
        <m:r>
          <w:rPr>
            <w:rFonts w:ascii="Cambria Math" w:eastAsiaTheme="minorEastAsia" w:hAnsi="Cambria Math"/>
          </w:rPr>
          <m:t>v</m:t>
        </m:r>
      </m:oMath>
      <w:r w:rsidR="00EA2ACC">
        <w:rPr>
          <w:rFonts w:eastAsiaTheme="minorEastAsia"/>
        </w:rPr>
        <w:t xml:space="preserve"> on subplot </w:t>
      </w:r>
      <m:oMath>
        <m:r>
          <w:rPr>
            <w:rFonts w:ascii="Cambria Math" w:eastAsiaTheme="minorEastAsia" w:hAnsi="Cambria Math"/>
          </w:rPr>
          <m:t>l</m:t>
        </m:r>
      </m:oMath>
      <w:r w:rsidR="00EA2ACC">
        <w:rPr>
          <w:rFonts w:eastAsiaTheme="minorEastAsia"/>
        </w:rPr>
        <w:t xml:space="preserve">, again using the mean DBH of all stems in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xml:space="preserve">. The covariates and parameters are as described for the growth and survival sub models, though here indexed by </w:t>
      </w:r>
      <m:oMath>
        <m:r>
          <w:rPr>
            <w:rFonts w:ascii="Cambria Math" w:eastAsiaTheme="minorEastAsia" w:hAnsi="Cambria Math"/>
          </w:rPr>
          <m:t>f</m:t>
        </m:r>
      </m:oMath>
      <w:r w:rsidR="00EA2ACC">
        <w:rPr>
          <w:rFonts w:eastAsiaTheme="minorEastAsia"/>
        </w:rPr>
        <w:t xml:space="preserve"> to indicate that they are the parameters for the fecundity sub model.</w:t>
      </w:r>
    </w:p>
    <w:p w14:paraId="5AAB6769" w14:textId="4C676C25" w:rsidR="003E5D44" w:rsidRPr="00EA2ACC" w:rsidRDefault="005D180E" w:rsidP="003E5D44">
      <w:pPr>
        <w:spacing w:line="360" w:lineRule="auto"/>
        <w:ind w:firstLine="720"/>
      </w:pPr>
      <w:commentRangeStart w:id="109"/>
      <w:r>
        <w:rPr>
          <w:rFonts w:eastAsiaTheme="minorEastAsia"/>
        </w:rPr>
        <w:t>We</w:t>
      </w:r>
      <w:commentRangeEnd w:id="109"/>
      <w:r w:rsidR="00D54D68">
        <w:rPr>
          <w:rStyle w:val="CommentReference"/>
        </w:rPr>
        <w:commentReference w:id="109"/>
      </w:r>
      <w:r w:rsidR="003E5D44">
        <w:rPr>
          <w:rFonts w:eastAsiaTheme="minorEastAsia"/>
        </w:rPr>
        <w:t xml:space="preserve"> chose to use 12.7 cm wide bins for size classes to balance computational requirements against resolution needs in describing the size distribution of sugar pines, which ranges from 0 cm to 246 cm in DBH in this dataset. The 12.7 cm wide bins align with the changes in sampling area associated with different size classes in the FIA protocol and avoid </w:t>
      </w:r>
      <w:commentRangeStart w:id="110"/>
      <w:r w:rsidR="003E5D44">
        <w:rPr>
          <w:rFonts w:eastAsiaTheme="minorEastAsia"/>
        </w:rPr>
        <w:t xml:space="preserve">the computational costs </w:t>
      </w:r>
      <w:commentRangeEnd w:id="110"/>
      <w:r w:rsidR="00907D59">
        <w:rPr>
          <w:rStyle w:val="CommentReference"/>
        </w:rPr>
        <w:commentReference w:id="110"/>
      </w:r>
      <w:r w:rsidR="003E5D44">
        <w:rPr>
          <w:rFonts w:eastAsiaTheme="minorEastAsia"/>
        </w:rPr>
        <w:t>which would be associated with using 2.54 cm bins (as did</w:t>
      </w:r>
      <w:commentRangeStart w:id="111"/>
      <w:r w:rsidR="003E5D44">
        <w:rPr>
          <w:rFonts w:eastAsiaTheme="minorEastAsia"/>
        </w:rPr>
        <w:t xml:space="preserve"> Shriver et al.) </w:t>
      </w:r>
      <w:commentRangeEnd w:id="111"/>
      <w:r w:rsidR="007108F6">
        <w:rPr>
          <w:rStyle w:val="CommentReference"/>
        </w:rPr>
        <w:commentReference w:id="111"/>
      </w:r>
      <w:r w:rsidR="003E5D44">
        <w:rPr>
          <w:rFonts w:eastAsiaTheme="minorEastAsia"/>
        </w:rPr>
        <w:t xml:space="preserve">for a tree species which can grow to more than 200 cm DBH. </w:t>
      </w:r>
      <w:commentRangeStart w:id="112"/>
      <w:r w:rsidR="003E5D44">
        <w:rPr>
          <w:rFonts w:eastAsiaTheme="minorEastAsia"/>
        </w:rPr>
        <w:t xml:space="preserve">The relative coarseness of the 12.7 cm size bins is mitigated here by the use of the mean size rule </w:t>
      </w:r>
      <w:r w:rsidR="003E5D44">
        <w:rPr>
          <w:rFonts w:eastAsiaTheme="minorEastAsia"/>
        </w:rPr>
        <w:lastRenderedPageBreak/>
        <w:t xml:space="preserve">(rather than the midpoint size rule) </w:t>
      </w:r>
      <w:commentRangeEnd w:id="112"/>
      <w:r w:rsidR="00907D59">
        <w:rPr>
          <w:rStyle w:val="CommentReference"/>
        </w:rPr>
        <w:commentReference w:id="112"/>
      </w:r>
      <w:r w:rsidR="003E5D44">
        <w:rPr>
          <w:rFonts w:eastAsiaTheme="minorEastAsia"/>
        </w:rPr>
        <w:t>to assign specific sizes to each bin for the purposes of estimating survival, growth, and fecundity of each size class, following suggestions from</w:t>
      </w:r>
      <w:r>
        <w:rPr>
          <w:rFonts w:eastAsiaTheme="minorEastAsia"/>
        </w:rPr>
        <w:t xml:space="preserve"> </w:t>
      </w:r>
      <w:commentRangeStart w:id="113"/>
      <w:r>
        <w:rPr>
          <w:rFonts w:eastAsiaTheme="minorEastAsia"/>
        </w:rPr>
        <w:fldChar w:fldCharType="begin" w:fldLock="1"/>
      </w:r>
      <w:r w:rsidR="002C19B3">
        <w:rPr>
          <w:rFonts w:eastAsiaTheme="minorEastAsia"/>
        </w:rPr>
        <w:instrText>ADDIN CSL_CITATION {"citationItems":[{"id":"ITEM-1","itemData":{"DOI":"10.1002/ecm.1447","ISSN":"15577015","abstract":"Structured demographic models are among the most common and useful tools in population biology. However, the introduction of integral projection models (IPMs) has caused a profound shift in the way many demographic models are conceptualized. Some researchers have argued that IPMs, by explicitly representing demographic processes as continuous functions of state variables such as size, are more statistically efficient, biologically realistic, and accurate than classic matrix projection models, calling into question the usefulness of the many studies based on matrix models. Here, we evaluate how IPMs and matrix models differ, as well as the extent to which these differences matter for estimation of key model outputs, including population growth rates, sensitivity patterns, and life spans. First, we detail the steps in constructing and using each type of model. Second, we present a review of published demographic models, concentrating on size-based studies, which shows significant overlap in the way IPMs and matrix models are constructed and analyzed. Third, to assess the impact of various modeling decisions on demographic predictions, we ran a series of simulations based on size-based demographic data sets for five biologically diverse species. We found little evidence that discrete vital rate estimation is less accurate than continuous functions across a wide range of sample sizes or size classes (equivalently bin numbers or mesh points). Most model outputs quickly converged with modest class numbers (≥10), regardless of most other modeling decisions. Another surprising result was that the most commonly used method to discretize growth rates for IPM analyses can introduce substantial error into model outputs. Finally, we show that empirical sample sizes generally matter more than modeling approach for the accuracy of demographic outputs. Based on these results, we provide specific recommendations to those constructing and evaluating structured population models. Both our literature review and simulations question the treatment of IPMs as a clearly distinct modeling approach or one that is inherently more accurate than classic matrix models. Importantly, this suggests that matrix models, representing the vast majority of past demographic analyses available for comparative and conservation work, continue to be useful and important sources of demographic information.","author":[{"dropping-particle":"","family":"Doak","given":"Daniel F.","non-dropping-particle":"","parse-names":false,"suffix":""},{"dropping-particle":"","family":"Waddle","given":"Ellen","non-dropping-particle":"","parse-names":false,"suffix":""},{"dropping-particle":"","family":"Langendorf","given":"Ryan E.","non-dropping-particle":"","parse-names":false,"suffix":""},{"dropping-particle":"","family":"Louthan","given":"Allison M.","non-dropping-particle":"","parse-names":false,"suffix":""},{"dropping-particle":"","family":"Isabelle Chardon","given":"Nathalie","non-dropping-particle":"","parse-names":false,"suffix":""},{"dropping-particle":"","family":"Dibner","given":"Reilly R.","non-dropping-particle":"","parse-names":false,"suffix":""},{"dropping-particle":"","family":"Keinath","given":"Douglas A.","non-dropping-particle":"","parse-names":false,"suffix":""},{"dropping-particle":"","family":"Lombardi","given":"Elizabeth","non-dropping-particle":"","parse-names":false,"suffix":""},{"dropping-particle":"","family":"Steenbock","given":"Christopher","non-dropping-particle":"","parse-names":false,"suffix":""},{"dropping-particle":"","family":"Shriver","given":"Robert K.","non-dropping-particle":"","parse-names":false,"suffix":""},{"dropping-particle":"","family":"Linares","given":"Cristina","non-dropping-particle":"","parse-names":false,"suffix":""},{"dropping-particle":"","family":"Begoña Garcia","given":"Maria","non-dropping-particle":"","parse-names":false,"suffix":""},{"dropping-particle":"","family":"Funk","given":"W. Chris","non-dropping-particle":"","parse-names":false,"suffix":""},{"dropping-particle":"","family":"Fitzpatrick","given":"Sarah W.","non-dropping-particle":"","parse-names":false,"suffix":""},{"dropping-particle":"","family":"Morris","given":"William F.","non-dropping-particle":"","parse-names":false,"suffix":""},{"dropping-particle":"","family":"Peterson","given":"Megan L.","non-dropping-particle":"","parse-names":false,"suffix":""}],"container-title":"Ecological Monographs","id":"ITEM-1","issue":"2","issued":{"date-parts":[["2021"]]},"note":"The core distinction is between continuous vital rate functions or discrete vital rate functions,... and even that I think is a little arbitrary. You can imagine a vital rate function with both discrete and continuous explanatory variables; MPM is just the special case where all explanatory variables are categorical, the growth/transition outcomes are all categorical, and everything is parameterized as group means (??? little fuzzy on that last bit)","title":"A critical comparison of integral projection and matrix projection models for demographic analysis","type":"article-journal","volume":"91"},"uris":["http://www.mendeley.com/documents/?uuid=6c9d4f2a-1675-4e9a-b58d-cedfa5f8c503"]}],"mendeley":{"formattedCitation":"(Doak &lt;i&gt;et al.&lt;/i&gt;, 2021)","plainTextFormattedCitation":"(Doak et al., 2021)","previouslyFormattedCitation":"(Doak &lt;i&gt;et al.&lt;/i&gt;, 2021)"},"properties":{"noteIndex":0},"schema":"https://github.com/citation-style-language/schema/raw/master/csl-citation.json"}</w:instrText>
      </w:r>
      <w:r>
        <w:rPr>
          <w:rFonts w:eastAsiaTheme="minorEastAsia"/>
        </w:rPr>
        <w:fldChar w:fldCharType="separate"/>
      </w:r>
      <w:r w:rsidR="00EB4A84" w:rsidRPr="00EB4A84">
        <w:rPr>
          <w:rFonts w:eastAsiaTheme="minorEastAsia"/>
          <w:noProof/>
        </w:rPr>
        <w:t xml:space="preserve">(Doak </w:t>
      </w:r>
      <w:r w:rsidR="00EB4A84" w:rsidRPr="00EB4A84">
        <w:rPr>
          <w:rFonts w:eastAsiaTheme="minorEastAsia"/>
          <w:i/>
          <w:noProof/>
        </w:rPr>
        <w:t>et al.</w:t>
      </w:r>
      <w:r w:rsidR="00EB4A84" w:rsidRPr="00EB4A84">
        <w:rPr>
          <w:rFonts w:eastAsiaTheme="minorEastAsia"/>
          <w:noProof/>
        </w:rPr>
        <w:t>, 2021)</w:t>
      </w:r>
      <w:r>
        <w:rPr>
          <w:rFonts w:eastAsiaTheme="minorEastAsia"/>
        </w:rPr>
        <w:fldChar w:fldCharType="end"/>
      </w:r>
      <w:r w:rsidR="003E5D44">
        <w:rPr>
          <w:rFonts w:eastAsiaTheme="minorEastAsia"/>
        </w:rPr>
        <w:t xml:space="preserve">. </w:t>
      </w:r>
      <w:commentRangeEnd w:id="113"/>
      <w:r w:rsidR="007108F6">
        <w:rPr>
          <w:rStyle w:val="CommentReference"/>
        </w:rPr>
        <w:commentReference w:id="113"/>
      </w:r>
    </w:p>
    <w:p w14:paraId="7D69B0AA" w14:textId="5CCCA48D" w:rsidR="003E5D44" w:rsidRPr="000B4F67" w:rsidRDefault="003E5D44" w:rsidP="00EB1B4C">
      <w:pPr>
        <w:spacing w:line="360" w:lineRule="auto"/>
        <w:rPr>
          <w:rFonts w:eastAsiaTheme="minorEastAsia"/>
        </w:rPr>
      </w:pPr>
      <w:r>
        <w:rPr>
          <w:rFonts w:eastAsiaTheme="minorEastAsia"/>
        </w:rPr>
        <w:tab/>
      </w:r>
      <w:commentRangeStart w:id="114"/>
      <w:r w:rsidR="00D71062">
        <w:rPr>
          <w:rFonts w:eastAsiaTheme="minorEastAsia"/>
        </w:rPr>
        <w:t>The three sub models were analyzed as a single model, so that the findings of the survival and growth sub models could inform the recruitment model</w:t>
      </w:r>
      <w:commentRangeEnd w:id="114"/>
      <w:r w:rsidR="00907D59">
        <w:rPr>
          <w:rStyle w:val="CommentReference"/>
        </w:rPr>
        <w:commentReference w:id="114"/>
      </w:r>
      <w:r w:rsidR="00D71062">
        <w:rPr>
          <w:rFonts w:eastAsiaTheme="minorEastAsia"/>
        </w:rPr>
        <w:t xml:space="preserve">. </w:t>
      </w:r>
      <w:r>
        <w:rPr>
          <w:rFonts w:eastAsiaTheme="minorEastAsia"/>
        </w:rPr>
        <w:t xml:space="preserve">Model data was prepared using the </w:t>
      </w:r>
      <w:proofErr w:type="spellStart"/>
      <w:r>
        <w:rPr>
          <w:rFonts w:eastAsiaTheme="minorEastAsia"/>
        </w:rPr>
        <w:t>tidyverse</w:t>
      </w:r>
      <w:proofErr w:type="spellEnd"/>
      <w:r>
        <w:rPr>
          <w:rFonts w:eastAsiaTheme="minorEastAsia"/>
        </w:rPr>
        <w:t xml:space="preserve"> package in R Version 4.1.1, and Bayesian parameter estimation was performed using </w:t>
      </w:r>
      <w:proofErr w:type="spellStart"/>
      <w:r>
        <w:rPr>
          <w:rFonts w:eastAsiaTheme="minorEastAsia"/>
        </w:rPr>
        <w:t>Hamiltonion</w:t>
      </w:r>
      <w:proofErr w:type="spellEnd"/>
      <w:r>
        <w:rPr>
          <w:rFonts w:eastAsiaTheme="minorEastAsia"/>
        </w:rPr>
        <w:t xml:space="preserve"> Monte Carlo as implemented in stan version 2.28.2 and the </w:t>
      </w:r>
      <w:proofErr w:type="spellStart"/>
      <w:r>
        <w:rPr>
          <w:rFonts w:eastAsiaTheme="minorEastAsia"/>
        </w:rPr>
        <w:t>cmdstanr</w:t>
      </w:r>
      <w:proofErr w:type="spellEnd"/>
      <w:r>
        <w:rPr>
          <w:rFonts w:eastAsiaTheme="minorEastAsia"/>
        </w:rPr>
        <w:t xml:space="preserve"> </w:t>
      </w:r>
      <w:commentRangeStart w:id="115"/>
      <w:r>
        <w:rPr>
          <w:rFonts w:eastAsiaTheme="minorEastAsia"/>
        </w:rPr>
        <w:t>package</w:t>
      </w:r>
      <w:commentRangeEnd w:id="115"/>
      <w:r w:rsidR="005A03F5">
        <w:rPr>
          <w:rStyle w:val="CommentReference"/>
        </w:rPr>
        <w:commentReference w:id="115"/>
      </w:r>
      <w:r>
        <w:rPr>
          <w:rFonts w:eastAsiaTheme="minorEastAsia"/>
        </w:rPr>
        <w:t xml:space="preserv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w:proofErr w:type="gramStart"/>
      <m:oMath>
        <m:r>
          <m:rPr>
            <m:nor/>
          </m:rPr>
          <w:rPr>
            <w:rFonts w:ascii="Cambria Math" w:eastAsiaTheme="minorEastAsia" w:hAnsi="Cambria Math"/>
          </w:rPr>
          <m:t>Normal(</m:t>
        </m:r>
        <w:proofErr w:type="gramEnd"/>
        <m:r>
          <m:rPr>
            <m:nor/>
          </m:rPr>
          <w:rPr>
            <w:rFonts w:ascii="Cambria Math" w:eastAsiaTheme="minorEastAsia" w:hAnsi="Cambria Math"/>
          </w:rPr>
          <m:t>0,5)</m:t>
        </m:r>
      </m:oMath>
      <w:r w:rsidR="007934A7">
        <w:rPr>
          <w:rFonts w:eastAsiaTheme="minorEastAsia"/>
        </w:rPr>
        <w:t xml:space="preserve"> (with variance terms restricted to positive values) except for the negative binomial 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commentRangeStart w:id="116"/>
      <w:r w:rsidR="00BF1B42">
        <w:rPr>
          <w:rFonts w:eastAsiaTheme="minorEastAsia"/>
        </w:rPr>
        <w:t>Fewer size bins in the recruitment sub model, the use of normal distributions instead of spatial gaussian predictive processes for random effects, and more efficient stan code allowed me to substantially reduce the wall time required for parameter estimation from the week reported by Shriver et al. to approximately one hour</w:t>
      </w:r>
      <w:commentRangeEnd w:id="116"/>
      <w:r w:rsidR="005A03F5">
        <w:rPr>
          <w:rStyle w:val="CommentReference"/>
        </w:rPr>
        <w:commentReference w:id="116"/>
      </w:r>
      <w:commentRangeStart w:id="117"/>
      <w:r w:rsidR="00BF1B42">
        <w:rPr>
          <w:rFonts w:eastAsiaTheme="minorEastAsia"/>
        </w:rPr>
        <w:t xml:space="preserve">. </w:t>
      </w:r>
      <w:r w:rsidR="00752208">
        <w:rPr>
          <w:rFonts w:eastAsiaTheme="minorEastAsia"/>
        </w:rPr>
        <w:t xml:space="preserve">Other R </w:t>
      </w:r>
      <w:commentRangeEnd w:id="117"/>
      <w:r w:rsidR="00907D59">
        <w:rPr>
          <w:rStyle w:val="CommentReference"/>
        </w:rPr>
        <w:commentReference w:id="117"/>
      </w:r>
      <w:r w:rsidR="00752208">
        <w:rPr>
          <w:rFonts w:eastAsiaTheme="minorEastAsia"/>
        </w:rPr>
        <w:t xml:space="preserve">packages used for data acquisition, data management, and plotting </w:t>
      </w:r>
      <w:proofErr w:type="gramStart"/>
      <w:r w:rsidR="00752208">
        <w:rPr>
          <w:rFonts w:eastAsiaTheme="minorEastAsia"/>
        </w:rPr>
        <w:t>include</w:t>
      </w:r>
      <w:r w:rsidR="005D180E">
        <w:rPr>
          <w:rFonts w:eastAsiaTheme="minorEastAsia"/>
        </w:rPr>
        <w:t>:</w:t>
      </w:r>
      <w:proofErr w:type="gramEnd"/>
      <w:r w:rsidR="00752208">
        <w:rPr>
          <w:rFonts w:eastAsiaTheme="minorEastAsia"/>
        </w:rPr>
        <w:t xml:space="preserve"> here, sf, </w:t>
      </w:r>
      <w:proofErr w:type="spellStart"/>
      <w:r w:rsidR="00752208">
        <w:rPr>
          <w:rFonts w:eastAsiaTheme="minorEastAsia"/>
        </w:rPr>
        <w:t>spdata</w:t>
      </w:r>
      <w:proofErr w:type="spellEnd"/>
      <w:r w:rsidR="00752208">
        <w:rPr>
          <w:rFonts w:eastAsiaTheme="minorEastAsia"/>
        </w:rPr>
        <w:t xml:space="preserve">, </w:t>
      </w:r>
      <w:proofErr w:type="spellStart"/>
      <w:r w:rsidR="00752208">
        <w:rPr>
          <w:rFonts w:eastAsiaTheme="minorEastAsia"/>
        </w:rPr>
        <w:t>bayesplot</w:t>
      </w:r>
      <w:proofErr w:type="spellEnd"/>
      <w:r w:rsidR="00752208">
        <w:rPr>
          <w:rFonts w:eastAsiaTheme="minorEastAsia"/>
        </w:rPr>
        <w:t xml:space="preserve">, posterior, units, raster, ggplot2, </w:t>
      </w:r>
      <w:proofErr w:type="spellStart"/>
      <w:r w:rsidR="00B65A24">
        <w:rPr>
          <w:rFonts w:eastAsiaTheme="minorEastAsia"/>
        </w:rPr>
        <w:t>USAboundaries</w:t>
      </w:r>
      <w:proofErr w:type="spellEnd"/>
      <w:r w:rsidR="00B65A24">
        <w:rPr>
          <w:rFonts w:eastAsiaTheme="minorEastAsia"/>
        </w:rPr>
        <w:t xml:space="preserve">, </w:t>
      </w:r>
      <w:proofErr w:type="spellStart"/>
      <w:r w:rsidR="00B65A24">
        <w:rPr>
          <w:rFonts w:eastAsiaTheme="minorEastAsia"/>
        </w:rPr>
        <w:t>truncnorm</w:t>
      </w:r>
      <w:proofErr w:type="spellEnd"/>
      <w:r w:rsidR="00D71062">
        <w:rPr>
          <w:rFonts w:eastAsiaTheme="minorEastAsia"/>
        </w:rPr>
        <w:t xml:space="preserve">, </w:t>
      </w:r>
      <w:proofErr w:type="spellStart"/>
      <w:r w:rsidR="00D71062">
        <w:rPr>
          <w:rFonts w:eastAsiaTheme="minorEastAsia"/>
        </w:rPr>
        <w:t>cowplot</w:t>
      </w:r>
      <w:proofErr w:type="spellEnd"/>
      <w:r w:rsidR="00D71062">
        <w:rPr>
          <w:rFonts w:eastAsiaTheme="minorEastAsia"/>
        </w:rPr>
        <w:t xml:space="preserve">, foreach, </w:t>
      </w:r>
      <w:r w:rsidR="005D180E">
        <w:rPr>
          <w:rFonts w:eastAsiaTheme="minorEastAsia"/>
        </w:rPr>
        <w:t xml:space="preserve">and </w:t>
      </w:r>
      <w:commentRangeStart w:id="118"/>
      <w:proofErr w:type="spellStart"/>
      <w:r w:rsidR="00D71062">
        <w:rPr>
          <w:rFonts w:eastAsiaTheme="minorEastAsia"/>
        </w:rPr>
        <w:t>doParallel</w:t>
      </w:r>
      <w:commentRangeEnd w:id="118"/>
      <w:proofErr w:type="spellEnd"/>
      <w:r w:rsidR="005A03F5">
        <w:rPr>
          <w:rStyle w:val="CommentReference"/>
        </w:rPr>
        <w:commentReference w:id="118"/>
      </w:r>
      <w:r w:rsidR="00D71062">
        <w:rPr>
          <w:rFonts w:eastAsiaTheme="minorEastAsia"/>
        </w:rPr>
        <w:t xml:space="preserve">. </w:t>
      </w:r>
    </w:p>
    <w:p w14:paraId="4B767712" w14:textId="0EBFF758" w:rsidR="00EE5D6E" w:rsidRPr="00EE5D6E" w:rsidRDefault="00272B03" w:rsidP="00E01957">
      <w:pPr>
        <w:pStyle w:val="Heading2"/>
        <w:spacing w:line="360" w:lineRule="auto"/>
      </w:pPr>
      <w:r>
        <w:t xml:space="preserve">Model </w:t>
      </w:r>
      <w:commentRangeStart w:id="119"/>
      <w:r>
        <w:t>Validation</w:t>
      </w:r>
      <w:commentRangeEnd w:id="119"/>
      <w:r w:rsidR="000B15A1">
        <w:rPr>
          <w:rStyle w:val="CommentReference"/>
          <w:rFonts w:asciiTheme="minorHAnsi" w:eastAsiaTheme="minorHAnsi" w:hAnsiTheme="minorHAnsi" w:cstheme="minorBidi"/>
          <w:color w:val="auto"/>
        </w:rPr>
        <w:commentReference w:id="119"/>
      </w:r>
    </w:p>
    <w:p w14:paraId="6EDBD71F" w14:textId="68C8EF6E" w:rsidR="009B22BB" w:rsidRDefault="00980556" w:rsidP="00E358D9">
      <w:pPr>
        <w:spacing w:line="360" w:lineRule="auto"/>
        <w:ind w:firstLine="720"/>
      </w:pPr>
      <w:r>
        <w:t xml:space="preserve">The basic diagnostics provided by </w:t>
      </w:r>
      <w:proofErr w:type="spellStart"/>
      <w:r>
        <w:t>cmdrstan</w:t>
      </w:r>
      <w:proofErr w:type="spellEnd"/>
      <w:r>
        <w:t xml:space="preserve"> (R-hat values, trace plots, per-chain posterior density plots, posterior pair plots, and assessment of divergences) were inspected for evidence of convergence and between-</w:t>
      </w:r>
      <w:proofErr w:type="spellStart"/>
      <w:r>
        <w:t>c</w:t>
      </w:r>
      <w:ins w:id="120" w:author="Daniel Foster" w:date="2022-02-15T12:22:00Z">
        <w:r w:rsidR="000B15A1">
          <w:t>a</w:t>
        </w:r>
      </w:ins>
      <w:r>
        <w:t>hain</w:t>
      </w:r>
      <w:proofErr w:type="spellEnd"/>
      <w:r>
        <w:t xml:space="preserve"> consistency or signs of difficulty estimating parameters. In addition, </w:t>
      </w:r>
      <w:r w:rsidR="005D180E">
        <w:t>we</w:t>
      </w:r>
      <w:r>
        <w:t xml:space="preserve"> </w:t>
      </w:r>
      <w:commentRangeStart w:id="121"/>
      <w:r>
        <w:t xml:space="preserve">plotted </w:t>
      </w:r>
      <w:r w:rsidR="00366F92">
        <w:t xml:space="preserve">posterior retrodictions </w:t>
      </w:r>
      <w:commentRangeEnd w:id="121"/>
      <w:r w:rsidR="006B7651">
        <w:rPr>
          <w:rStyle w:val="CommentReference"/>
        </w:rPr>
        <w:commentReference w:id="121"/>
      </w:r>
      <w:r w:rsidR="00366F92">
        <w:t>(</w:t>
      </w:r>
      <w:r>
        <w:t xml:space="preserve">observations </w:t>
      </w:r>
      <w:r w:rsidR="00366F92">
        <w:t>simulated</w:t>
      </w:r>
      <w:r>
        <w:t xml:space="preserve"> from the posterior distribution of parameters </w:t>
      </w:r>
      <w:r w:rsidR="00366F92">
        <w:t xml:space="preserve">against the real data used to train the model) </w:t>
      </w:r>
      <w:ins w:id="122" w:author="j battles" w:date="2022-02-14T07:32:00Z">
        <w:r w:rsidR="00A128BA">
          <w:t>to evaluate the fit of the model</w:t>
        </w:r>
      </w:ins>
      <w:ins w:id="123" w:author="j battles" w:date="2022-02-14T07:45:00Z">
        <w:r w:rsidR="004C5044">
          <w:t xml:space="preserve"> (???)</w:t>
        </w:r>
      </w:ins>
      <w:ins w:id="124" w:author="j battles" w:date="2022-02-14T07:32:00Z">
        <w:r w:rsidR="00A128BA">
          <w:t xml:space="preserve"> </w:t>
        </w:r>
      </w:ins>
      <w:r w:rsidR="00366F92">
        <w:t>and posterior predictions (observations simulated from the posterior distribution against real data held out from model training</w:t>
      </w:r>
      <w:ins w:id="125" w:author="j battles" w:date="2022-02-14T07:33:00Z">
        <w:r w:rsidR="00A128BA">
          <w:t>)</w:t>
        </w:r>
      </w:ins>
      <w:r w:rsidR="00366F92">
        <w:t xml:space="preserve"> </w:t>
      </w:r>
      <w:del w:id="126" w:author="j battles" w:date="2022-02-14T07:33:00Z">
        <w:r w:rsidR="00366F92" w:rsidDel="00A128BA">
          <w:delText>and used solely for validation)</w:delText>
        </w:r>
      </w:del>
      <w:ins w:id="127" w:author="j battles" w:date="2022-02-14T07:33:00Z">
        <w:r w:rsidR="00A128BA">
          <w:t xml:space="preserve"> </w:t>
        </w:r>
      </w:ins>
      <w:ins w:id="128" w:author="j battles" w:date="2022-02-14T07:32:00Z">
        <w:r w:rsidR="00A128BA">
          <w:t xml:space="preserve">to </w:t>
        </w:r>
      </w:ins>
      <w:ins w:id="129" w:author="j battles" w:date="2022-02-14T07:33:00Z">
        <w:r w:rsidR="00A128BA">
          <w:t>validate the accuracy of the model</w:t>
        </w:r>
      </w:ins>
      <w:ins w:id="130" w:author="j battles" w:date="2022-02-14T07:45:00Z">
        <w:r w:rsidR="004C5044">
          <w:t>(???)</w:t>
        </w:r>
      </w:ins>
      <w:r w:rsidR="00366F92">
        <w:t xml:space="preserve">. </w:t>
      </w:r>
      <w:commentRangeStart w:id="131"/>
      <w:r w:rsidR="00366F92">
        <w:t>10</w:t>
      </w:r>
      <w:commentRangeEnd w:id="131"/>
      <w:r w:rsidR="00A128BA">
        <w:rPr>
          <w:rStyle w:val="CommentReference"/>
        </w:rPr>
        <w:commentReference w:id="131"/>
      </w:r>
      <w:r w:rsidR="00366F92">
        <w:t>% of plots were randomly held out from the training dataset and only used to assess the out-of-sample predictive performance of the model. The central tendency and spread of posterior predictions and retrodictions were compared to the true observed values of individual growth, individual survival, and subplot count of untagged individuals</w:t>
      </w:r>
      <w:r w:rsidR="00717725">
        <w:t xml:space="preserve"> to assess whether model results were consistent with real data.</w:t>
      </w:r>
      <w:r w:rsidR="00366F92">
        <w:t xml:space="preserve"> </w:t>
      </w:r>
    </w:p>
    <w:p w14:paraId="16992873" w14:textId="407F2372" w:rsidR="00272B03" w:rsidRDefault="0021304E" w:rsidP="00E01957">
      <w:pPr>
        <w:pStyle w:val="Heading2"/>
        <w:spacing w:line="360" w:lineRule="auto"/>
      </w:pPr>
      <w:r>
        <w:t>Evaluation of vital rate functions and integral projection model</w:t>
      </w:r>
    </w:p>
    <w:p w14:paraId="03FA3EB6" w14:textId="3DFF0B32" w:rsidR="0021304E" w:rsidRDefault="00276327" w:rsidP="00E358D9">
      <w:pPr>
        <w:spacing w:line="360" w:lineRule="auto"/>
        <w:ind w:firstLine="720"/>
      </w:pPr>
      <w:r>
        <w:t xml:space="preserve">Once parameters were estimated and model validity checked, </w:t>
      </w:r>
      <w:r w:rsidR="00486861">
        <w:t>the fitted model was</w:t>
      </w:r>
      <w:r w:rsidR="0052071A">
        <w:t xml:space="preserve"> used to assess the impact of the various stressors on sugar pine (fire, WPBR, stand density, drought, and site </w:t>
      </w:r>
      <w:r w:rsidR="0052071A">
        <w:lastRenderedPageBreak/>
        <w:t>dryness) on the vital rates of growth, survival, and fecundity</w:t>
      </w:r>
      <w:commentRangeStart w:id="132"/>
      <w:r w:rsidR="0052071A">
        <w:t xml:space="preserve">. </w:t>
      </w:r>
      <w:r w:rsidR="00486861">
        <w:t xml:space="preserve">Artificial </w:t>
      </w:r>
      <w:commentRangeEnd w:id="132"/>
      <w:r w:rsidR="004C5044">
        <w:rPr>
          <w:rStyle w:val="CommentReference"/>
        </w:rPr>
        <w:commentReference w:id="132"/>
      </w:r>
      <w:r w:rsidR="00486861">
        <w:t>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 xml:space="preserve">Given these environmental contexts, vital rates for individuals ranging in size from 0.01-1.25 m DBH were predicted using the parameters from each posterior sample, and the predicted response plotted against DBH and stressor. </w:t>
      </w:r>
      <w:del w:id="133" w:author="j battles" w:date="2022-02-14T07:48:00Z">
        <w:r w:rsidR="00486861" w:rsidDel="004C5044">
          <w:rPr>
            <w:rFonts w:eastAsiaTheme="minorEastAsia"/>
          </w:rPr>
          <w:delText>The resulting plots provide valuable insight into how each stressor interacts with individual size to shape vital rates</w:delText>
        </w:r>
        <w:r w:rsidR="00371AC7" w:rsidDel="004C5044">
          <w:rPr>
            <w:rFonts w:eastAsiaTheme="minorEastAsia"/>
          </w:rPr>
          <w:delText xml:space="preserve"> </w:delText>
        </w:r>
        <w:commentRangeStart w:id="134"/>
        <w:r w:rsidR="00371AC7" w:rsidDel="004C5044">
          <w:rPr>
            <w:rFonts w:eastAsiaTheme="minorEastAsia"/>
          </w:rPr>
          <w:delText>(</w:delText>
        </w:r>
        <w:r w:rsidR="00371AC7" w:rsidDel="004C5044">
          <w:rPr>
            <w:rFonts w:eastAsiaTheme="minorEastAsia"/>
          </w:rPr>
          <w:fldChar w:fldCharType="begin"/>
        </w:r>
        <w:r w:rsidR="00371AC7" w:rsidDel="004C5044">
          <w:rPr>
            <w:rFonts w:eastAsiaTheme="minorEastAsia"/>
          </w:rPr>
          <w:delInstrText xml:space="preserve"> REF _Ref93744929 \h </w:delInstrText>
        </w:r>
        <w:r w:rsidR="00371AC7" w:rsidDel="004C5044">
          <w:rPr>
            <w:rFonts w:eastAsiaTheme="minorEastAsia"/>
          </w:rPr>
        </w:r>
        <w:r w:rsidR="00371AC7" w:rsidDel="004C5044">
          <w:rPr>
            <w:rFonts w:eastAsiaTheme="minorEastAsia"/>
          </w:rPr>
          <w:fldChar w:fldCharType="separate"/>
        </w:r>
        <w:r w:rsidR="00371AC7" w:rsidDel="004C5044">
          <w:delText xml:space="preserve">Figure </w:delText>
        </w:r>
        <w:r w:rsidR="00371AC7" w:rsidDel="004C5044">
          <w:rPr>
            <w:noProof/>
          </w:rPr>
          <w:delText>2</w:delText>
        </w:r>
        <w:r w:rsidR="00371AC7" w:rsidDel="004C5044">
          <w:rPr>
            <w:rFonts w:eastAsiaTheme="minorEastAsia"/>
          </w:rPr>
          <w:fldChar w:fldCharType="end"/>
        </w:r>
        <w:r w:rsidR="00371AC7" w:rsidDel="004C5044">
          <w:rPr>
            <w:rFonts w:eastAsiaTheme="minorEastAsia"/>
          </w:rPr>
          <w:delText xml:space="preserve">, </w:delText>
        </w:r>
        <w:r w:rsidR="00371AC7" w:rsidDel="004C5044">
          <w:rPr>
            <w:rFonts w:eastAsiaTheme="minorEastAsia"/>
          </w:rPr>
          <w:fldChar w:fldCharType="begin"/>
        </w:r>
        <w:r w:rsidR="00371AC7" w:rsidDel="004C5044">
          <w:rPr>
            <w:rFonts w:eastAsiaTheme="minorEastAsia"/>
          </w:rPr>
          <w:delInstrText xml:space="preserve"> REF _Ref94611931 \h </w:delInstrText>
        </w:r>
        <w:r w:rsidR="00371AC7" w:rsidDel="004C5044">
          <w:rPr>
            <w:rFonts w:eastAsiaTheme="minorEastAsia"/>
          </w:rPr>
        </w:r>
        <w:r w:rsidR="00371AC7" w:rsidDel="004C5044">
          <w:rPr>
            <w:rFonts w:eastAsiaTheme="minorEastAsia"/>
          </w:rPr>
          <w:fldChar w:fldCharType="separate"/>
        </w:r>
        <w:r w:rsidR="00371AC7" w:rsidDel="004C5044">
          <w:delText xml:space="preserve">Figure </w:delText>
        </w:r>
        <w:r w:rsidR="00371AC7" w:rsidDel="004C5044">
          <w:rPr>
            <w:noProof/>
          </w:rPr>
          <w:delText>3</w:delText>
        </w:r>
        <w:r w:rsidR="00371AC7" w:rsidDel="004C5044">
          <w:rPr>
            <w:rFonts w:eastAsiaTheme="minorEastAsia"/>
          </w:rPr>
          <w:fldChar w:fldCharType="end"/>
        </w:r>
        <w:r w:rsidR="00371AC7" w:rsidDel="004C5044">
          <w:rPr>
            <w:rFonts w:eastAsiaTheme="minorEastAsia"/>
          </w:rPr>
          <w:delText xml:space="preserve">, and </w:delText>
        </w:r>
        <w:r w:rsidR="00371AC7" w:rsidDel="004C5044">
          <w:rPr>
            <w:rFonts w:eastAsiaTheme="minorEastAsia"/>
          </w:rPr>
          <w:fldChar w:fldCharType="begin"/>
        </w:r>
        <w:r w:rsidR="00371AC7" w:rsidDel="004C5044">
          <w:rPr>
            <w:rFonts w:eastAsiaTheme="minorEastAsia"/>
          </w:rPr>
          <w:delInstrText xml:space="preserve"> REF _Ref94613276 \h </w:delInstrText>
        </w:r>
        <w:r w:rsidR="00371AC7" w:rsidDel="004C5044">
          <w:rPr>
            <w:rFonts w:eastAsiaTheme="minorEastAsia"/>
          </w:rPr>
        </w:r>
        <w:r w:rsidR="00371AC7" w:rsidDel="004C5044">
          <w:rPr>
            <w:rFonts w:eastAsiaTheme="minorEastAsia"/>
          </w:rPr>
          <w:fldChar w:fldCharType="separate"/>
        </w:r>
        <w:r w:rsidR="00371AC7" w:rsidDel="004C5044">
          <w:delText xml:space="preserve">Figure </w:delText>
        </w:r>
        <w:r w:rsidR="00371AC7" w:rsidDel="004C5044">
          <w:rPr>
            <w:noProof/>
          </w:rPr>
          <w:delText>4</w:delText>
        </w:r>
        <w:r w:rsidR="00371AC7" w:rsidDel="004C5044">
          <w:rPr>
            <w:rFonts w:eastAsiaTheme="minorEastAsia"/>
          </w:rPr>
          <w:fldChar w:fldCharType="end"/>
        </w:r>
        <w:r w:rsidR="00371AC7" w:rsidDel="004C5044">
          <w:rPr>
            <w:rFonts w:eastAsiaTheme="minorEastAsia"/>
          </w:rPr>
          <w:delText>)</w:delText>
        </w:r>
        <w:r w:rsidR="00486861" w:rsidDel="004C5044">
          <w:rPr>
            <w:rFonts w:eastAsiaTheme="minorEastAsia"/>
          </w:rPr>
          <w:delText>.</w:delText>
        </w:r>
      </w:del>
      <w:commentRangeEnd w:id="134"/>
      <w:r w:rsidR="006B7651">
        <w:rPr>
          <w:rStyle w:val="CommentReference"/>
        </w:rPr>
        <w:commentReference w:id="134"/>
      </w:r>
    </w:p>
    <w:p w14:paraId="6D9261E4" w14:textId="2E9EAAFF" w:rsidR="00910F38" w:rsidRDefault="00522FF0" w:rsidP="00E358D9">
      <w:pPr>
        <w:spacing w:line="360" w:lineRule="auto"/>
        <w:ind w:firstLine="720"/>
      </w:pPr>
      <w:r>
        <w:t xml:space="preserve">Likewise, </w:t>
      </w:r>
      <w:r w:rsidR="00371AC7">
        <w:t>we</w:t>
      </w:r>
      <w:r w:rsidR="00276327">
        <w:t xml:space="preserve"> used the estimated vital rate functions generated by the posterior parameter values to generate an integral projection model and</w:t>
      </w:r>
      <w:commentRangeStart w:id="135"/>
      <w:r w:rsidR="00276327">
        <w:t xml:space="preserve"> estimate </w:t>
      </w:r>
      <w:commentRangeEnd w:id="135"/>
      <w:r w:rsidR="00B95CE0">
        <w:rPr>
          <w:rStyle w:val="CommentReference"/>
        </w:rPr>
        <w:commentReference w:id="135"/>
      </w:r>
      <w:r w:rsidR="00276327">
        <w:t xml:space="preserve">posterior asymptotic growth rates under </w:t>
      </w:r>
      <w:r>
        <w:t>the same suite of</w:t>
      </w:r>
      <w:r w:rsidR="00276327">
        <w:t xml:space="preserve"> scenarios. </w:t>
      </w:r>
      <w:commentRangeStart w:id="136"/>
      <w:r w:rsidR="00371AC7">
        <w:t>We</w:t>
      </w:r>
      <w:r w:rsidR="00FB1E1F">
        <w:t xml:space="preserve"> discretized the continuous vital rate functions for survival, growth, and fecundity using 20 size classes to describe the state of sugar pine individuals</w:t>
      </w:r>
      <w:r w:rsidR="005C0FDC">
        <w:t xml:space="preserve"> to generate a transition matrix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5C0FDC">
        <w:rPr>
          <w:rFonts w:eastAsiaTheme="minorEastAsia"/>
        </w:rPr>
        <w:t xml:space="preserve"> for each environmental context </w:t>
      </w:r>
      <m:oMath>
        <m:r>
          <w:rPr>
            <w:rFonts w:ascii="Cambria Math" w:eastAsiaTheme="minorEastAsia" w:hAnsi="Cambria Math"/>
          </w:rPr>
          <m:t>c</m:t>
        </m:r>
      </m:oMath>
      <w:r w:rsidR="00910F38">
        <w:rPr>
          <w:rFonts w:eastAsiaTheme="minorEastAsia"/>
        </w:rPr>
        <w:t xml:space="preserve"> and posterior sample </w:t>
      </w:r>
      <m:oMath>
        <m:r>
          <w:rPr>
            <w:rFonts w:ascii="Cambria Math" w:eastAsiaTheme="minorEastAsia" w:hAnsi="Cambria Math"/>
          </w:rPr>
          <m:t>d</m:t>
        </m:r>
      </m:oMath>
      <w:r w:rsidR="00910F38">
        <w:rPr>
          <w:rFonts w:eastAsiaTheme="minorEastAsia"/>
        </w:rPr>
        <w:t xml:space="preserve">. Each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910F38">
        <w:rPr>
          <w:rFonts w:eastAsiaTheme="minorEastAsia"/>
        </w:rPr>
        <w:t xml:space="preserve"> has rows </w:t>
      </w:r>
      <m:oMath>
        <m:r>
          <w:rPr>
            <w:rFonts w:ascii="Cambria Math" w:eastAsiaTheme="minorEastAsia" w:hAnsi="Cambria Math"/>
          </w:rPr>
          <m:t>u=1, 2, …20</m:t>
        </m:r>
      </m:oMath>
      <w:r w:rsidR="00910F38">
        <w:rPr>
          <w:rFonts w:eastAsiaTheme="minorEastAsia"/>
        </w:rPr>
        <w:t xml:space="preserve"> and columns </w:t>
      </w:r>
      <m:oMath>
        <m:r>
          <w:rPr>
            <w:rFonts w:ascii="Cambria Math" w:eastAsiaTheme="minorEastAsia" w:hAnsi="Cambria Math"/>
          </w:rPr>
          <m:t>v=1, 2, …, 20</m:t>
        </m:r>
      </m:oMath>
      <w:r w:rsidR="00910F38">
        <w:rPr>
          <w:rFonts w:eastAsiaTheme="minorEastAsia"/>
        </w:rPr>
        <w:t xml:space="preserve"> corresponding to 20 12.7 cm DBH size bins used to discretize the sugar pine populations. </w:t>
      </w:r>
      <w:r w:rsidR="00910F38">
        <w:t xml:space="preserve">The subscripts </w:t>
      </w:r>
      <m:oMath>
        <m:r>
          <w:rPr>
            <w:rFonts w:ascii="Cambria Math" w:hAnsi="Cambria Math"/>
          </w:rPr>
          <m:t>c</m:t>
        </m:r>
      </m:oMath>
      <w:r w:rsidR="00910F38">
        <w:rPr>
          <w:rFonts w:eastAsiaTheme="minorEastAsia"/>
        </w:rPr>
        <w:t xml:space="preserve"> and </w:t>
      </w:r>
      <m:oMath>
        <m:r>
          <w:rPr>
            <w:rFonts w:ascii="Cambria Math" w:eastAsiaTheme="minorEastAsia" w:hAnsi="Cambria Math"/>
          </w:rPr>
          <m:t>d</m:t>
        </m:r>
      </m:oMath>
      <w:r w:rsidR="00910F38">
        <w:rPr>
          <w:rFonts w:eastAsiaTheme="minorEastAsia"/>
        </w:rPr>
        <w:t xml:space="preserve"> are omitted below for clarity, and </w:t>
      </w:r>
      <w:r w:rsidR="00371AC7">
        <w:rPr>
          <w:rFonts w:eastAsiaTheme="minorEastAsia"/>
        </w:rPr>
        <w:t>we</w:t>
      </w:r>
      <w:r w:rsidR="00910F38">
        <w:rPr>
          <w:rFonts w:eastAsiaTheme="minorEastAsia"/>
        </w:rPr>
        <w:t xml:space="preserve"> discuss only a single matrix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910F38">
        <w:rPr>
          <w:rFonts w:eastAsiaTheme="minorEastAsia"/>
        </w:rPr>
        <w:t xml:space="preserve"> corresponding to expected transitions given a single environmental context and set of vital rate parameters</w:t>
      </w:r>
      <w:r w:rsidR="00F73E88">
        <w:rPr>
          <w:rFonts w:eastAsiaTheme="minorEastAsia"/>
        </w:rPr>
        <w:t xml:space="preserve">. </w:t>
      </w:r>
      <w:commentRangeEnd w:id="136"/>
      <w:r w:rsidR="00B95CE0">
        <w:rPr>
          <w:rStyle w:val="CommentReference"/>
        </w:rPr>
        <w:commentReference w:id="136"/>
      </w:r>
      <w:r w:rsidR="00F73E88">
        <w:rPr>
          <w:rFonts w:eastAsiaTheme="minorEastAsia"/>
        </w:rPr>
        <w:t xml:space="preserve">The elements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F73E88">
        <w:rPr>
          <w:rFonts w:eastAsiaTheme="minorEastAsia"/>
        </w:rPr>
        <w:t xml:space="preserve"> are calculated as:</w:t>
      </w:r>
    </w:p>
    <w:p w14:paraId="0EB01610" w14:textId="6D745F78" w:rsidR="0021304E" w:rsidRDefault="0021304E" w:rsidP="0021304E">
      <w:pPr>
        <w:pStyle w:val="Caption"/>
        <w:keepNext/>
      </w:pPr>
      <w:r>
        <w:t xml:space="preserve">Equation </w:t>
      </w:r>
      <w:r w:rsidR="00DB4E95">
        <w:fldChar w:fldCharType="begin"/>
      </w:r>
      <w:r w:rsidR="00DB4E95">
        <w:instrText xml:space="preserve"> SEQ Equation \* ARABIC </w:instrText>
      </w:r>
      <w:r w:rsidR="00DB4E95">
        <w:fldChar w:fldCharType="separate"/>
      </w:r>
      <w:r>
        <w:rPr>
          <w:noProof/>
        </w:rPr>
        <w:t>10</w:t>
      </w:r>
      <w:r w:rsidR="00DB4E95">
        <w:rPr>
          <w:noProof/>
        </w:rPr>
        <w:fldChar w:fldCharType="end"/>
      </w:r>
    </w:p>
    <w:p w14:paraId="73B6514E" w14:textId="75C719A7" w:rsidR="00910F38" w:rsidRDefault="00DB4E95" w:rsidP="00E01957">
      <w:pPr>
        <w:spacing w:line="360" w:lineRule="auto"/>
      </w:pPr>
      <m:oMathPara>
        <m:oMath>
          <m:sSub>
            <m:sSubPr>
              <m:ctrlPr>
                <w:rPr>
                  <w:rFonts w:ascii="Cambria Math" w:hAnsi="Cambria Math"/>
                  <w:i/>
                </w:rPr>
              </m:ctrlPr>
            </m:sSubPr>
            <m:e>
              <m:r>
                <m:rPr>
                  <m:nor/>
                </m:rPr>
                <w:rPr>
                  <w:rFonts w:ascii="Cambria Math" w:hAnsi="Cambria Math"/>
                  <w:b/>
                  <w:bCs/>
                </w:rPr>
                <m:t>A</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u,v</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oMath>
      </m:oMathPara>
    </w:p>
    <w:p w14:paraId="6C16E1EC" w14:textId="02EE09E2" w:rsidR="0021304E" w:rsidRDefault="00F73E88" w:rsidP="00E358D9">
      <w:pPr>
        <w:spacing w:line="360" w:lineRule="auto"/>
        <w:ind w:firstLine="720"/>
      </w:pPr>
      <w:commentRangeStart w:id="137"/>
      <w:r>
        <w:t xml:space="preserve">Where </w:t>
      </w:r>
      <m:oMath>
        <m:sSub>
          <m:sSubPr>
            <m:ctrlPr>
              <w:rPr>
                <w:rFonts w:ascii="Cambria Math" w:hAnsi="Cambria Math"/>
                <w:i/>
              </w:rPr>
            </m:ctrlPr>
          </m:sSubPr>
          <m:e>
            <m:r>
              <w:rPr>
                <w:rFonts w:ascii="Cambria Math" w:hAnsi="Cambria Math"/>
              </w:rPr>
              <m:t>g</m:t>
            </m:r>
          </m:e>
          <m:sub>
            <m:r>
              <w:rPr>
                <w:rFonts w:ascii="Cambria Math" w:hAnsi="Cambria Math"/>
              </w:rPr>
              <m:t>u,v</m:t>
            </m:r>
          </m:sub>
        </m:sSub>
      </m:oMath>
      <w:r>
        <w:rPr>
          <w:rFonts w:eastAsiaTheme="minorEastAsia"/>
        </w:rPr>
        <w:t xml:space="preserve"> is </w:t>
      </w:r>
      <w:commentRangeEnd w:id="137"/>
      <w:r w:rsidR="00B95CE0">
        <w:rPr>
          <w:rStyle w:val="CommentReference"/>
        </w:rPr>
        <w:commentReference w:id="137"/>
      </w:r>
      <w:r>
        <w:rPr>
          <w:rFonts w:eastAsiaTheme="minorEastAsia"/>
        </w:rPr>
        <w:t xml:space="preserve">the probability that an individual in size class </w:t>
      </w:r>
      <m:oMath>
        <m:r>
          <w:rPr>
            <w:rFonts w:ascii="Cambria Math" w:eastAsiaTheme="minorEastAsia" w:hAnsi="Cambria Math"/>
          </w:rPr>
          <m:t>v</m:t>
        </m:r>
      </m:oMath>
      <w:r>
        <w:rPr>
          <w:rFonts w:eastAsiaTheme="minorEastAsia"/>
        </w:rPr>
        <w:t xml:space="preserve"> will grow into size class </w:t>
      </w:r>
      <m:oMath>
        <m:r>
          <w:rPr>
            <w:rFonts w:ascii="Cambria Math" w:eastAsiaTheme="minorEastAsia" w:hAnsi="Cambria Math"/>
          </w:rPr>
          <m:t>u</m:t>
        </m:r>
      </m:oMath>
      <w:r>
        <w:rPr>
          <w:rFonts w:eastAsiaTheme="minorEastAsia"/>
        </w:rPr>
        <w:t xml:space="preserve"> by time </w:t>
      </w:r>
      <m:oMath>
        <m:r>
          <w:rPr>
            <w:rFonts w:ascii="Cambria Math" w:eastAsiaTheme="minorEastAsia" w:hAnsi="Cambria Math"/>
          </w:rPr>
          <m:t>t+1</m:t>
        </m:r>
      </m:oMath>
      <w:r w:rsidR="000E59FA">
        <w:rPr>
          <w:rFonts w:eastAsiaTheme="minorEastAsia"/>
        </w:rPr>
        <w:t xml:space="preserve"> (calculated using </w:t>
      </w:r>
      <w:r w:rsidR="000E59FA">
        <w:rPr>
          <w:rFonts w:eastAsiaTheme="minorEastAsia"/>
        </w:rPr>
        <w:fldChar w:fldCharType="begin"/>
      </w:r>
      <w:r w:rsidR="000E59FA">
        <w:rPr>
          <w:rFonts w:eastAsiaTheme="minorEastAsia"/>
        </w:rPr>
        <w:instrText xml:space="preserve"> REF _Ref93578923 \h </w:instrText>
      </w:r>
      <w:r w:rsidR="000E59FA">
        <w:rPr>
          <w:rFonts w:eastAsiaTheme="minorEastAsia"/>
        </w:rPr>
      </w:r>
      <w:r w:rsidR="000E59FA">
        <w:rPr>
          <w:rFonts w:eastAsiaTheme="minorEastAsia"/>
        </w:rPr>
        <w:fldChar w:fldCharType="separate"/>
      </w:r>
      <w:r w:rsidR="000E59FA">
        <w:t xml:space="preserve">Equation </w:t>
      </w:r>
      <w:r w:rsidR="000E59FA">
        <w:rPr>
          <w:noProof/>
        </w:rPr>
        <w:t>4</w:t>
      </w:r>
      <w:r w:rsidR="000E59FA">
        <w:rPr>
          <w:rFonts w:eastAsiaTheme="minorEastAsia"/>
        </w:rPr>
        <w:fldChar w:fldCharType="end"/>
      </w:r>
      <w:r w:rsidR="000E59FA">
        <w:rPr>
          <w:rFonts w:eastAsiaTheme="minorEastAsia"/>
        </w:rPr>
        <w:t xml:space="preserve"> and </w:t>
      </w:r>
      <w:r w:rsidR="000E59FA">
        <w:rPr>
          <w:rFonts w:eastAsiaTheme="minorEastAsia"/>
        </w:rPr>
        <w:fldChar w:fldCharType="begin"/>
      </w:r>
      <w:r w:rsidR="000E59FA">
        <w:rPr>
          <w:rFonts w:eastAsiaTheme="minorEastAsia"/>
        </w:rPr>
        <w:instrText xml:space="preserve"> REF _Ref93582027 \h </w:instrText>
      </w:r>
      <w:r w:rsidR="000E59FA">
        <w:rPr>
          <w:rFonts w:eastAsiaTheme="minorEastAsia"/>
        </w:rPr>
      </w:r>
      <w:r w:rsidR="000E59FA">
        <w:rPr>
          <w:rFonts w:eastAsiaTheme="minorEastAsia"/>
        </w:rPr>
        <w:fldChar w:fldCharType="separate"/>
      </w:r>
      <w:r w:rsidR="000E59FA">
        <w:t xml:space="preserve">Equation </w:t>
      </w:r>
      <w:r w:rsidR="000E59FA">
        <w:rPr>
          <w:noProof/>
        </w:rPr>
        <w:t>8</w:t>
      </w:r>
      <w:r w:rsidR="000E59FA">
        <w:rPr>
          <w:rFonts w:eastAsiaTheme="minorEastAsia"/>
        </w:rPr>
        <w:fldChar w:fldCharType="end"/>
      </w:r>
      <w:r w:rsidR="000E59FA">
        <w:rPr>
          <w:rFonts w:eastAsiaTheme="minorEastAsia"/>
        </w:rPr>
        <w:t xml:space="preserve">, the mean DBH of </w:t>
      </w:r>
      <m:oMath>
        <m:r>
          <w:rPr>
            <w:rFonts w:ascii="Cambria Math" w:eastAsiaTheme="minorEastAsia" w:hAnsi="Cambria Math"/>
          </w:rPr>
          <m:t>v</m:t>
        </m:r>
      </m:oMath>
      <w:r w:rsidR="000E59FA">
        <w:rPr>
          <w:rFonts w:eastAsiaTheme="minorEastAsia"/>
        </w:rPr>
        <w:t xml:space="preserve">, the environmental context associated with </w:t>
      </w:r>
      <m:oMath>
        <m:r>
          <w:rPr>
            <w:rFonts w:ascii="Cambria Math" w:eastAsiaTheme="minorEastAsia" w:hAnsi="Cambria Math"/>
          </w:rPr>
          <m:t>c</m:t>
        </m:r>
      </m:oMath>
      <w:r w:rsidR="000E59FA">
        <w:rPr>
          <w:rFonts w:eastAsiaTheme="minorEastAsia"/>
        </w:rPr>
        <w:t xml:space="preserve"> and the parameters from posterior sample </w:t>
      </w:r>
      <m:oMath>
        <m:r>
          <w:rPr>
            <w:rFonts w:ascii="Cambria Math" w:eastAsiaTheme="minorEastAsia" w:hAnsi="Cambria Math"/>
          </w:rPr>
          <m:t>d</m:t>
        </m:r>
      </m:oMath>
      <w:r w:rsidR="000E59FA">
        <w:rPr>
          <w:rFonts w:eastAsiaTheme="minorEastAsia"/>
        </w:rPr>
        <w:t>).</w:t>
      </w:r>
      <w:r>
        <w:rPr>
          <w:rFonts w:eastAsiaTheme="minorEastAsia"/>
        </w:rPr>
        <w:t xml:space="preserve"> </w:t>
      </w:r>
      <w:r w:rsidR="000E59FA">
        <w:rPr>
          <w:rFonts w:eastAsiaTheme="minorEastAsia"/>
        </w:rPr>
        <w:t xml:space="preserve">Similarly,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v</m:t>
            </m:r>
          </m:sub>
        </m:sSub>
      </m:oMath>
      <w:r>
        <w:rPr>
          <w:rFonts w:eastAsiaTheme="minorEastAsia"/>
        </w:rPr>
        <w:t xml:space="preserve"> is the probability that an individual in size class </w:t>
      </w:r>
      <m:oMath>
        <m:r>
          <w:rPr>
            <w:rFonts w:ascii="Cambria Math" w:eastAsiaTheme="minorEastAsia" w:hAnsi="Cambria Math"/>
          </w:rPr>
          <m:t>v</m:t>
        </m:r>
      </m:oMath>
      <w:r>
        <w:rPr>
          <w:rFonts w:eastAsiaTheme="minorEastAsia"/>
        </w:rPr>
        <w:t xml:space="preserve"> at time </w:t>
      </w:r>
      <m:oMath>
        <m:r>
          <w:rPr>
            <w:rFonts w:ascii="Cambria Math" w:eastAsiaTheme="minorEastAsia" w:hAnsi="Cambria Math"/>
          </w:rPr>
          <m:t>t</m:t>
        </m:r>
      </m:oMath>
      <w:r>
        <w:rPr>
          <w:rFonts w:eastAsiaTheme="minorEastAsia"/>
        </w:rPr>
        <w:t xml:space="preserve"> will survive to time </w:t>
      </w:r>
      <m:oMath>
        <m:r>
          <w:rPr>
            <w:rFonts w:ascii="Cambria Math" w:eastAsiaTheme="minorEastAsia" w:hAnsi="Cambria Math"/>
          </w:rPr>
          <m:t>t+1</m:t>
        </m:r>
      </m:oMath>
      <w:r w:rsidR="000E59FA">
        <w:rPr>
          <w:rFonts w:eastAsiaTheme="minorEastAsia"/>
        </w:rPr>
        <w:t xml:space="preserve"> (calculated using </w:t>
      </w:r>
      <w:r w:rsidR="000E59FA">
        <w:rPr>
          <w:rFonts w:eastAsiaTheme="minorEastAsia"/>
        </w:rPr>
        <w:fldChar w:fldCharType="begin"/>
      </w:r>
      <w:r w:rsidR="000E59FA">
        <w:rPr>
          <w:rFonts w:eastAsiaTheme="minorEastAsia"/>
        </w:rPr>
        <w:instrText xml:space="preserve"> REF _Ref93579342 \h </w:instrText>
      </w:r>
      <w:r w:rsidR="000E59FA">
        <w:rPr>
          <w:rFonts w:eastAsiaTheme="minorEastAsia"/>
        </w:rPr>
      </w:r>
      <w:r w:rsidR="000E59FA">
        <w:rPr>
          <w:rFonts w:eastAsiaTheme="minorEastAsia"/>
        </w:rPr>
        <w:fldChar w:fldCharType="separate"/>
      </w:r>
      <w:r w:rsidR="000E59FA">
        <w:t xml:space="preserve">Equation </w:t>
      </w:r>
      <w:r w:rsidR="000E59FA">
        <w:rPr>
          <w:noProof/>
        </w:rPr>
        <w:t>2</w:t>
      </w:r>
      <w:r w:rsidR="000E59FA">
        <w:rPr>
          <w:rFonts w:eastAsiaTheme="minorEastAsia"/>
        </w:rPr>
        <w:fldChar w:fldCharType="end"/>
      </w:r>
      <w:r w:rsidR="000E59FA">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≅[0.85, 0.15, 0, …,0]</m:t>
        </m:r>
      </m:oMath>
      <w:r w:rsidR="000E59FA">
        <w:rPr>
          <w:rFonts w:eastAsiaTheme="minorEastAsia"/>
        </w:rPr>
        <w:t xml:space="preserve"> is the probability that </w:t>
      </w:r>
      <w:proofErr w:type="gramStart"/>
      <w:r w:rsidR="000E59FA">
        <w:rPr>
          <w:rFonts w:eastAsiaTheme="minorEastAsia"/>
        </w:rPr>
        <w:t>a new recruit</w:t>
      </w:r>
      <w:proofErr w:type="gramEnd"/>
      <w:r w:rsidR="000E59FA">
        <w:rPr>
          <w:rFonts w:eastAsiaTheme="minorEastAsia"/>
        </w:rPr>
        <w:t xml:space="preserve"> will grow into size class </w:t>
      </w:r>
      <m:oMath>
        <m:r>
          <w:rPr>
            <w:rFonts w:ascii="Cambria Math" w:eastAsiaTheme="minorEastAsia" w:hAnsi="Cambria Math"/>
          </w:rPr>
          <m:t>u</m:t>
        </m:r>
      </m:oMath>
      <w:r w:rsidR="000E59FA">
        <w:rPr>
          <w:rFonts w:eastAsiaTheme="minorEastAsia"/>
        </w:rPr>
        <w:t xml:space="preserve"> by the second census at time </w:t>
      </w:r>
      <m:oMath>
        <m:r>
          <w:rPr>
            <w:rFonts w:ascii="Cambria Math" w:eastAsiaTheme="minorEastAsia" w:hAnsi="Cambria Math"/>
          </w:rPr>
          <m:t>t</m:t>
        </m:r>
        <m:r>
          <m:rPr>
            <m:lit/>
          </m:rPr>
          <w:rPr>
            <w:rFonts w:ascii="Cambria Math" w:eastAsiaTheme="minorEastAsia" w:hAnsi="Cambria Math"/>
          </w:rPr>
          <m:t>+</m:t>
        </m:r>
        <m:r>
          <w:rPr>
            <w:rFonts w:ascii="Cambria Math" w:eastAsiaTheme="minorEastAsia" w:hAnsi="Cambria Math"/>
          </w:rPr>
          <m:t>1</m:t>
        </m:r>
      </m:oMath>
      <w:r w:rsidR="0021304E">
        <w:rPr>
          <w:rFonts w:eastAsiaTheme="minorEastAsia"/>
        </w:rPr>
        <w:t xml:space="preserve">. </w:t>
      </w:r>
      <w:r w:rsidR="000E59F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E59FA">
        <w:rPr>
          <w:rFonts w:eastAsiaTheme="minorEastAsia"/>
        </w:rPr>
        <w:t xml:space="preserve"> </w:t>
      </w:r>
      <w:r w:rsidR="0021304E">
        <w:rPr>
          <w:rFonts w:eastAsiaTheme="minorEastAsia"/>
        </w:rPr>
        <w:t xml:space="preserve">is the expected number of new recruits per individual in size class </w:t>
      </w:r>
      <m:oMath>
        <m:r>
          <w:rPr>
            <w:rFonts w:ascii="Cambria Math" w:eastAsiaTheme="minorEastAsia" w:hAnsi="Cambria Math"/>
          </w:rPr>
          <m:t>v</m:t>
        </m:r>
      </m:oMath>
      <w:r w:rsidR="0021304E">
        <w:rPr>
          <w:rFonts w:eastAsiaTheme="minorEastAsia"/>
        </w:rPr>
        <w:t xml:space="preserve">, calculated using </w:t>
      </w:r>
      <w:r w:rsidR="0021304E">
        <w:rPr>
          <w:rFonts w:eastAsiaTheme="minorEastAsia"/>
        </w:rPr>
        <w:fldChar w:fldCharType="begin"/>
      </w:r>
      <w:r w:rsidR="0021304E">
        <w:rPr>
          <w:rFonts w:eastAsiaTheme="minorEastAsia"/>
        </w:rPr>
        <w:instrText xml:space="preserve"> REF _Ref93583271 \h </w:instrText>
      </w:r>
      <w:r w:rsidR="0021304E">
        <w:rPr>
          <w:rFonts w:eastAsiaTheme="minorEastAsia"/>
        </w:rPr>
      </w:r>
      <w:r w:rsidR="0021304E">
        <w:rPr>
          <w:rFonts w:eastAsiaTheme="minorEastAsia"/>
        </w:rPr>
        <w:fldChar w:fldCharType="separate"/>
      </w:r>
      <w:r w:rsidR="0021304E">
        <w:t xml:space="preserve">Equation </w:t>
      </w:r>
      <w:r w:rsidR="0021304E">
        <w:rPr>
          <w:noProof/>
        </w:rPr>
        <w:t>9</w:t>
      </w:r>
      <w:r w:rsidR="0021304E">
        <w:rPr>
          <w:rFonts w:eastAsiaTheme="minorEastAsia"/>
        </w:rPr>
        <w:fldChar w:fldCharType="end"/>
      </w:r>
      <w:r w:rsidR="0021304E">
        <w:rPr>
          <w:rFonts w:eastAsiaTheme="minorEastAsia"/>
        </w:rPr>
        <w:t>.</w:t>
      </w:r>
      <w:r w:rsidR="0021304E">
        <w:t xml:space="preserve"> </w:t>
      </w:r>
    </w:p>
    <w:p w14:paraId="13D8E58A" w14:textId="22394E4B" w:rsidR="00272B03" w:rsidRPr="0021304E" w:rsidRDefault="0021304E" w:rsidP="0021304E">
      <w:pPr>
        <w:spacing w:line="360" w:lineRule="auto"/>
        <w:ind w:firstLine="720"/>
      </w:pPr>
      <w:r>
        <w:t>Following the recommendations of</w:t>
      </w:r>
      <w:commentRangeStart w:id="138"/>
      <w:r>
        <w:t xml:space="preserve"> </w:t>
      </w:r>
      <w:r w:rsidR="00371AC7">
        <w:fldChar w:fldCharType="begin" w:fldLock="1"/>
      </w:r>
      <w:r w:rsidR="002C19B3">
        <w:instrText>ADDIN CSL_CITATION {"citationItems":[{"id":"ITEM-1","itemData":{"DOI":"10.1002/ecm.1447","ISSN":"15577015","abstract":"Structured demographic models are among the most common and useful tools in population biology. However, the introduction of integral projection models (IPMs) has caused a profound shift in the way many demographic models are conceptualized. Some researchers have argued that IPMs, by explicitly representing demographic processes as continuous functions of state variables such as size, are more statistically efficient, biologically realistic, and accurate than classic matrix projection models, calling into question the usefulness of the many studies based on matrix models. Here, we evaluate how IPMs and matrix models differ, as well as the extent to which these differences matter for estimation of key model outputs, including population growth rates, sensitivity patterns, and life spans. First, we detail the steps in constructing and using each type of model. Second, we present a review of published demographic models, concentrating on size-based studies, which shows significant overlap in the way IPMs and matrix models are constructed and analyzed. Third, to assess the impact of various modeling decisions on demographic predictions, we ran a series of simulations based on size-based demographic data sets for five biologically diverse species. We found little evidence that discrete vital rate estimation is less accurate than continuous functions across a wide range of sample sizes or size classes (equivalently bin numbers or mesh points). Most model outputs quickly converged with modest class numbers (≥10), regardless of most other modeling decisions. Another surprising result was that the most commonly used method to discretize growth rates for IPM analyses can introduce substantial error into model outputs. Finally, we show that empirical sample sizes generally matter more than modeling approach for the accuracy of demographic outputs. Based on these results, we provide specific recommendations to those constructing and evaluating structured population models. Both our literature review and simulations question the treatment of IPMs as a clearly distinct modeling approach or one that is inherently more accurate than classic matrix models. Importantly, this suggests that matrix models, representing the vast majority of past demographic analyses available for comparative and conservation work, continue to be useful and important sources of demographic information.","author":[{"dropping-particle":"","family":"Doak","given":"Daniel F.","non-dropping-particle":"","parse-names":false,"suffix":""},{"dropping-particle":"","family":"Waddle","given":"Ellen","non-dropping-particle":"","parse-names":false,"suffix":""},{"dropping-particle":"","family":"Langendorf","given":"Ryan E.","non-dropping-particle":"","parse-names":false,"suffix":""},{"dropping-particle":"","family":"Louthan","given":"Allison M.","non-dropping-particle":"","parse-names":false,"suffix":""},{"dropping-particle":"","family":"Isabelle Chardon","given":"Nathalie","non-dropping-particle":"","parse-names":false,"suffix":""},{"dropping-particle":"","family":"Dibner","given":"Reilly R.","non-dropping-particle":"","parse-names":false,"suffix":""},{"dropping-particle":"","family":"Keinath","given":"Douglas A.","non-dropping-particle":"","parse-names":false,"suffix":""},{"dropping-particle":"","family":"Lombardi","given":"Elizabeth","non-dropping-particle":"","parse-names":false,"suffix":""},{"dropping-particle":"","family":"Steenbock","given":"Christopher","non-dropping-particle":"","parse-names":false,"suffix":""},{"dropping-particle":"","family":"Shriver","given":"Robert K.","non-dropping-particle":"","parse-names":false,"suffix":""},{"dropping-particle":"","family":"Linares","given":"Cristina","non-dropping-particle":"","parse-names":false,"suffix":""},{"dropping-particle":"","family":"Begoña Garcia","given":"Maria","non-dropping-particle":"","parse-names":false,"suffix":""},{"dropping-particle":"","family":"Funk","given":"W. Chris","non-dropping-particle":"","parse-names":false,"suffix":""},{"dropping-particle":"","family":"Fitzpatrick","given":"Sarah W.","non-dropping-particle":"","parse-names":false,"suffix":""},{"dropping-particle":"","family":"Morris","given":"William F.","non-dropping-particle":"","parse-names":false,"suffix":""},{"dropping-particle":"","family":"Peterson","given":"Megan L.","non-dropping-particle":"","parse-names":false,"suffix":""}],"container-title":"Ecological Monographs","id":"ITEM-1","issue":"2","issued":{"date-parts":[["2021"]]},"note":"The core distinction is between continuous vital rate functions or discrete vital rate functions,... and even that I think is a little arbitrary. You can imagine a vital rate function with both discrete and continuous explanatory variables; MPM is just the special case where all explanatory variables are categorical, the growth/transition outcomes are all categorical, and everything is parameterized as group means (??? little fuzzy on that last bit)","title":"A critical comparison of integral projection and matrix projection models for demographic analysis","type":"article-journal","volume":"91"},"uris":["http://www.mendeley.com/documents/?uuid=6c9d4f2a-1675-4e9a-b58d-cedfa5f8c503"]}],"mendeley":{"formattedCitation":"(Doak &lt;i&gt;et al.&lt;/i&gt;, 2021)","plainTextFormattedCitation":"(Doak et al., 2021)","previouslyFormattedCitation":"(Doak &lt;i&gt;et al.&lt;/i&gt;, 2021)"},"properties":{"noteIndex":0},"schema":"https://github.com/citation-style-language/schema/raw/master/csl-citation.json"}</w:instrText>
      </w:r>
      <w:r w:rsidR="00371AC7">
        <w:fldChar w:fldCharType="separate"/>
      </w:r>
      <w:r w:rsidR="00EB4A84" w:rsidRPr="00EB4A84">
        <w:rPr>
          <w:noProof/>
        </w:rPr>
        <w:t xml:space="preserve">(Doak </w:t>
      </w:r>
      <w:r w:rsidR="00EB4A84" w:rsidRPr="00EB4A84">
        <w:rPr>
          <w:i/>
          <w:noProof/>
        </w:rPr>
        <w:t>et al.</w:t>
      </w:r>
      <w:r w:rsidR="00EB4A84" w:rsidRPr="00EB4A84">
        <w:rPr>
          <w:noProof/>
        </w:rPr>
        <w:t>, 2021)</w:t>
      </w:r>
      <w:r w:rsidR="00371AC7">
        <w:fldChar w:fldCharType="end"/>
      </w:r>
      <w:commentRangeEnd w:id="138"/>
      <w:r w:rsidR="007108F6">
        <w:rPr>
          <w:rStyle w:val="CommentReference"/>
        </w:rPr>
        <w:commentReference w:id="138"/>
      </w:r>
      <w:r>
        <w:t>, i</w:t>
      </w:r>
      <w:r w:rsidR="005C0FDC">
        <w:t xml:space="preserve">ndividuals in each size class were approximated using the mean DBH of all trees in each size class, rather than the bin midpoint. The growth transition probabilities were evaluated using the cumulative density function of a normal </w:t>
      </w:r>
      <w:r w:rsidR="005C0FDC">
        <w:lastRenderedPageBreak/>
        <w:t xml:space="preserve">distribution (as in </w:t>
      </w:r>
      <w:r w:rsidR="005C0FDC">
        <w:fldChar w:fldCharType="begin"/>
      </w:r>
      <w:r w:rsidR="005C0FDC">
        <w:instrText xml:space="preserve"> REF _Ref93582027 \h </w:instrText>
      </w:r>
      <w:r w:rsidR="005C0FDC">
        <w:fldChar w:fldCharType="separate"/>
      </w:r>
      <w:r w:rsidR="005C0FDC">
        <w:t xml:space="preserve">Equation </w:t>
      </w:r>
      <w:r w:rsidR="005C0FDC">
        <w:rPr>
          <w:noProof/>
        </w:rPr>
        <w:t>8</w:t>
      </w:r>
      <w:r w:rsidR="005C0FDC">
        <w:fldChar w:fldCharType="end"/>
      </w:r>
      <w:r w:rsidR="005C0FDC">
        <w:t xml:space="preserve">, but evaluating growth between each size class and every other size class). </w:t>
      </w:r>
      <w:r w:rsidR="00445077">
        <w:t xml:space="preserve">The largest real eigenvalue of each full </w:t>
      </w:r>
      <w:commentRangeStart w:id="139"/>
      <w:r w:rsidR="00445077">
        <w:t xml:space="preserve">transition matrix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445077">
        <w:rPr>
          <w:rFonts w:eastAsiaTheme="minorEastAsia"/>
        </w:rPr>
        <w:t xml:space="preserve"> </w:t>
      </w:r>
      <w:commentRangeEnd w:id="139"/>
      <w:r w:rsidR="00B95CE0">
        <w:rPr>
          <w:rStyle w:val="CommentReference"/>
        </w:rPr>
        <w:commentReference w:id="139"/>
      </w:r>
      <w:r w:rsidR="00445077">
        <w:rPr>
          <w:rFonts w:eastAsiaTheme="minorEastAsia"/>
        </w:rPr>
        <w:t xml:space="preserve">corresponds to </w:t>
      </w:r>
      <w:commentRangeStart w:id="140"/>
      <w:r w:rsidR="00445077">
        <w:rPr>
          <w:rFonts w:eastAsiaTheme="minorEastAsia"/>
        </w:rPr>
        <w:t>the</w:t>
      </w:r>
      <w:commentRangeEnd w:id="140"/>
      <w:r w:rsidR="00B95CE0">
        <w:rPr>
          <w:rStyle w:val="CommentReference"/>
        </w:rPr>
        <w:commentReference w:id="140"/>
      </w:r>
      <w:commentRangeStart w:id="141"/>
      <w:r w:rsidR="00445077">
        <w:rPr>
          <w:rFonts w:eastAsiaTheme="minorEastAsia"/>
        </w:rPr>
        <w:t xml:space="preserve"> asymptotical </w:t>
      </w:r>
      <w:commentRangeEnd w:id="141"/>
      <w:r w:rsidR="00B95CE0">
        <w:rPr>
          <w:rStyle w:val="CommentReference"/>
        </w:rPr>
        <w:commentReference w:id="141"/>
      </w:r>
      <w:r w:rsidR="00445077">
        <w:rPr>
          <w:rFonts w:eastAsiaTheme="minorEastAsia"/>
        </w:rPr>
        <w:t xml:space="preserve">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environmental context </w:t>
      </w:r>
      <m:oMath>
        <m:r>
          <w:rPr>
            <w:rFonts w:ascii="Cambria Math" w:eastAsiaTheme="minorEastAsia" w:hAnsi="Cambria Math"/>
          </w:rPr>
          <m:t>c</m:t>
        </m:r>
      </m:oMath>
      <w:r w:rsidR="00445077">
        <w:rPr>
          <w:rFonts w:eastAsiaTheme="minorEastAsia"/>
        </w:rPr>
        <w:t xml:space="preserve">. The distribution of </w:t>
      </w:r>
      <m:oMath>
        <m:r>
          <w:rPr>
            <w:rFonts w:ascii="Cambria Math" w:eastAsiaTheme="minorEastAsia" w:hAnsi="Cambria Math"/>
          </w:rPr>
          <m:t>λ</m:t>
        </m:r>
      </m:oMath>
      <w:r w:rsidR="00445077">
        <w:rPr>
          <w:rFonts w:eastAsiaTheme="minorEastAsia"/>
        </w:rPr>
        <w:t xml:space="preserve"> for each environmental context </w:t>
      </w:r>
      <m:oMath>
        <m:r>
          <w:rPr>
            <w:rFonts w:ascii="Cambria Math" w:eastAsiaTheme="minorEastAsia" w:hAnsi="Cambria Math"/>
          </w:rPr>
          <m:t>c</m:t>
        </m:r>
      </m:oMath>
      <w:r w:rsidR="00445077">
        <w:rPr>
          <w:rFonts w:eastAsiaTheme="minorEastAsia"/>
        </w:rPr>
        <w:t xml:space="preserve"> was plotted to understand how the presence or absence of different stressors is expected to shape the asymptotic population growth rate of sugar pine. </w:t>
      </w:r>
    </w:p>
    <w:p w14:paraId="4F4B5330" w14:textId="70FCB057" w:rsidR="009B22BB" w:rsidRDefault="009B22BB" w:rsidP="00293491">
      <w:pPr>
        <w:pStyle w:val="Heading1"/>
        <w:spacing w:line="360" w:lineRule="auto"/>
      </w:pPr>
      <w:commentRangeStart w:id="142"/>
      <w:commentRangeStart w:id="143"/>
      <w:r>
        <w:t>Results</w:t>
      </w:r>
      <w:commentRangeEnd w:id="142"/>
      <w:r w:rsidR="000B15A1">
        <w:rPr>
          <w:rStyle w:val="CommentReference"/>
          <w:rFonts w:asciiTheme="minorHAnsi" w:eastAsiaTheme="minorHAnsi" w:hAnsiTheme="minorHAnsi" w:cstheme="minorBidi"/>
          <w:color w:val="auto"/>
        </w:rPr>
        <w:commentReference w:id="142"/>
      </w:r>
      <w:commentRangeEnd w:id="143"/>
      <w:r w:rsidR="000B15A1">
        <w:rPr>
          <w:rStyle w:val="CommentReference"/>
          <w:rFonts w:asciiTheme="minorHAnsi" w:eastAsiaTheme="minorHAnsi" w:hAnsiTheme="minorHAnsi" w:cstheme="minorBidi"/>
          <w:color w:val="auto"/>
        </w:rPr>
        <w:commentReference w:id="143"/>
      </w:r>
    </w:p>
    <w:p w14:paraId="2905F085" w14:textId="4F498E00" w:rsidR="009B22BB" w:rsidRDefault="00874307" w:rsidP="00293491">
      <w:pPr>
        <w:pStyle w:val="Heading2"/>
        <w:spacing w:line="360" w:lineRule="auto"/>
      </w:pPr>
      <w:r>
        <w:t>Model Validation</w:t>
      </w:r>
    </w:p>
    <w:p w14:paraId="53D9844B" w14:textId="56832201"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226C3F">
        <w:t>Supplementary Materials</w:t>
      </w:r>
      <w:r w:rsidR="00226C3F">
        <w:fldChar w:fldCharType="end"/>
      </w:r>
      <w:r w:rsidR="00C45A1A">
        <w:t>)</w:t>
      </w:r>
      <w:r w:rsidR="00FC5A10">
        <w:t xml:space="preserve">. The exception, where the posterior was only weakly informed by the data, were the estimates </w:t>
      </w:r>
      <m:oMath>
        <m:sSub>
          <m:sSubPr>
            <m:ctrlPr>
              <w:rPr>
                <w:rFonts w:ascii="Cambria Math" w:eastAsiaTheme="minorEastAsia" w:hAnsi="Cambria Math"/>
                <w:i/>
              </w:rPr>
            </m:ctrlPr>
          </m:sSubPr>
          <m:e>
            <m:r>
              <w:rPr>
                <w:rFonts w:ascii="Cambria Math" w:eastAsiaTheme="minorEastAsia" w:hAnsi="Cambria Math"/>
              </w:rPr>
              <m:t>β</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WPBR×DBH</m:t>
            </m:r>
          </m:sub>
        </m:sSub>
      </m:oMath>
      <w:r w:rsidR="00FC5A10">
        <w:rPr>
          <w:rFonts w:eastAsiaTheme="minorEastAsia"/>
        </w:rPr>
        <w:t>, the interaction of WPBR with size affecting fecundity. This uncertainty regarding the effect of WPBR on fecundity was likely due</w:t>
      </w:r>
      <w:r w:rsidR="00222543">
        <w:rPr>
          <w:rFonts w:eastAsiaTheme="minorEastAsia"/>
        </w:rPr>
        <w:t xml:space="preserve"> to the relatively low frequency of WPBR presence</w:t>
      </w:r>
      <w:r w:rsidR="003E04A3">
        <w:rPr>
          <w:rFonts w:eastAsiaTheme="minorEastAsia"/>
        </w:rPr>
        <w:t>,</w:t>
      </w:r>
      <w:r w:rsidR="00FC5A10">
        <w:rPr>
          <w:rFonts w:eastAsiaTheme="minorEastAsia"/>
        </w:rPr>
        <w:t xml:space="preserve"> </w:t>
      </w:r>
      <w:r w:rsidR="00222543">
        <w:rPr>
          <w:rFonts w:eastAsiaTheme="minorEastAsia"/>
        </w:rPr>
        <w:t xml:space="preserve">combined with the fact that </w:t>
      </w:r>
      <w:r w:rsidR="00FC5A10">
        <w:rPr>
          <w:rFonts w:eastAsiaTheme="minorEastAsia"/>
        </w:rPr>
        <w:t>fecundity was not directly observed.</w:t>
      </w:r>
      <w:r w:rsidR="00BE0F16">
        <w:rPr>
          <w:rFonts w:eastAsiaTheme="minorEastAsia"/>
        </w:rPr>
        <w:t xml:space="preserve"> </w:t>
      </w:r>
      <w:commentRangeStart w:id="144"/>
      <w:r w:rsidR="00BE0F16">
        <w:rPr>
          <w:rFonts w:eastAsiaTheme="minorEastAsia"/>
        </w:rPr>
        <w:t xml:space="preserve">Retrodictive simulations </w:t>
      </w:r>
      <w:commentRangeEnd w:id="144"/>
      <w:r w:rsidR="00B95CE0">
        <w:rPr>
          <w:rStyle w:val="CommentReference"/>
        </w:rPr>
        <w:commentReference w:id="144"/>
      </w:r>
      <w:r w:rsidR="00BE0F16">
        <w:rPr>
          <w:rFonts w:eastAsiaTheme="minorEastAsia"/>
        </w:rPr>
        <w:t>generated using the posterior parameter samples and the training data as explanatory variables were consistent with the true values observed in the training data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BE0F16">
        <w:t>Supplementary Materials</w:t>
      </w:r>
      <w:r w:rsidR="00BE0F16">
        <w:rPr>
          <w:rFonts w:eastAsiaTheme="minorEastAsia"/>
        </w:rPr>
        <w:fldChar w:fldCharType="end"/>
      </w:r>
      <w:r w:rsidR="00BE0F16">
        <w:rPr>
          <w:rFonts w:eastAsiaTheme="minorEastAsia"/>
        </w:rPr>
        <w:t>). Likewise, predictive simulations using the posterior parameter samples and the held-out validation data</w:t>
      </w:r>
      <w:r w:rsidR="00C07C6D">
        <w:rPr>
          <w:rFonts w:eastAsiaTheme="minorEastAsia"/>
        </w:rPr>
        <w:t xml:space="preserve"> as explanatory variables were consistent with the true values observed in the validation data (</w:t>
      </w:r>
      <w:commentRangeStart w:id="145"/>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3E04A3">
        <w:t>Supplementary Materials</w:t>
      </w:r>
      <w:r w:rsidR="003E04A3">
        <w:rPr>
          <w:rFonts w:eastAsiaTheme="minorEastAsia"/>
        </w:rPr>
        <w:fldChar w:fldCharType="end"/>
      </w:r>
      <w:commentRangeEnd w:id="145"/>
      <w:r w:rsidR="004C5044">
        <w:rPr>
          <w:rStyle w:val="CommentReference"/>
        </w:rPr>
        <w:commentReference w:id="145"/>
      </w:r>
      <w:r w:rsidR="00C07C6D">
        <w:rPr>
          <w:rFonts w:eastAsiaTheme="minorEastAsia"/>
        </w:rPr>
        <w:t>).</w:t>
      </w:r>
      <w:r w:rsidR="00222543">
        <w:rPr>
          <w:rFonts w:eastAsiaTheme="minorEastAsia"/>
        </w:rPr>
        <w:t xml:space="preserve"> </w:t>
      </w:r>
    </w:p>
    <w:p w14:paraId="7256D00B" w14:textId="76F9BA11" w:rsidR="00874307" w:rsidRDefault="00874307" w:rsidP="00293491">
      <w:pPr>
        <w:pStyle w:val="Heading2"/>
        <w:spacing w:line="360" w:lineRule="auto"/>
      </w:pPr>
      <w:r>
        <w:t>Survival</w:t>
      </w:r>
    </w:p>
    <w:p w14:paraId="03196E06" w14:textId="1A1F2B85" w:rsidR="00A9076E" w:rsidRDefault="008A7C78" w:rsidP="00C942ED">
      <w:pPr>
        <w:spacing w:line="360" w:lineRule="auto"/>
      </w:pPr>
      <w:r>
        <w:tab/>
      </w:r>
      <w:r w:rsidR="00A9076E">
        <w:t xml:space="preserve"> </w:t>
      </w:r>
      <w:commentRangeStart w:id="146"/>
      <w:r w:rsidR="00C942ED">
        <w:t>The</w:t>
      </w:r>
      <w:r w:rsidR="0058771A">
        <w:t xml:space="preserve"> posterior median estimate of the intercept for the survival model</w:t>
      </w:r>
      <w:r w:rsidR="0052326E">
        <w:rPr>
          <w:rFonts w:eastAsiaTheme="minorEastAsia"/>
        </w:rPr>
        <w:t xml:space="preserve"> </w:t>
      </w:r>
      <w:r w:rsidR="0058771A">
        <w:t xml:space="preserve">was </w:t>
      </w:r>
      <w:commentRangeStart w:id="147"/>
      <w:r w:rsidR="0058771A">
        <w:t>2</w:t>
      </w:r>
      <w:commentRangeEnd w:id="147"/>
      <w:r w:rsidR="00B95CE0">
        <w:rPr>
          <w:rStyle w:val="CommentReference"/>
        </w:rPr>
        <w:commentReference w:id="147"/>
      </w:r>
      <w:r w:rsidR="0058771A">
        <w:t xml:space="preserve">.08, with a </w:t>
      </w:r>
      <w:commentRangeStart w:id="148"/>
      <w:r w:rsidR="0058771A">
        <w:t>90</w:t>
      </w:r>
      <w:commentRangeEnd w:id="148"/>
      <w:r w:rsidR="00A22F02">
        <w:rPr>
          <w:rStyle w:val="CommentReference"/>
        </w:rPr>
        <w:commentReference w:id="148"/>
      </w:r>
      <w:r w:rsidR="0058771A">
        <w:t>% credible interval spanning the range 1.72</w:t>
      </w:r>
      <w:r w:rsidR="0052326E">
        <w:t xml:space="preserve"> to </w:t>
      </w:r>
      <w:r w:rsidR="0058771A">
        <w:t>2.44 (</w:t>
      </w:r>
      <w:r w:rsidR="0058771A">
        <w:fldChar w:fldCharType="begin"/>
      </w:r>
      <w:r w:rsidR="0058771A">
        <w:instrText xml:space="preserve"> REF _Ref94607451 \h </w:instrText>
      </w:r>
      <w:r w:rsidR="0058771A">
        <w:fldChar w:fldCharType="separate"/>
      </w:r>
      <w:r w:rsidR="0058771A">
        <w:t xml:space="preserve">Supplementary Table </w:t>
      </w:r>
      <w:r w:rsidR="0058771A">
        <w:rPr>
          <w:noProof/>
        </w:rPr>
        <w:t>1</w:t>
      </w:r>
      <w:r w:rsidR="0058771A">
        <w:fldChar w:fldCharType="end"/>
      </w:r>
      <w:r w:rsidR="0058771A">
        <w:t xml:space="preserve">). </w:t>
      </w:r>
      <w:commentRangeEnd w:id="146"/>
      <w:r w:rsidR="004C5044">
        <w:rPr>
          <w:rStyle w:val="CommentReference"/>
        </w:rPr>
        <w:commentReference w:id="146"/>
      </w:r>
      <w:r w:rsidR="0058771A">
        <w:t>Survival generally increased with size (</w:t>
      </w:r>
      <w:r w:rsidR="0052326E">
        <w:fldChar w:fldCharType="begin"/>
      </w:r>
      <w:r w:rsidR="0052326E">
        <w:instrText xml:space="preserve"> REF _Ref93744929 \h </w:instrText>
      </w:r>
      <w:r w:rsidR="0052326E">
        <w:fldChar w:fldCharType="separate"/>
      </w:r>
      <w:r w:rsidR="0052326E">
        <w:t xml:space="preserve">Figure </w:t>
      </w:r>
      <w:r w:rsidR="0052326E">
        <w:rPr>
          <w:noProof/>
        </w:rPr>
        <w:t>2</w:t>
      </w:r>
      <w:r w:rsidR="0052326E">
        <w:fldChar w:fldCharType="end"/>
      </w:r>
      <w:r w:rsidR="0052326E">
        <w:t xml:space="preserve">; </w:t>
      </w:r>
      <w:r w:rsidR="0058771A">
        <w:t>median 1.19, CI 0.71</w:t>
      </w:r>
      <w:r w:rsidR="0052326E">
        <w:t xml:space="preserve"> to </w:t>
      </w:r>
      <w:r w:rsidR="0058771A">
        <w:t xml:space="preserve">1.68). Fire had a strong negative </w:t>
      </w:r>
      <w:r w:rsidR="0052326E">
        <w:t xml:space="preserve">main effect on survival (median -3.31, CI -4.03 to -2.63) and a positive interaction with size (median 1.11, CI 0.30 to 1.89) indicating that larger trees were more likely to survive a </w:t>
      </w:r>
      <w:r w:rsidR="00311911">
        <w:t>wildfire</w:t>
      </w:r>
      <w:r w:rsidR="0052326E">
        <w:t xml:space="preserve"> (</w:t>
      </w:r>
      <w:r w:rsidR="0052326E">
        <w:fldChar w:fldCharType="begin"/>
      </w:r>
      <w:r w:rsidR="0052326E">
        <w:instrText xml:space="preserve"> REF _Ref93744929 \h </w:instrText>
      </w:r>
      <w:r w:rsidR="0052326E">
        <w:fldChar w:fldCharType="separate"/>
      </w:r>
      <w:r w:rsidR="0052326E">
        <w:t xml:space="preserve">Figure </w:t>
      </w:r>
      <w:r w:rsidR="0052326E">
        <w:rPr>
          <w:noProof/>
        </w:rPr>
        <w:t>2</w:t>
      </w:r>
      <w:r w:rsidR="0052326E">
        <w:fldChar w:fldCharType="end"/>
      </w:r>
      <w:r w:rsidR="0052326E">
        <w:t xml:space="preserve">). </w:t>
      </w:r>
      <w:r w:rsidR="00311911">
        <w:t xml:space="preserve">The presence of WPBR on a subplot also had a negative main effect (median -1.31, CI -2.08 to -0.53), indicating reduced survival for the smallest trees, </w:t>
      </w:r>
      <w:commentRangeStart w:id="149"/>
      <w:r w:rsidR="00311911">
        <w:t xml:space="preserve">and an ambiguous interaction with size (median 1.07, CI -0.28 to 2.48). </w:t>
      </w:r>
      <w:commentRangeEnd w:id="149"/>
      <w:r w:rsidR="004C5044">
        <w:rPr>
          <w:rStyle w:val="CommentReference"/>
        </w:rPr>
        <w:commentReference w:id="149"/>
      </w:r>
      <w:r w:rsidR="00311911">
        <w:t>This indicates that the presence of WPBR was associated with reduced survival of the smallest trees</w:t>
      </w:r>
      <w:r w:rsidR="00717725">
        <w:t>,</w:t>
      </w:r>
      <w:r w:rsidR="00311911">
        <w:t xml:space="preserve"> but the negative effect may have been reduced for larger trees (</w:t>
      </w:r>
      <w:r w:rsidR="00311911">
        <w:fldChar w:fldCharType="begin"/>
      </w:r>
      <w:r w:rsidR="00311911">
        <w:instrText xml:space="preserve"> REF _Ref93744929 \h </w:instrText>
      </w:r>
      <w:r w:rsidR="00311911">
        <w:fldChar w:fldCharType="separate"/>
      </w:r>
      <w:r w:rsidR="00311911">
        <w:t xml:space="preserve">Figure </w:t>
      </w:r>
      <w:r w:rsidR="00311911">
        <w:rPr>
          <w:noProof/>
        </w:rPr>
        <w:t>2</w:t>
      </w:r>
      <w:r w:rsidR="00311911">
        <w:fldChar w:fldCharType="end"/>
      </w:r>
      <w:r w:rsidR="00311911">
        <w:t xml:space="preserve">). </w:t>
      </w:r>
      <w:r w:rsidR="00717725">
        <w:t>Basal area had a positive main effect on survival (median 0.28, CI 0.03 to 0.53) and a negative interaction with size (median -0.5, CI -0.82 to -</w:t>
      </w:r>
      <w:r w:rsidR="00717725">
        <w:lastRenderedPageBreak/>
        <w:t>0.18). Subplots with higher basal area had increased survivorship of smaller trees and reduced survivorship of larger trees (</w:t>
      </w:r>
      <w:r w:rsidR="00717725">
        <w:fldChar w:fldCharType="begin"/>
      </w:r>
      <w:r w:rsidR="00717725">
        <w:instrText xml:space="preserve"> REF _Ref93744929 \h </w:instrText>
      </w:r>
      <w:r w:rsidR="00717725">
        <w:fldChar w:fldCharType="separate"/>
      </w:r>
      <w:r w:rsidR="00717725">
        <w:t xml:space="preserve">Figure </w:t>
      </w:r>
      <w:r w:rsidR="00717725">
        <w:rPr>
          <w:noProof/>
        </w:rPr>
        <w:t>2</w:t>
      </w:r>
      <w:r w:rsidR="00717725">
        <w:fldChar w:fldCharType="end"/>
      </w:r>
      <w:r w:rsidR="00717725">
        <w:t xml:space="preserve">). Drought had </w:t>
      </w:r>
      <w:commentRangeStart w:id="150"/>
      <w:r w:rsidR="00717725">
        <w:t xml:space="preserve">a less severe </w:t>
      </w:r>
      <w:r w:rsidR="0082493A">
        <w:t xml:space="preserve">negative </w:t>
      </w:r>
      <w:r w:rsidR="00717725">
        <w:t xml:space="preserve">impact on survival </w:t>
      </w:r>
      <w:commentRangeEnd w:id="150"/>
      <w:r w:rsidR="001C02F2">
        <w:rPr>
          <w:rStyle w:val="CommentReference"/>
        </w:rPr>
        <w:commentReference w:id="150"/>
      </w:r>
      <w:r w:rsidR="00717725">
        <w:t>(median -0.27, CI -0.55 to 0.00)</w:t>
      </w:r>
      <w:r w:rsidR="0082493A">
        <w:t xml:space="preserve"> and a weak or nonexistent interaction with size (median 0.19, CI -0.15 to 0.56). The effects of site dryness and its interaction with size were weak or nonexistent (medians -0.24 and 0.02, CIs -0.57 to 0.1 and -0.38 to 0.39, respectively). The standard deviation of the plot effect (median 1.94, CI 1.70 to 2.23) was larger than the standard deviation of the ecoregion effect (median 0.27, CI 0.03 to 0.61). </w:t>
      </w:r>
      <w:commentRangeStart w:id="151"/>
      <w:r w:rsidR="00C15C9A">
        <w:t xml:space="preserve">Several ecoregions </w:t>
      </w:r>
      <w:commentRangeEnd w:id="151"/>
      <w:r w:rsidR="001C02F2">
        <w:rPr>
          <w:rStyle w:val="CommentReference"/>
        </w:rPr>
        <w:commentReference w:id="151"/>
      </w:r>
      <w:r w:rsidR="00C15C9A">
        <w:t>in the southern Sierra Nevada</w:t>
      </w:r>
      <w:del w:id="152" w:author="Daniel Foster" w:date="2022-02-15T12:08:00Z">
        <w:r w:rsidR="00C15C9A" w:rsidDel="007108F6">
          <w:delText xml:space="preserve"> mountains</w:delText>
        </w:r>
      </w:del>
      <w:r w:rsidR="00837AAE">
        <w:t>, and one in the southern Cascades,</w:t>
      </w:r>
      <w:r w:rsidR="00C15C9A">
        <w:t xml:space="preserve"> exhibited negative effects on survival </w:t>
      </w:r>
      <w:r w:rsidR="00837AAE">
        <w:t>(</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p>
    <w:p w14:paraId="030B7D88" w14:textId="5AFC03E7" w:rsidR="00874307" w:rsidRDefault="00874307" w:rsidP="00293491">
      <w:pPr>
        <w:pStyle w:val="Heading2"/>
        <w:spacing w:line="360" w:lineRule="auto"/>
      </w:pPr>
      <w:r>
        <w:t xml:space="preserve">Individual </w:t>
      </w:r>
      <w:r w:rsidR="00935912">
        <w:t>Size (growth)</w:t>
      </w:r>
    </w:p>
    <w:p w14:paraId="10967EEF" w14:textId="5B228ABC" w:rsidR="00874307" w:rsidRDefault="00935912" w:rsidP="00293491">
      <w:pPr>
        <w:spacing w:line="360" w:lineRule="auto"/>
      </w:pPr>
      <w:r>
        <w:tab/>
      </w:r>
      <w:commentRangeStart w:id="153"/>
      <w:r>
        <w:t>The posterior median for the intercept of the model for size at the second census was 0.04</w:t>
      </w:r>
      <w:r w:rsidR="00954945">
        <w:t>0</w:t>
      </w:r>
      <w:r>
        <w:t>, with a 90% credible interval from 0.0</w:t>
      </w:r>
      <w:r w:rsidR="00954945">
        <w:t>35</w:t>
      </w:r>
      <w:r>
        <w:t xml:space="preserve"> to 0.04</w:t>
      </w:r>
      <w:r w:rsidR="00954945">
        <w:t>4</w:t>
      </w:r>
      <w:r>
        <w:t xml:space="preserve"> (</w:t>
      </w:r>
      <w:r>
        <w:fldChar w:fldCharType="begin"/>
      </w:r>
      <w:r>
        <w:instrText xml:space="preserve"> REF _Ref94609644 \h </w:instrText>
      </w:r>
      <w:r>
        <w:fldChar w:fldCharType="separate"/>
      </w:r>
      <w:r>
        <w:t xml:space="preserve">Supplementary Table </w:t>
      </w:r>
      <w:r>
        <w:rPr>
          <w:noProof/>
        </w:rPr>
        <w:t>2</w:t>
      </w:r>
      <w:r>
        <w:fldChar w:fldCharType="end"/>
      </w:r>
      <w:r>
        <w:t>). The effect of initial size was, as expected, very close to 1 (median 1.00</w:t>
      </w:r>
      <w:r w:rsidR="00954945">
        <w:t>0, CI 0.996</w:t>
      </w:r>
      <w:r>
        <w:t xml:space="preserve"> to 1.00</w:t>
      </w:r>
      <w:r w:rsidR="00954945">
        <w:t>3</w:t>
      </w:r>
      <w:r>
        <w:t>). Together, these results indicate that surviving trees grew an average of 0.04 meters (4 cm) in the 10 years between initial and follow-up census</w:t>
      </w:r>
      <w:r w:rsidR="00954945">
        <w:t>, regardless of size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w:t>
      </w:r>
      <w:r>
        <w:t xml:space="preserve">. </w:t>
      </w:r>
      <w:commentRangeEnd w:id="153"/>
      <w:r w:rsidR="001C02F2">
        <w:rPr>
          <w:rStyle w:val="CommentReference"/>
        </w:rPr>
        <w:commentReference w:id="153"/>
      </w:r>
      <w:commentRangeStart w:id="154"/>
      <w:commentRangeStart w:id="155"/>
      <w:r w:rsidR="00954945">
        <w:t xml:space="preserve">Fire had an </w:t>
      </w:r>
      <w:commentRangeStart w:id="156"/>
      <w:r w:rsidR="00954945">
        <w:t>ambiguous</w:t>
      </w:r>
      <w:commentRangeEnd w:id="156"/>
      <w:r w:rsidR="007108F6">
        <w:rPr>
          <w:rStyle w:val="CommentReference"/>
        </w:rPr>
        <w:commentReference w:id="156"/>
      </w:r>
      <w:r w:rsidR="00954945">
        <w:t xml:space="preserve"> main effect on size at follow-up (median -0.003, CI -0.012 to 0.005) and a negative interaction with initial size (median -0.012, CI -0.021 to -0.003); </w:t>
      </w:r>
      <w:commentRangeEnd w:id="154"/>
      <w:r w:rsidR="00A22F02">
        <w:rPr>
          <w:rStyle w:val="CommentReference"/>
        </w:rPr>
        <w:commentReference w:id="154"/>
      </w:r>
      <w:commentRangeEnd w:id="155"/>
      <w:r w:rsidR="007108F6">
        <w:rPr>
          <w:rStyle w:val="CommentReference"/>
        </w:rPr>
        <w:commentReference w:id="155"/>
      </w:r>
      <w:r w:rsidR="00954945">
        <w:t>the growth of larger trees was more negatively impacted by fire than the growth of smaller trees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 xml:space="preserve">). </w:t>
      </w:r>
      <w:r w:rsidR="008E6E2C">
        <w:t xml:space="preserve">Neither WPBR nor the interaction of WPBR with initial size had strong effects on size at follow-up (medians 0.002 and -0.001, CIs -0.006 to 0.009 and -0.013 to 0.011, respectively). The main effect of basal area on follow-up size was negative (median -0.005, </w:t>
      </w:r>
      <w:r w:rsidR="00BD4BA9">
        <w:t>CI -0.008 to -0.003), and the interaction between basal area and initial size was weak or nonexistent (median 0.002, CI -0.001 to 0.005). Higher neighborhood basal area reduced the growth of all trees (</w:t>
      </w:r>
      <w:r w:rsidR="00BD4BA9">
        <w:fldChar w:fldCharType="begin"/>
      </w:r>
      <w:r w:rsidR="00BD4BA9">
        <w:instrText xml:space="preserve"> REF _Ref94611931 \h </w:instrText>
      </w:r>
      <w:r w:rsidR="00BD4BA9">
        <w:fldChar w:fldCharType="separate"/>
      </w:r>
      <w:r w:rsidR="00BD4BA9">
        <w:t xml:space="preserve">Figure </w:t>
      </w:r>
      <w:r w:rsidR="00BD4BA9">
        <w:rPr>
          <w:noProof/>
        </w:rPr>
        <w:t>3</w:t>
      </w:r>
      <w:r w:rsidR="00BD4BA9">
        <w:fldChar w:fldCharType="end"/>
      </w:r>
      <w:r w:rsidR="00BD4BA9">
        <w:t xml:space="preserve">). </w:t>
      </w:r>
      <w:r w:rsidR="008E6E2C">
        <w:t>The 90% credible interval included 0 for the main effect of drought (median -0.001, CI -0.003 to 0.002)</w:t>
      </w:r>
      <w:r w:rsidR="00BD4BA9">
        <w:t xml:space="preserve"> and </w:t>
      </w:r>
      <w:r w:rsidR="008E6E2C">
        <w:t xml:space="preserve">the interaction of drought with initial size (median </w:t>
      </w:r>
      <w:r w:rsidR="00BD4BA9">
        <w:t>0.001, CI -0.002 to 0.004)</w:t>
      </w:r>
      <w:r w:rsidR="00C3625A">
        <w:t>, indicating that drought had weak or no effect on growth</w:t>
      </w:r>
      <w:r w:rsidR="00BD4BA9">
        <w:t>.  The main effect of site dryness was negative (median -0.004, CI -0.007 to 0.000), and the interaction between site dryness and initial size was positive (median 0.006, CI 0.003 to 0.009), indicating that while the growth of smaller trees was lower on dry sites, the growth of larger trees was higher on dry sites (</w:t>
      </w:r>
      <w:r w:rsidR="00BD4BA9">
        <w:fldChar w:fldCharType="begin"/>
      </w:r>
      <w:r w:rsidR="00BD4BA9">
        <w:instrText xml:space="preserve"> REF _Ref94611931 \h </w:instrText>
      </w:r>
      <w:r w:rsidR="00BD4BA9">
        <w:fldChar w:fldCharType="separate"/>
      </w:r>
      <w:r w:rsidR="00BD4BA9">
        <w:t xml:space="preserve">Figure </w:t>
      </w:r>
      <w:r w:rsidR="00BD4BA9">
        <w:rPr>
          <w:noProof/>
        </w:rPr>
        <w:t>3</w:t>
      </w:r>
      <w:r w:rsidR="00BD4BA9">
        <w:fldChar w:fldCharType="end"/>
      </w:r>
      <w:r w:rsidR="00BD4BA9">
        <w:t xml:space="preserve">). </w:t>
      </w:r>
      <w:commentRangeStart w:id="157"/>
      <w:r w:rsidR="00AB1821">
        <w:t xml:space="preserve">The standard deviation of the plot random effect on size at follow up (median 0.018, CI 0.017 to 0.019) was larger than the standard deviation of the ecoregion random effect (median 0.012, CI 0.009 to 0.016), though both were less than the residual standard deviation (median 0.022, CI 0.021 to 0.022). </w:t>
      </w:r>
      <w:commentRangeEnd w:id="157"/>
      <w:r w:rsidR="00A22F02">
        <w:rPr>
          <w:rStyle w:val="CommentReference"/>
        </w:rPr>
        <w:commentReference w:id="157"/>
      </w:r>
      <w:commentRangeStart w:id="158"/>
      <w:r w:rsidR="00837AAE">
        <w:t xml:space="preserve">There is a broad-scale pattern of ecoregions in the Klamath and </w:t>
      </w:r>
      <w:proofErr w:type="gramStart"/>
      <w:r w:rsidR="00837AAE">
        <w:t>Cascades mountain</w:t>
      </w:r>
      <w:proofErr w:type="gramEnd"/>
      <w:r w:rsidR="00837AAE">
        <w:t xml:space="preserve"> ranges exhibiting </w:t>
      </w:r>
      <w:r w:rsidR="00837AAE">
        <w:lastRenderedPageBreak/>
        <w:t xml:space="preserve">negative effects on growth, while the effects of ecoregions in the Sierra Nevada </w:t>
      </w:r>
      <w:commentRangeStart w:id="159"/>
      <w:r w:rsidR="00837AAE">
        <w:t xml:space="preserve">mountain range </w:t>
      </w:r>
      <w:commentRangeEnd w:id="159"/>
      <w:r w:rsidR="007108F6">
        <w:rPr>
          <w:rStyle w:val="CommentReference"/>
        </w:rPr>
        <w:commentReference w:id="159"/>
      </w:r>
      <w:r w:rsidR="00837AAE">
        <w:t>tend to be more positive (</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commentRangeEnd w:id="158"/>
      <w:r w:rsidR="00A22F02">
        <w:rPr>
          <w:rStyle w:val="CommentReference"/>
        </w:rPr>
        <w:commentReference w:id="158"/>
      </w:r>
    </w:p>
    <w:p w14:paraId="5176C98B" w14:textId="58BE168B" w:rsidR="00874307" w:rsidRDefault="00874307" w:rsidP="00293491">
      <w:pPr>
        <w:pStyle w:val="Heading2"/>
        <w:spacing w:line="360" w:lineRule="auto"/>
      </w:pPr>
      <w:r>
        <w:t>Fecundity</w:t>
      </w:r>
    </w:p>
    <w:p w14:paraId="0F73A96B" w14:textId="7AD91919" w:rsidR="00874307" w:rsidRDefault="00C3625A" w:rsidP="00293491">
      <w:pPr>
        <w:spacing w:line="360" w:lineRule="auto"/>
      </w:pPr>
      <w:r>
        <w:tab/>
        <w:t>The posterior median intercept for (log) fecundity was -1.57, with a 90% credible interval from -2.23 to -1.02 (</w:t>
      </w:r>
      <w:r>
        <w:fldChar w:fldCharType="begin"/>
      </w:r>
      <w:r>
        <w:instrText xml:space="preserve"> REF _Ref94613081 \h </w:instrText>
      </w:r>
      <w:r>
        <w:fldChar w:fldCharType="separate"/>
      </w:r>
      <w:r>
        <w:t xml:space="preserve">Supplementary Table </w:t>
      </w:r>
      <w:r>
        <w:rPr>
          <w:noProof/>
        </w:rPr>
        <w:t>3</w:t>
      </w:r>
      <w:r>
        <w:fldChar w:fldCharType="end"/>
      </w:r>
      <w:r>
        <w:t>). Individual size had a strong positive effect on expected fecundity</w:t>
      </w:r>
      <w:r w:rsidR="00AB1821">
        <w:t xml:space="preserve"> (</w:t>
      </w:r>
      <w:r w:rsidR="00AB1821">
        <w:fldChar w:fldCharType="begin"/>
      </w:r>
      <w:r w:rsidR="00AB1821">
        <w:instrText xml:space="preserve"> REF _Ref94613276 \h </w:instrText>
      </w:r>
      <w:r w:rsidR="00AB1821">
        <w:fldChar w:fldCharType="separate"/>
      </w:r>
      <w:r w:rsidR="00AB1821">
        <w:t xml:space="preserve">Figure </w:t>
      </w:r>
      <w:r w:rsidR="00AB1821">
        <w:rPr>
          <w:noProof/>
        </w:rPr>
        <w:t>4</w:t>
      </w:r>
      <w:r w:rsidR="00AB1821">
        <w:fldChar w:fldCharType="end"/>
      </w:r>
      <w:r w:rsidR="00AB1821">
        <w:t>; median 3.11, CI 2.49 to 3.73). Fire had a strongly negative main effect (median -2.26, CI -4.10 to -0.65), and there was a strong positive interaction between initial size and fire (median 2.11, CI 0.52 to 3.76)</w:t>
      </w:r>
      <w:r w:rsidR="00B01E28">
        <w:t>:</w:t>
      </w:r>
      <w:r w:rsidR="00AB1821">
        <w:t xml:space="preserve"> Fire strongly reduced the fecundity of small trees</w:t>
      </w:r>
      <w:r w:rsidR="00BC4DD2">
        <w:t xml:space="preserve"> (</w:t>
      </w:r>
      <w:r w:rsidR="00BC4DD2">
        <w:fldChar w:fldCharType="begin"/>
      </w:r>
      <w:r w:rsidR="00BC4DD2">
        <w:instrText xml:space="preserve"> REF _Ref94613276 \h </w:instrText>
      </w:r>
      <w:r w:rsidR="00BC4DD2">
        <w:fldChar w:fldCharType="separate"/>
      </w:r>
      <w:r w:rsidR="00BC4DD2">
        <w:t xml:space="preserve">Figure </w:t>
      </w:r>
      <w:r w:rsidR="00BC4DD2">
        <w:rPr>
          <w:noProof/>
        </w:rPr>
        <w:t>4</w:t>
      </w:r>
      <w:r w:rsidR="00BC4DD2">
        <w:fldChar w:fldCharType="end"/>
      </w:r>
      <w:r w:rsidR="00BC4DD2">
        <w:t>). The credible intervals for WPBR and its interaction with size (</w:t>
      </w:r>
      <w:commentRangeStart w:id="160"/>
      <w:r w:rsidR="00BC4DD2">
        <w:t xml:space="preserve">medians 0.35 and -0.18, CIs -1.43 to 1.95 and -3.14 to 2.45, respectively) </w:t>
      </w:r>
      <w:commentRangeEnd w:id="160"/>
      <w:r w:rsidR="00A22F02">
        <w:rPr>
          <w:rStyle w:val="CommentReference"/>
        </w:rPr>
        <w:commentReference w:id="160"/>
      </w:r>
      <w:r w:rsidR="00BC4DD2">
        <w:t>both included 0 but were quite wide, indicating high uncertainty as to the effects of WPBR on fecundity (</w:t>
      </w:r>
      <w:r w:rsidR="00BC4DD2">
        <w:fldChar w:fldCharType="begin"/>
      </w:r>
      <w:r w:rsidR="00BC4DD2">
        <w:instrText xml:space="preserve"> REF _Ref94613276 \h </w:instrText>
      </w:r>
      <w:r w:rsidR="00BC4DD2">
        <w:fldChar w:fldCharType="separate"/>
      </w:r>
      <w:r w:rsidR="00BC4DD2">
        <w:t xml:space="preserve">Figure </w:t>
      </w:r>
      <w:r w:rsidR="00BC4DD2">
        <w:rPr>
          <w:noProof/>
        </w:rPr>
        <w:t>4</w:t>
      </w:r>
      <w:r w:rsidR="00BC4DD2">
        <w:fldChar w:fldCharType="end"/>
      </w:r>
      <w:r w:rsidR="00BC4DD2">
        <w:t xml:space="preserve">). </w:t>
      </w:r>
      <w:r w:rsidR="000C08B9">
        <w:t>Neighborhood basal area had a negative effect on fecundity (median -1.25, CI -1.81 to -0.74), which was neither enhanced nor decreased by an interaction with individual size (</w:t>
      </w:r>
      <w:r w:rsidR="000C08B9">
        <w:fldChar w:fldCharType="begin"/>
      </w:r>
      <w:r w:rsidR="000C08B9">
        <w:instrText xml:space="preserve"> REF _Ref94613276 \h </w:instrText>
      </w:r>
      <w:r w:rsidR="000C08B9">
        <w:fldChar w:fldCharType="separate"/>
      </w:r>
      <w:r w:rsidR="000C08B9">
        <w:t xml:space="preserve">Figure </w:t>
      </w:r>
      <w:r w:rsidR="000C08B9">
        <w:rPr>
          <w:noProof/>
        </w:rPr>
        <w:t>4</w:t>
      </w:r>
      <w:r w:rsidR="000C08B9">
        <w:fldChar w:fldCharType="end"/>
      </w:r>
      <w:r w:rsidR="000C08B9">
        <w:t xml:space="preserve">; median 0.23, CI -0.36 to 0.83). </w:t>
      </w:r>
      <w:r w:rsidR="002212B2">
        <w:t>Neither drought nor its interaction with individual size had a strong effect on fecundity (medians 0.23 and 0.15, CIs -0.21 to 0.65 and -0.37 to 0.71, respectively). Likewise, neither the main effect of site dryness (median 0.15, CI -0.37 to 0.65) nor its interaction with individual size (median -0.45, CI -1.07 to 0.17) had clear effects on fecundity.</w:t>
      </w:r>
      <w:r w:rsidR="00C15C9A">
        <w:t xml:space="preserve"> The standard deviation of the plot random effect (median 1.31, CI 0.90 to 1.77) was greater than that of the ecoregion random effect (median 0.46, CI 0.05 to 0.93). The posterior median for the negative binomial dispersion parameter was 0.54, with a 90% CI from 0.41 to 0.75. </w:t>
      </w:r>
      <w:r w:rsidR="00837AAE">
        <w:t>The spatial distribution of ecoregion effects on fecundity was mixed and uneven (</w:t>
      </w:r>
      <w:commentRangeStart w:id="161"/>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commentRangeEnd w:id="161"/>
      <w:r w:rsidR="008A2F91">
        <w:rPr>
          <w:rStyle w:val="CommentReference"/>
        </w:rPr>
        <w:commentReference w:id="161"/>
      </w:r>
      <w:r w:rsidR="00837AAE">
        <w:t>).</w:t>
      </w:r>
    </w:p>
    <w:p w14:paraId="535238A9" w14:textId="6467D35F" w:rsidR="00874307" w:rsidRPr="00874307" w:rsidRDefault="00874307" w:rsidP="00293491">
      <w:pPr>
        <w:pStyle w:val="Heading2"/>
        <w:spacing w:line="360" w:lineRule="auto"/>
      </w:pPr>
      <w:commentRangeStart w:id="162"/>
      <w:r>
        <w:t>Asymptotic</w:t>
      </w:r>
      <w:commentRangeEnd w:id="162"/>
      <w:r w:rsidR="00B95CE0">
        <w:rPr>
          <w:rStyle w:val="CommentReference"/>
          <w:rFonts w:asciiTheme="minorHAnsi" w:eastAsiaTheme="minorHAnsi" w:hAnsiTheme="minorHAnsi" w:cstheme="minorBidi"/>
          <w:color w:val="auto"/>
        </w:rPr>
        <w:commentReference w:id="162"/>
      </w:r>
      <w:r>
        <w:t xml:space="preserve"> Population Growth Rates</w:t>
      </w:r>
    </w:p>
    <w:p w14:paraId="700C5BA8" w14:textId="6EF9DAC9"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832565">
        <w:t xml:space="preserve">Figure </w:t>
      </w:r>
      <w:r w:rsidR="00832565">
        <w:rPr>
          <w:noProof/>
        </w:rPr>
        <w:t>6</w:t>
      </w:r>
      <w:r w:rsidR="00832565">
        <w:fldChar w:fldCharType="end"/>
      </w:r>
      <w:r w:rsidR="00832565">
        <w:t xml:space="preserve"> shows the posterior distribution of the asymptotic population growth rate (</w:t>
      </w:r>
      <w:r w:rsidR="00F47B1D">
        <w:t>l</w:t>
      </w:r>
      <w:r w:rsidR="00832565">
        <w:t>ambda</w:t>
      </w:r>
      <w:r w:rsidR="00097D16">
        <w:t xml:space="preserve">) </w:t>
      </w:r>
      <w:r w:rsidR="00832565">
        <w:t>predicted from IPMs built on a variety of hypothetical scenarios. In each scenario, each posterior sample of the parameters is used to calculate a transition matrix for a population of sugar pines on an idealized subplot</w:t>
      </w:r>
      <w:r w:rsidR="00097D16">
        <w:t xml:space="preserve"> where the fixed effects (other than size) for the vital rate models are held to specific values representing each scenario</w:t>
      </w:r>
      <w:r w:rsidR="00832565">
        <w:t xml:space="preserve">. </w:t>
      </w:r>
      <w:r w:rsidR="00097D16">
        <w:t xml:space="preserve">For each of the nine scenarios, one transition matrix is constructed using the parameter values from each of the 4,000 posterior draws. The dominant eigenvalue of each matrix gives the estimate of Lambda for that scenario and draw. </w:t>
      </w:r>
    </w:p>
    <w:p w14:paraId="774C18D4" w14:textId="3FC32392" w:rsidR="009B22BB" w:rsidRDefault="00097D16" w:rsidP="00035CCB">
      <w:pPr>
        <w:spacing w:line="360" w:lineRule="auto"/>
        <w:ind w:firstLine="720"/>
      </w:pPr>
      <w:r>
        <w:t xml:space="preserve">In the undisturbed scenario, </w:t>
      </w:r>
      <w:r w:rsidR="004D47AC">
        <w:t xml:space="preserve">categorical stressors (fire and WPBR) were absent, while continuous stressors (BA, drought, and site dryness) were held at 0 (their scaled means). Under these </w:t>
      </w:r>
      <w:r w:rsidR="004D47AC">
        <w:lastRenderedPageBreak/>
        <w:t>circumstances,</w:t>
      </w:r>
      <w:r w:rsidR="00B91F66">
        <w:t xml:space="preserve"> the asymptotic growth rate is above 1, with a</w:t>
      </w:r>
      <w:r w:rsidR="005C39DA">
        <w:t xml:space="preserve"> </w:t>
      </w:r>
      <w:r w:rsidR="00B91F66">
        <w:t xml:space="preserve">median posterior value of lambda of </w:t>
      </w:r>
      <w:r w:rsidR="00B05195">
        <w:t>1.14</w:t>
      </w:r>
      <w:r w:rsidR="00B91F66">
        <w:t xml:space="preserve"> and a 90% credible interval from </w:t>
      </w:r>
      <w:r w:rsidR="00B05195">
        <w:t>1.04</w:t>
      </w:r>
      <w:r w:rsidR="00B91F66">
        <w:t xml:space="preserve"> to </w:t>
      </w:r>
      <w:r w:rsidR="00B05195">
        <w:t>1.31</w:t>
      </w:r>
      <w:r w:rsidR="00B91F66">
        <w:t xml:space="preserve"> (</w:t>
      </w:r>
      <w:r w:rsidR="009E6363">
        <w:fldChar w:fldCharType="begin"/>
      </w:r>
      <w:r w:rsidR="009E6363">
        <w:instrText xml:space="preserve"> REF _Ref94616225 \h </w:instrText>
      </w:r>
      <w:r w:rsidR="009E6363">
        <w:fldChar w:fldCharType="separate"/>
      </w:r>
      <w:r w:rsidR="009E6363">
        <w:t xml:space="preserve">Figure </w:t>
      </w:r>
      <w:r w:rsidR="009E6363">
        <w:rPr>
          <w:noProof/>
        </w:rPr>
        <w:t>6</w:t>
      </w:r>
      <w:r w:rsidR="009E6363">
        <w:fldChar w:fldCharType="end"/>
      </w:r>
      <w:r w:rsidR="009E6363">
        <w:t xml:space="preserve">, </w:t>
      </w:r>
      <w:r w:rsidR="00B05195">
        <w:fldChar w:fldCharType="begin"/>
      </w:r>
      <w:r w:rsidR="00B05195">
        <w:instrText xml:space="preserve"> REF _Ref94619410 \h </w:instrText>
      </w:r>
      <w:r w:rsidR="00B05195">
        <w:fldChar w:fldCharType="separate"/>
      </w:r>
      <w:r w:rsidR="00B05195">
        <w:t xml:space="preserve">Supplementary Table </w:t>
      </w:r>
      <w:r w:rsidR="00B05195">
        <w:rPr>
          <w:noProof/>
        </w:rPr>
        <w:t>4</w:t>
      </w:r>
      <w:r w:rsidR="00B05195">
        <w:fldChar w:fldCharType="end"/>
      </w:r>
      <w:r w:rsidR="00B91F66">
        <w:t xml:space="preserve">). Where fire is present, lambda is below 1 (median </w:t>
      </w:r>
      <w:r w:rsidR="00B05195">
        <w:t>0.98</w:t>
      </w:r>
      <w:r w:rsidR="00B91F66">
        <w:t xml:space="preserve">, CI </w:t>
      </w:r>
      <w:r w:rsidR="00B05195">
        <w:t>0.94</w:t>
      </w:r>
      <w:r w:rsidR="00B91F66">
        <w:t xml:space="preserve"> to </w:t>
      </w:r>
      <w:r w:rsidR="00B05195">
        <w:t>0.99</w:t>
      </w:r>
      <w:r w:rsidR="00B91F66">
        <w:t>). Where WPBR is present, the posterior distribution for lambda straddles 1, but is generally lower than that of the undisturbed scenario (</w:t>
      </w:r>
      <w:r w:rsidR="00561760">
        <w:t>median 1.08, CI 0.98 to 2.19</w:t>
      </w:r>
      <w:r w:rsidR="00B91F66">
        <w:t>).</w:t>
      </w:r>
      <w:r w:rsidR="009E6363">
        <w:t xml:space="preserve"> When basal area is lower than average, there posterior distribution of lambda is very wide but well above one (median </w:t>
      </w:r>
      <w:r w:rsidR="00561760">
        <w:t>1.69</w:t>
      </w:r>
      <w:r w:rsidR="009E6363">
        <w:t xml:space="preserve">, CI </w:t>
      </w:r>
      <w:r w:rsidR="00561760">
        <w:t>1.25</w:t>
      </w:r>
      <w:r w:rsidR="009E6363">
        <w:t xml:space="preserve"> to </w:t>
      </w:r>
      <w:r w:rsidR="00561760">
        <w:t>2.57</w:t>
      </w:r>
      <w:r w:rsidR="009E6363">
        <w:t xml:space="preserve">). By contrast, when basal area is higher than average the posterior distribution of lambda is narrow and straddles one (median </w:t>
      </w:r>
      <w:r w:rsidR="00561760">
        <w:t>1.00</w:t>
      </w:r>
      <w:r w:rsidR="009E6363">
        <w:t xml:space="preserve">, CI </w:t>
      </w:r>
      <w:r w:rsidR="00561760">
        <w:t>0.98</w:t>
      </w:r>
      <w:r w:rsidR="009E6363">
        <w:t xml:space="preserve"> to </w:t>
      </w:r>
      <w:r w:rsidR="00561760">
        <w:t>1.07</w:t>
      </w:r>
      <w:r w:rsidR="009E6363">
        <w:t xml:space="preserve">). </w:t>
      </w:r>
      <w:r w:rsidR="00561760">
        <w:t>In the absence of other stressors, lambda is expected to be positive (median and 90% CI is above 1) for the low drought, high drought, wet site, and dry site scenarios (</w:t>
      </w:r>
      <w:r w:rsidR="002B625B">
        <w:fldChar w:fldCharType="begin"/>
      </w:r>
      <w:r w:rsidR="002B625B">
        <w:instrText xml:space="preserve"> REF _Ref94619410 \h </w:instrText>
      </w:r>
      <w:r w:rsidR="002B625B">
        <w:fldChar w:fldCharType="separate"/>
      </w:r>
      <w:r w:rsidR="002B625B">
        <w:t xml:space="preserve">Supplementary Table </w:t>
      </w:r>
      <w:r w:rsidR="002B625B">
        <w:rPr>
          <w:noProof/>
        </w:rPr>
        <w:t>4</w:t>
      </w:r>
      <w:r w:rsidR="002B625B">
        <w:fldChar w:fldCharType="end"/>
      </w:r>
      <w:r w:rsidR="00561760">
        <w:t>).</w:t>
      </w:r>
    </w:p>
    <w:commentRangeStart w:id="163"/>
    <w:commentRangeStart w:id="164"/>
    <w:p w14:paraId="1D544046" w14:textId="3660F194" w:rsidR="00035CCB" w:rsidRDefault="00035CCB" w:rsidP="00035CCB">
      <w:pPr>
        <w:spacing w:line="360" w:lineRule="auto"/>
        <w:ind w:firstLine="720"/>
      </w:pPr>
      <w:r>
        <w:fldChar w:fldCharType="begin"/>
      </w:r>
      <w:r>
        <w:instrText xml:space="preserve"> REF _Ref94620208 \h </w:instrText>
      </w:r>
      <w:r>
        <w:fldChar w:fldCharType="separate"/>
      </w:r>
      <w:r>
        <w:t xml:space="preserve">Figure </w:t>
      </w:r>
      <w:r>
        <w:rPr>
          <w:noProof/>
        </w:rPr>
        <w:t>7</w:t>
      </w:r>
      <w:r>
        <w:fldChar w:fldCharType="end"/>
      </w:r>
      <w:r>
        <w:t xml:space="preserve"> shows</w:t>
      </w:r>
      <w:commentRangeEnd w:id="163"/>
      <w:r w:rsidR="008A2F91">
        <w:rPr>
          <w:rStyle w:val="CommentReference"/>
        </w:rPr>
        <w:commentReference w:id="163"/>
      </w:r>
      <w:r>
        <w:t xml:space="preserve"> the expected distribution of lambda, holding all vital rate model parameters </w:t>
      </w:r>
      <w:r w:rsidR="0036501F">
        <w:t xml:space="preserve">(including ecoregion- and plot-specific random effects) </w:t>
      </w:r>
      <w:r>
        <w:t xml:space="preserve">at their posterior medians, across all subplots where sugar pine was observed in the initial census. </w:t>
      </w:r>
      <w:r w:rsidR="0036501F">
        <w:t xml:space="preserve">The median value of lambda across all subplots is 1.07, with an inter-quartile range of 0.98 to 1.29. </w:t>
      </w:r>
      <w:r w:rsidR="00CB550D">
        <w:t>Lambda was predicted to be below one on 34.6% of subplots.</w:t>
      </w:r>
      <w:commentRangeEnd w:id="164"/>
      <w:r w:rsidR="00A47588">
        <w:rPr>
          <w:rStyle w:val="CommentReference"/>
        </w:rPr>
        <w:commentReference w:id="164"/>
      </w:r>
    </w:p>
    <w:p w14:paraId="01A75E00" w14:textId="56102DEE" w:rsidR="00097CE1" w:rsidRPr="009B0C1C" w:rsidRDefault="009B22BB" w:rsidP="009B0C1C">
      <w:pPr>
        <w:pStyle w:val="Heading1"/>
        <w:spacing w:line="360" w:lineRule="auto"/>
      </w:pPr>
      <w:commentRangeStart w:id="165"/>
      <w:commentRangeStart w:id="166"/>
      <w:r>
        <w:t>Discussion</w:t>
      </w:r>
      <w:commentRangeEnd w:id="165"/>
      <w:commentRangeEnd w:id="166"/>
      <w:r w:rsidR="00B95CE0">
        <w:rPr>
          <w:rStyle w:val="CommentReference"/>
          <w:rFonts w:asciiTheme="minorHAnsi" w:eastAsiaTheme="minorHAnsi" w:hAnsiTheme="minorHAnsi" w:cstheme="minorBidi"/>
          <w:color w:val="auto"/>
        </w:rPr>
        <w:commentReference w:id="166"/>
      </w:r>
      <w:r w:rsidR="008A2F91">
        <w:rPr>
          <w:rStyle w:val="CommentReference"/>
          <w:rFonts w:asciiTheme="minorHAnsi" w:eastAsiaTheme="minorHAnsi" w:hAnsiTheme="minorHAnsi" w:cstheme="minorBidi"/>
          <w:color w:val="auto"/>
        </w:rPr>
        <w:commentReference w:id="165"/>
      </w:r>
    </w:p>
    <w:p w14:paraId="74BA8674" w14:textId="4676BEB9" w:rsidR="00991CC2" w:rsidRPr="00F30BF0" w:rsidRDefault="00097CE1" w:rsidP="00097CE1">
      <w:pPr>
        <w:spacing w:line="360" w:lineRule="auto"/>
        <w:ind w:firstLine="720"/>
        <w:rPr>
          <w:rFonts w:cstheme="minorHAnsi"/>
        </w:rPr>
      </w:pPr>
      <w:r>
        <w:rPr>
          <w:rFonts w:cstheme="minorHAnsi"/>
          <w:sz w:val="20"/>
          <w:szCs w:val="20"/>
        </w:rPr>
        <w:t xml:space="preserve"> </w:t>
      </w:r>
      <w:r w:rsidR="001545DE" w:rsidRPr="00F30BF0">
        <w:rPr>
          <w:rFonts w:cstheme="minorHAnsi"/>
        </w:rPr>
        <w:t>The results of this study highlight</w:t>
      </w:r>
      <w:r w:rsidR="00E167D6" w:rsidRPr="00F30BF0">
        <w:rPr>
          <w:rFonts w:cstheme="minorHAnsi"/>
        </w:rPr>
        <w:t xml:space="preserve"> fire as a key stressor negatively impacting key demographic rates of sugar pine. Fire strongly reduced survival of individual trees</w:t>
      </w:r>
      <w:r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Reduced growth rates may have particularly strong effects on the asymptotic population growth rate in species where large / old individuals disproportionately contribute to reproduction</w:t>
      </w:r>
      <w:r w:rsidR="002535C7" w:rsidRPr="00F30BF0">
        <w:rPr>
          <w:rFonts w:cstheme="minorHAnsi"/>
        </w:rPr>
        <w:t xml:space="preserve">; Sugar pine is one such species, </w:t>
      </w:r>
      <w:r w:rsidR="00D95337" w:rsidRPr="00F30BF0">
        <w:rPr>
          <w:rFonts w:cstheme="minorHAnsi"/>
        </w:rPr>
        <w:t>as seen in the strong effect of individual size on fecundity in this study</w:t>
      </w:r>
      <w:r w:rsidR="00EB5290" w:rsidRPr="00F30BF0">
        <w:rPr>
          <w:rFonts w:cstheme="minorHAnsi"/>
        </w:rPr>
        <w:t xml:space="preserve"> </w:t>
      </w:r>
      <w:commentRangeStart w:id="167"/>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commentRangeEnd w:id="167"/>
      <w:r w:rsidR="008A2F91">
        <w:rPr>
          <w:rStyle w:val="CommentReference"/>
        </w:rPr>
        <w:commentReference w:id="167"/>
      </w:r>
      <w:r w:rsidR="00D95337" w:rsidRPr="00F30BF0">
        <w:rPr>
          <w:rFonts w:cstheme="minorHAnsi"/>
        </w:rPr>
        <w:t xml:space="preserve">. </w:t>
      </w:r>
    </w:p>
    <w:p w14:paraId="5067BE96" w14:textId="4DDFDA87" w:rsidR="001545DE" w:rsidRPr="00F30BF0" w:rsidRDefault="00D95337" w:rsidP="00991CC2">
      <w:pPr>
        <w:spacing w:line="360" w:lineRule="auto"/>
        <w:rPr>
          <w:rFonts w:cstheme="minorHAnsi"/>
        </w:rPr>
      </w:pPr>
      <w:r w:rsidRPr="00F30BF0">
        <w:rPr>
          <w:rFonts w:cstheme="minorHAnsi"/>
        </w:rPr>
        <w:tab/>
        <w:t xml:space="preserve">The effects of fire on fecundity were nuanced in this study, where fire strongly reduced </w:t>
      </w:r>
      <w:commentRangeStart w:id="168"/>
      <w:r w:rsidRPr="00F30BF0">
        <w:rPr>
          <w:rFonts w:cstheme="minorHAnsi"/>
        </w:rPr>
        <w:t>fecundity of smaller individuals</w:t>
      </w:r>
      <w:r w:rsidR="00EB5290" w:rsidRPr="00F30BF0">
        <w:rPr>
          <w:rFonts w:cstheme="minorHAnsi"/>
        </w:rPr>
        <w:t xml:space="preserve"> (which have low </w:t>
      </w:r>
      <w:r w:rsidR="002535C7" w:rsidRPr="00F30BF0">
        <w:rPr>
          <w:rFonts w:cstheme="minorHAnsi"/>
        </w:rPr>
        <w:t>fecundity to begin with</w:t>
      </w:r>
      <w:r w:rsidR="00EB5290" w:rsidRPr="00F30BF0">
        <w:rPr>
          <w:rFonts w:cstheme="minorHAnsi"/>
        </w:rPr>
        <w:t>)</w:t>
      </w:r>
      <w:r w:rsidRPr="00F30BF0">
        <w:rPr>
          <w:rFonts w:cstheme="minorHAnsi"/>
        </w:rPr>
        <w:t xml:space="preserve"> but had </w:t>
      </w:r>
      <w:commentRangeStart w:id="169"/>
      <w:r w:rsidRPr="00F30BF0">
        <w:rPr>
          <w:rFonts w:cstheme="minorHAnsi"/>
        </w:rPr>
        <w:t>ambiguous</w:t>
      </w:r>
      <w:commentRangeEnd w:id="169"/>
      <w:r w:rsidR="007108F6">
        <w:rPr>
          <w:rStyle w:val="CommentReference"/>
        </w:rPr>
        <w:commentReference w:id="169"/>
      </w:r>
      <w:r w:rsidRPr="00F30BF0">
        <w:rPr>
          <w:rFonts w:cstheme="minorHAnsi"/>
        </w:rPr>
        <w:t xml:space="preserve"> effects on large individuals greater than approximately 100 cm DBH. </w:t>
      </w:r>
      <w:r w:rsidR="00DA141A" w:rsidRPr="00F30BF0">
        <w:rPr>
          <w:rFonts w:cstheme="minorHAnsi"/>
        </w:rPr>
        <w:t>It is possible that fire actually increased the fecundity of the largest trees by removing competing individuals of other species, increasing the recruitment of sugar pine seedlings which germinated post-fire</w:t>
      </w:r>
      <w:r w:rsidR="002535C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-1","issue":"2","issued":{"date-parts":[["2012"]]},"page":"203-213","title":"A gap-based approach for regenerating pine species and reducing surface fuels in multi-aged mixed conifer stands in the Sierra Nevada, California","type":"article-journal","volume":"85"},"uris":["http://www.mendeley.com/documents/?uuid=3b6aecd3-0825-4c84-b4ec-d17056626afa"]}],"mendeley":{"formattedCitation":"(York &lt;i&gt;et al.&lt;/i&gt;, 2012)","plainTextFormattedCitation":"(York et al., 2012)","previouslyFormattedCitation":"(York &lt;i&gt;et al.&lt;/i&gt;, 2012)"},"properties":{"noteIndex":0},"schema":"https://github.com/citation-style-language/schema/raw/master/csl-citation.json"}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(York </w:t>
      </w:r>
      <w:r w:rsidR="00EB4A84" w:rsidRPr="00EB4A84">
        <w:rPr>
          <w:rFonts w:cstheme="minorHAnsi"/>
          <w:i/>
          <w:noProof/>
        </w:rPr>
        <w:t>et al.</w:t>
      </w:r>
      <w:r w:rsidR="00EB4A84" w:rsidRPr="00EB4A84">
        <w:rPr>
          <w:rFonts w:cstheme="minorHAnsi"/>
          <w:noProof/>
        </w:rPr>
        <w:t>, 2012)</w:t>
      </w:r>
      <w:r w:rsidR="00C243DB">
        <w:rPr>
          <w:rFonts w:cstheme="minorHAnsi"/>
        </w:rPr>
        <w:fldChar w:fldCharType="end"/>
      </w:r>
      <w:r w:rsidR="00DA141A" w:rsidRPr="00F30BF0">
        <w:rPr>
          <w:rFonts w:cstheme="minorHAnsi"/>
        </w:rPr>
        <w:t xml:space="preserve">. </w:t>
      </w:r>
      <w:commentRangeEnd w:id="168"/>
      <w:r w:rsidR="008A2F91">
        <w:rPr>
          <w:rStyle w:val="CommentReference"/>
        </w:rPr>
        <w:commentReference w:id="168"/>
      </w:r>
      <w:r w:rsidR="005C7999" w:rsidRPr="00F30BF0">
        <w:rPr>
          <w:rFonts w:cstheme="minorHAnsi"/>
        </w:rPr>
        <w:t xml:space="preserve">However, the literature suggests that a core way in which fire influences the population dynamics of sugar pine is by </w:t>
      </w:r>
      <w:r w:rsidR="005C7999" w:rsidRPr="00F30BF0">
        <w:rPr>
          <w:rFonts w:cstheme="minorHAnsi"/>
        </w:rPr>
        <w:lastRenderedPageBreak/>
        <w:t xml:space="preserve">killing </w:t>
      </w:r>
      <w:del w:id="170" w:author="j battles" w:date="2022-02-14T08:22:00Z">
        <w:r w:rsidR="005C7999" w:rsidRPr="00F30BF0" w:rsidDel="008A2F91">
          <w:rPr>
            <w:rFonts w:cstheme="minorHAnsi"/>
          </w:rPr>
          <w:delText xml:space="preserve">off </w:delText>
        </w:r>
      </w:del>
      <w:r w:rsidR="005C7999" w:rsidRPr="00F30BF0">
        <w:rPr>
          <w:rFonts w:cstheme="minorHAnsi"/>
        </w:rPr>
        <w:t>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The most extreme form of this dynamic results in so-called type conversion, where high severity fire locally extirpates sugar pine and other mixed conifer 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678D65EF" w:rsidR="0038352F" w:rsidRPr="00F30BF0" w:rsidRDefault="00F50DFD" w:rsidP="008A7245">
      <w:pPr>
        <w:spacing w:line="360" w:lineRule="auto"/>
        <w:ind w:firstLine="360"/>
        <w:rPr>
          <w:rFonts w:cstheme="minorHAnsi"/>
        </w:rPr>
      </w:pPr>
      <w:r w:rsidRPr="00F30BF0">
        <w:rPr>
          <w:rFonts w:cstheme="minorHAnsi"/>
        </w:rPr>
        <w:t>In this study, fire’s effects on survival, growth, and fecundity combine to result in posterior lambda values below one for burned subplots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Pr="00F30BF0">
        <w:t xml:space="preserve">Figure </w:t>
      </w:r>
      <w:r w:rsidRPr="00F30BF0">
        <w:rPr>
          <w:noProof/>
        </w:rPr>
        <w:t>6</w:t>
      </w:r>
      <w:r w:rsidRPr="00F30BF0">
        <w:rPr>
          <w:rFonts w:cstheme="minorHAnsi"/>
        </w:rPr>
        <w:fldChar w:fldCharType="end"/>
      </w:r>
      <w:r w:rsidRPr="00F30BF0">
        <w:rPr>
          <w:rFonts w:cstheme="minorHAnsi"/>
        </w:rPr>
        <w:t xml:space="preserve">). Fire was the only stressor which </w:t>
      </w:r>
      <w:r w:rsidR="009A1DFC" w:rsidRPr="00F30BF0">
        <w:rPr>
          <w:rFonts w:cstheme="minorHAnsi"/>
        </w:rPr>
        <w:t>reduced the 9</w:t>
      </w:r>
      <w:r w:rsidR="00C243DB">
        <w:rPr>
          <w:rFonts w:cstheme="minorHAnsi"/>
        </w:rPr>
        <w:t>0</w:t>
      </w:r>
      <w:r w:rsidR="009A1DFC" w:rsidRPr="00F30BF0">
        <w:rPr>
          <w:rFonts w:cstheme="minorHAnsi"/>
        </w:rPr>
        <w:t>% credible interval of the posterior distribution of lambda to below one (</w:t>
      </w:r>
      <w:r w:rsidR="009A1DFC" w:rsidRPr="00F30BF0">
        <w:rPr>
          <w:rFonts w:cstheme="minorHAnsi"/>
        </w:rPr>
        <w:fldChar w:fldCharType="begin"/>
      </w:r>
      <w:r w:rsidR="009A1DFC" w:rsidRPr="00F30BF0">
        <w:rPr>
          <w:rFonts w:cstheme="minorHAnsi"/>
        </w:rPr>
        <w:instrText xml:space="preserve"> REF _Ref94619410 \h </w:instrText>
      </w:r>
      <w:r w:rsidR="00F30BF0">
        <w:rPr>
          <w:rFonts w:cstheme="minorHAnsi"/>
        </w:rPr>
        <w:instrText xml:space="preserve"> \* MERGEFORMAT </w:instrText>
      </w:r>
      <w:r w:rsidR="009A1DFC" w:rsidRPr="00F30BF0">
        <w:rPr>
          <w:rFonts w:cstheme="minorHAnsi"/>
        </w:rPr>
      </w:r>
      <w:r w:rsidR="009A1DFC" w:rsidRPr="00F30BF0">
        <w:rPr>
          <w:rFonts w:cstheme="minorHAnsi"/>
        </w:rPr>
        <w:fldChar w:fldCharType="separate"/>
      </w:r>
      <w:r w:rsidR="009A1DFC" w:rsidRPr="00F30BF0">
        <w:t xml:space="preserve">Supplementary Table </w:t>
      </w:r>
      <w:r w:rsidR="009A1DFC" w:rsidRPr="00F30BF0">
        <w:rPr>
          <w:noProof/>
        </w:rPr>
        <w:t>4</w:t>
      </w:r>
      <w:r w:rsidR="009A1DFC" w:rsidRPr="00F30BF0">
        <w:rPr>
          <w:rFonts w:cstheme="minorHAnsi"/>
        </w:rPr>
        <w:fldChar w:fldCharType="end"/>
      </w:r>
      <w:r w:rsidR="009A1DFC" w:rsidRPr="00F30BF0">
        <w:rPr>
          <w:rFonts w:cstheme="minorHAnsi"/>
        </w:rPr>
        <w:t xml:space="preserve">), indicating high model confidence that a wildfire during a 10-year census interval results in population decline during that interval. </w:t>
      </w:r>
      <w:r w:rsidR="001545DE" w:rsidRPr="00F30BF0">
        <w:rPr>
          <w:rFonts w:cstheme="minorHAnsi"/>
        </w:rPr>
        <w:t xml:space="preserve">Existing literature has shown that </w:t>
      </w:r>
      <w:r w:rsidR="008A7245" w:rsidRPr="00F30BF0">
        <w:rPr>
          <w:rFonts w:cstheme="minorHAnsi"/>
        </w:rPr>
        <w:t xml:space="preserve">most trees killed by 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w:t>
      </w:r>
      <w:commentRangeStart w:id="171"/>
      <w:r w:rsidR="007B6647" w:rsidRPr="00F30BF0">
        <w:rPr>
          <w:rFonts w:cstheme="minorHAnsi"/>
        </w:rPr>
        <w:t xml:space="preserve">effects of fire on survival are likely temporary. </w:t>
      </w:r>
      <w:commentRangeEnd w:id="171"/>
      <w:r w:rsidR="00A47588">
        <w:rPr>
          <w:rStyle w:val="CommentReference"/>
        </w:rPr>
        <w:commentReference w:id="171"/>
      </w:r>
      <w:r w:rsidR="007B6647" w:rsidRPr="00F30BF0">
        <w:rPr>
          <w:rFonts w:cstheme="minorHAnsi"/>
        </w:rPr>
        <w:t xml:space="preserve">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xml:space="preserve">, </w:t>
      </w:r>
      <w:proofErr w:type="gramStart"/>
      <w:r w:rsidR="0038352F" w:rsidRPr="00F30BF0">
        <w:rPr>
          <w:rFonts w:cstheme="minorHAnsi"/>
        </w:rPr>
        <w:t>it is clear that the</w:t>
      </w:r>
      <w:proofErr w:type="gramEnd"/>
      <w:r w:rsidR="0038352F" w:rsidRPr="00F30BF0">
        <w:rPr>
          <w:rFonts w:cstheme="minorHAnsi"/>
        </w:rPr>
        <w:t xml:space="preserve"> disrupted fire regime is the main threat facing sugar pine.</w:t>
      </w:r>
    </w:p>
    <w:p w14:paraId="450DDF39" w14:textId="20EAC9C2" w:rsidR="009B0C1C" w:rsidRPr="00F30BF0" w:rsidRDefault="007B6647" w:rsidP="009B0C1C">
      <w:pPr>
        <w:spacing w:line="360" w:lineRule="auto"/>
        <w:ind w:firstLine="360"/>
        <w:rPr>
          <w:rFonts w:cstheme="minorHAnsi"/>
        </w:rPr>
      </w:pPr>
      <w:r w:rsidRPr="00F30BF0">
        <w:rPr>
          <w:rFonts w:cstheme="minorHAnsi"/>
        </w:rPr>
        <w:t xml:space="preserve"> </w:t>
      </w:r>
      <w:r w:rsidR="0038352F"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 potentially with a greater effect on small trees</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2</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r w:rsidR="0080786A">
        <w:rPr>
          <w:rFonts w:cstheme="minorHAnsi"/>
        </w:rPr>
        <w:t>,</w:t>
      </w:r>
      <w:r w:rsidR="00B76637" w:rsidRPr="00F30BF0">
        <w:rPr>
          <w:rFonts w:cstheme="minorHAnsi"/>
        </w:rPr>
        <w:t xml:space="preserve"> though </w:t>
      </w:r>
      <w:r w:rsidR="0080786A">
        <w:rPr>
          <w:rFonts w:cstheme="minorHAnsi"/>
        </w:rPr>
        <w:fldChar w:fldCharType="begin" w:fldLock="1"/>
      </w:r>
      <w:r w:rsidR="002C19B3">
        <w:rPr>
          <w:rFonts w:cstheme="minorHAnsi"/>
        </w:rPr>
        <w:instrText>ADDIN CSL_CITATION {"citationItems":[{"id":"ITEM-1","itemData":{"DOI":"10.1016/j.foreco.2012.05.025","ISSN":"03781127","abstract":"For over a century, white pine blister rust (WPBR), caused by the introduced fungal pathogen, Cronartium ribicola J.C. Fisch., has affected white pine (Subgenus Strobus) individuals, populations, and associated forest communities in North America. We surveyed eight populations of whitebark pine (Pinus albicaulis Engelm.) across a range of environmental conditions in subalpine forests of the Lake Tahoe Basin, California and Nevada, to determine how WPBR is influencing host fecundity (i.e., female cone production and recruitment), survival, and current population trends. In this region and throughout its range whitebark pine is an important component of subalpine ecosystems. In high-elevation forests of the Lake Tahoe Basin, the primary negative effect of this rust pathogen on whitebark pine is infection and mortality of cone-bearing branches.Mean incidence of WPBR among whitebark pine populations was 35% and ranged from 1% to 65%. Given the high disease incidence, relationships were found between WPBR infection and reproductive output. Percent of individuals infected per population (R 2=0.78), average number of WPBR-infected branches per population (R 2=0.71), and severity of stem girdling (R 2=0.76) were all negatively related with cone production. A positive relationship was found between disease severity (i.e., extent of stem girdling) and available water capacity and a negative relationship was found between disease severity and%sand content. Environmental conditions, including soil properties, may affect pathogen growth and potentially influence the rate at which green infected trees lose the ability to produce female cones. Demographic trends for 7 of 8 whitebark pine populations were stable, with estimates of geometric growth rate (λ)≥1.0. Population stability is a function of adequate population sizes, mixed-size structure, high survivorship, and moderate fecundity. Results show that WPBR is adversely affecting fecundity but having little effect on survivorship. Restoration strategies are designed to facilitate whitebark pine recruitment and deploy genetically diverse seedling material and potentially WPBR-resistant phenotypes. Our study highlights a need for long-term demographic data and monitoring of WPBR-infection to better understand population consequences and host responses in the future. © 2012 Elsevier B.V.","author":[{"dropping-particle":"","family":"Maloney","given":"Patricia E.","non-dropping-particle":"","parse-names":false,"suffix":""},{"dropping-particle":"","family":"Vogler","given":"Detlev R.","non-dropping-particle":"","parse-names":false,"suffix":""},{"dropping-particle":"","family":"Jensen","given":"Camille E.","non-dropping-particle":"","parse-names":false,"suffix":""},{"dropping-particle":"","family":"Delfino Mix","given":"Annette","non-dropping-particle":"","parse-names":false,"suffix":""}],"container-title":"Forest Ecology and Management","id":"ITEM-1","issued":{"date-parts":[["2012"]]},"page":"166-175","publisher":"Elsevier B.V.","title":"Ecology of whitebark pine populations in relation to white pine blister rust infection in subalpine forests of the Lake Tahoe Basin, USA: Implications for restoration","type":"article-journal","volume":"280"},"uris":["http://www.mendeley.com/documents/?uuid=9a37b1da-86cf-4d8b-9144-c07f39619f40"]}],"mendeley":{"formattedCitation":"(Maloney &lt;i&gt;et al.&lt;/i&gt;, 2012)","plainTextFormattedCitation":"(Maloney et al., 2012)","previouslyFormattedCitation":"(Maloney &lt;i&gt;et al.&lt;/i&gt;, 2012)"},"properties":{"noteIndex":0},"schema":"https://github.com/citation-style-language/schema/raw/master/csl-citation.json"}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2012)</w:t>
      </w:r>
      <w:r w:rsidR="0080786A">
        <w:rPr>
          <w:rFonts w:cstheme="minorHAnsi"/>
        </w:rPr>
        <w:fldChar w:fldCharType="end"/>
      </w:r>
      <w:r w:rsidR="00B76637" w:rsidRPr="00F30BF0">
        <w:rPr>
          <w:rFonts w:cstheme="minorHAnsi"/>
        </w:rPr>
        <w:t xml:space="preserve"> found WPBR to mostly affect fecundity, rather than survival, in the related </w:t>
      </w:r>
      <w:r w:rsidR="000B464D" w:rsidRPr="00F30BF0">
        <w:rPr>
          <w:rFonts w:cstheme="minorHAnsi"/>
        </w:rPr>
        <w:t xml:space="preserve">pine </w:t>
      </w:r>
      <w:r w:rsidR="00B76637" w:rsidRPr="00F30BF0">
        <w:rPr>
          <w:rFonts w:cstheme="minorHAnsi"/>
        </w:rPr>
        <w:t xml:space="preserve">species </w:t>
      </w:r>
      <w:commentRangeStart w:id="172"/>
      <w:r w:rsidR="00B76637" w:rsidRPr="00F30BF0">
        <w:rPr>
          <w:rFonts w:cstheme="minorHAnsi"/>
          <w:i/>
          <w:iCs/>
        </w:rPr>
        <w:t xml:space="preserve">Pinus </w:t>
      </w:r>
      <w:proofErr w:type="spellStart"/>
      <w:r w:rsidR="00B76637" w:rsidRPr="00F30BF0">
        <w:rPr>
          <w:rFonts w:cstheme="minorHAnsi"/>
          <w:i/>
          <w:iCs/>
        </w:rPr>
        <w:t>albicaulis</w:t>
      </w:r>
      <w:proofErr w:type="spellEnd"/>
      <w:r w:rsidR="00B76637" w:rsidRPr="00F30BF0">
        <w:rPr>
          <w:rFonts w:cstheme="minorHAnsi"/>
        </w:rPr>
        <w:t xml:space="preserve">. </w:t>
      </w:r>
      <w:commentRangeEnd w:id="172"/>
      <w:r w:rsidR="00A47588">
        <w:rPr>
          <w:rStyle w:val="CommentReference"/>
        </w:rPr>
        <w:commentReference w:id="172"/>
      </w:r>
      <w:r w:rsidR="001957F1" w:rsidRPr="00F30BF0">
        <w:rPr>
          <w:rFonts w:cstheme="minorHAnsi"/>
        </w:rPr>
        <w:t xml:space="preserve">This study also found that relatively high neighborhood density </w:t>
      </w:r>
      <w:r w:rsidR="00DC36D7" w:rsidRPr="00F30BF0">
        <w:rPr>
          <w:rFonts w:cstheme="minorHAnsi"/>
        </w:rPr>
        <w:t>(basal area) resulted in lower rates of growth and fecundity (</w:t>
      </w:r>
      <w:r w:rsidR="00DC36D7" w:rsidRPr="00F30BF0">
        <w:rPr>
          <w:rFonts w:cstheme="minorHAnsi"/>
        </w:rPr>
        <w:fldChar w:fldCharType="begin"/>
      </w:r>
      <w:r w:rsidR="00DC36D7" w:rsidRPr="00F30BF0">
        <w:rPr>
          <w:rFonts w:cstheme="minorHAnsi"/>
        </w:rPr>
        <w:instrText xml:space="preserve"> REF _Ref94611931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3</w:t>
      </w:r>
      <w:r w:rsidR="00DC36D7" w:rsidRPr="00F30BF0">
        <w:rPr>
          <w:rFonts w:cstheme="minorHAnsi"/>
        </w:rPr>
        <w:fldChar w:fldCharType="end"/>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_Ref94613276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4</w:t>
      </w:r>
      <w:r w:rsidR="00DC36D7" w:rsidRPr="00F30BF0">
        <w:rPr>
          <w:rFonts w:cstheme="minorHAnsi"/>
        </w:rPr>
        <w:fldChar w:fldCharType="end"/>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It is unclear from our data whether the negative impact of density on fecundity is a result of decreased reproduction due to stress of parent trees, or decreased survival </w:t>
      </w:r>
      <w:r w:rsidR="0084135D" w:rsidRPr="00F30BF0">
        <w:rPr>
          <w:rFonts w:cstheme="minorHAnsi"/>
        </w:rPr>
        <w:t xml:space="preserve">and/or growth </w:t>
      </w:r>
      <w:r w:rsidR="00573E2C" w:rsidRPr="00F30BF0">
        <w:rPr>
          <w:rFonts w:cstheme="minorHAnsi"/>
        </w:rPr>
        <w:t>of new recruits due to competition, but both dynamics are plausible</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w:t>
      </w:r>
      <w:r w:rsidR="00857722" w:rsidRPr="00F30BF0">
        <w:rPr>
          <w:rFonts w:cstheme="minorHAnsi"/>
        </w:rPr>
        <w:lastRenderedPageBreak/>
        <w:t>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857722" w:rsidRPr="00F30BF0">
        <w:t xml:space="preserve">Figure </w:t>
      </w:r>
      <w:r w:rsidR="00857722" w:rsidRPr="00F30BF0">
        <w:rPr>
          <w:noProof/>
        </w:rPr>
        <w:t>6</w:t>
      </w:r>
      <w:r w:rsidR="00857722" w:rsidRPr="00F30BF0">
        <w:rPr>
          <w:rFonts w:cstheme="minorHAnsi"/>
        </w:rPr>
        <w:fldChar w:fldCharType="end"/>
      </w:r>
      <w:r w:rsidR="00857722" w:rsidRPr="00F30BF0">
        <w:rPr>
          <w:rFonts w:cstheme="minorHAnsi"/>
        </w:rPr>
        <w:t>)</w:t>
      </w:r>
      <w:r w:rsidR="003C2EB4" w:rsidRPr="00F30BF0">
        <w:rPr>
          <w:rFonts w:cstheme="minorHAnsi"/>
        </w:rPr>
        <w:t xml:space="preserve">, and </w:t>
      </w:r>
      <w:r w:rsidR="00857722" w:rsidRPr="00F30BF0">
        <w:rPr>
          <w:rFonts w:cstheme="minorHAnsi"/>
        </w:rPr>
        <w:t xml:space="preserve">the credible intervals for </w:t>
      </w:r>
      <w:r w:rsidR="003C2EB4" w:rsidRPr="00F30BF0">
        <w:rPr>
          <w:rFonts w:cstheme="minorHAnsi"/>
        </w:rPr>
        <w:t xml:space="preserve">lambda in </w:t>
      </w:r>
      <w:r w:rsidR="00857722" w:rsidRPr="00F30BF0">
        <w:rPr>
          <w:rFonts w:cstheme="minorHAnsi"/>
        </w:rPr>
        <w:t>both the high basal area and WPBR scenarios included 1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857722" w:rsidRPr="00F30BF0">
        <w:t xml:space="preserve">Supplementary Table </w:t>
      </w:r>
      <w:r w:rsidR="00857722" w:rsidRPr="00F30BF0">
        <w:rPr>
          <w:noProof/>
        </w:rPr>
        <w:t>4</w:t>
      </w:r>
      <w:r w:rsidR="00857722" w:rsidRPr="00F30BF0">
        <w:rPr>
          <w:rFonts w:cstheme="minorHAnsi"/>
        </w:rPr>
        <w:fldChar w:fldCharType="end"/>
      </w:r>
      <w:r w:rsidR="00857722" w:rsidRPr="00F30BF0">
        <w:rPr>
          <w:rFonts w:cstheme="minorHAnsi"/>
        </w:rPr>
        <w:t>).</w:t>
      </w:r>
      <w:r w:rsidR="003C2EB4" w:rsidRPr="00F30BF0">
        <w:rPr>
          <w:rFonts w:cstheme="minorHAnsi"/>
        </w:rPr>
        <w:t xml:space="preserve"> </w:t>
      </w:r>
      <w:r w:rsidR="008569B1">
        <w:rPr>
          <w:rFonts w:cstheme="minorHAnsi"/>
        </w:rPr>
        <w:t>However, reducing basal area to one standard deviation below the mean had profound positive effects lambda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8569B1">
        <w:t xml:space="preserve">Figure </w:t>
      </w:r>
      <w:r w:rsidR="008569B1">
        <w:rPr>
          <w:noProof/>
        </w:rPr>
        <w:t>6</w:t>
      </w:r>
      <w:r w:rsidR="008569B1">
        <w:rPr>
          <w:rFonts w:cstheme="minorHAnsi"/>
        </w:rPr>
        <w:fldChar w:fldCharType="end"/>
      </w:r>
      <w:r w:rsidR="008569B1">
        <w:rPr>
          <w:rFonts w:cstheme="minorHAnsi"/>
        </w:rPr>
        <w:t>).</w:t>
      </w:r>
    </w:p>
    <w:p w14:paraId="2FEC3842" w14:textId="00108844" w:rsidR="009B0C1C" w:rsidRPr="00F30BF0" w:rsidRDefault="00F72294" w:rsidP="008A7245">
      <w:pPr>
        <w:spacing w:line="360" w:lineRule="auto"/>
        <w:ind w:firstLine="360"/>
        <w:rPr>
          <w:rFonts w:cstheme="minorHAnsi"/>
        </w:rPr>
      </w:pPr>
      <w:r>
        <w:rPr>
          <w:rFonts w:cstheme="minorHAnsi"/>
        </w:rPr>
        <w:t>A surprising result of this study is t</w:t>
      </w:r>
      <w:r w:rsidR="0038352F" w:rsidRPr="00F30BF0">
        <w:rPr>
          <w:rFonts w:cstheme="minorHAnsi"/>
        </w:rPr>
        <w:t xml:space="preserve">hat drought and climate related variables had little impact on sugar pine’s vital rates and asymptotic population growth </w:t>
      </w:r>
      <w:commentRangeStart w:id="173"/>
      <w:r w:rsidR="0038352F" w:rsidRPr="00F30BF0">
        <w:rPr>
          <w:rFonts w:cstheme="minorHAnsi"/>
        </w:rPr>
        <w:t>rat</w:t>
      </w:r>
      <w:r>
        <w:rPr>
          <w:rFonts w:cstheme="minorHAnsi"/>
        </w:rPr>
        <w:t>e</w:t>
      </w:r>
      <w:commentRangeEnd w:id="173"/>
      <w:r w:rsidR="00A47588">
        <w:rPr>
          <w:rStyle w:val="CommentReference"/>
        </w:rPr>
        <w:commentReference w:id="173"/>
      </w:r>
      <w:r w:rsidR="0038352F" w:rsidRPr="00F30BF0">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w:t>
      </w:r>
      <w:commentRangeStart w:id="174"/>
      <w:r w:rsidR="005E7ECB">
        <w:rPr>
          <w:rFonts w:cstheme="minorHAnsi"/>
        </w:rPr>
        <w:t xml:space="preserve">also </w:t>
      </w:r>
      <w:r w:rsidR="005E7ECB">
        <w:rPr>
          <w:rFonts w:cstheme="minorHAnsi"/>
        </w:rPr>
        <w:fldChar w:fldCharType="begin" w:fldLock="1"/>
      </w:r>
      <w:r w:rsidR="00021D10">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trees","type":"article-journal"},"uris":["http://www.mendeley.com/documents/?uuid=923f9f80-0634-4566-ac74-bb9eb698fef4"]}],"mendeley":{"formattedCitation":"(Furniss &lt;i&gt;et al.&lt;/i&gt;, 2021)","plainTextFormattedCitation":"(Furniss et al., 2021)","previouslyFormattedCitation":"(Furniss &lt;i&gt;et al.&lt;/i&gt;, 2021)"},"properties":{"noteIndex":0},"schema":"https://github.com/citation-style-language/schema/raw/master/csl-citation.json"}</w:instrText>
      </w:r>
      <w:r w:rsidR="005E7ECB">
        <w:rPr>
          <w:rFonts w:cstheme="minorHAnsi"/>
        </w:rPr>
        <w:fldChar w:fldCharType="separate"/>
      </w:r>
      <w:r w:rsidR="005E7ECB" w:rsidRPr="005E7ECB">
        <w:rPr>
          <w:rFonts w:cstheme="minorHAnsi"/>
          <w:noProof/>
        </w:rPr>
        <w:t xml:space="preserve">(Furniss </w:t>
      </w:r>
      <w:r w:rsidR="005E7ECB" w:rsidRPr="005E7ECB">
        <w:rPr>
          <w:rFonts w:cstheme="minorHAnsi"/>
          <w:i/>
          <w:noProof/>
        </w:rPr>
        <w:t>et al.</w:t>
      </w:r>
      <w:r w:rsidR="005E7ECB" w:rsidRPr="005E7ECB">
        <w:rPr>
          <w:rFonts w:cstheme="minorHAnsi"/>
          <w:noProof/>
        </w:rPr>
        <w:t>, 2021)</w:t>
      </w:r>
      <w:r w:rsidR="005E7ECB">
        <w:rPr>
          <w:rFonts w:cstheme="minorHAnsi"/>
        </w:rPr>
        <w:fldChar w:fldCharType="end"/>
      </w:r>
      <w:commentRangeEnd w:id="174"/>
      <w:r w:rsidR="007108F6">
        <w:rPr>
          <w:rStyle w:val="CommentReference"/>
        </w:rPr>
        <w:commentReference w:id="174"/>
      </w:r>
      <w:r w:rsidR="005E7ECB">
        <w:rPr>
          <w:rFonts w:cstheme="minorHAnsi"/>
        </w:rPr>
        <w:t xml:space="preserve"> which found that stand density played a more important role than climate variables in shaping mortality dynamics after fire and/or drought</w:t>
      </w:r>
      <w:r w:rsidR="008569B1">
        <w:rPr>
          <w:rFonts w:cstheme="minorHAnsi"/>
        </w:rPr>
        <w:t>.</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(Stephenson </w:t>
      </w:r>
      <w:r w:rsidR="00EB4A84" w:rsidRPr="00EB4A84">
        <w:rPr>
          <w:rFonts w:cstheme="minorHAnsi"/>
          <w:i/>
          <w:noProof/>
        </w:rPr>
        <w:t>et al.</w:t>
      </w:r>
      <w:r w:rsidR="00EB4A84" w:rsidRPr="00EB4A84">
        <w:rPr>
          <w:rFonts w:cstheme="minorHAnsi"/>
          <w:noProof/>
        </w:rPr>
        <w:t>, 2019)</w:t>
      </w:r>
      <w:r w:rsidR="008569B1">
        <w:rPr>
          <w:rFonts w:cstheme="minorHAnsi"/>
        </w:rPr>
        <w:fldChar w:fldCharType="end"/>
      </w:r>
      <w:r w:rsidR="00B50353" w:rsidRPr="00F30BF0">
        <w:rPr>
          <w:rFonts w:cstheme="minorHAnsi"/>
        </w:rPr>
        <w:t xml:space="preserve"> 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6F5E9A" w:rsidRPr="00F30BF0">
        <w:rPr>
          <w:rFonts w:cstheme="minorHAnsi"/>
        </w:rPr>
        <w:t>This study found a weak negative effect of drought on survival (</w:t>
      </w:r>
      <w:r w:rsidR="004639A9" w:rsidRPr="00F30BF0">
        <w:rPr>
          <w:rFonts w:cstheme="minorHAnsi"/>
        </w:rPr>
        <w:fldChar w:fldCharType="begin"/>
      </w:r>
      <w:r w:rsidR="004639A9" w:rsidRPr="00F30BF0">
        <w:rPr>
          <w:rFonts w:cstheme="minorHAnsi"/>
        </w:rPr>
        <w:instrText xml:space="preserve"> REF _Ref93744929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2</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_Ref94607451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1</w:t>
      </w:r>
      <w:r w:rsidR="004639A9" w:rsidRPr="00F30BF0">
        <w:rPr>
          <w:rFonts w:cstheme="minorHAnsi"/>
        </w:rPr>
        <w:fldChar w:fldCharType="end"/>
      </w:r>
      <w:r w:rsidR="006F5E9A" w:rsidRPr="00F30BF0">
        <w:rPr>
          <w:rFonts w:cstheme="minorHAnsi"/>
        </w:rPr>
        <w:t xml:space="preserve">) and a </w:t>
      </w:r>
      <w:r w:rsidR="004639A9" w:rsidRPr="00F30BF0">
        <w:rPr>
          <w:rFonts w:cstheme="minorHAnsi"/>
        </w:rPr>
        <w:t>size-dependent</w:t>
      </w:r>
      <w:r w:rsidR="006F5E9A" w:rsidRPr="00F30BF0">
        <w:rPr>
          <w:rFonts w:cstheme="minorHAnsi"/>
        </w:rPr>
        <w:t xml:space="preserve"> effect of site dryness on growth</w:t>
      </w:r>
      <w:r w:rsidR="004639A9" w:rsidRPr="00F30BF0">
        <w:rPr>
          <w:rFonts w:cstheme="minorHAnsi"/>
        </w:rPr>
        <w:t xml:space="preserve">, where smaller stems grew </w:t>
      </w:r>
      <w:r w:rsidR="006271C9" w:rsidRPr="00F30BF0">
        <w:rPr>
          <w:rFonts w:cstheme="minorHAnsi"/>
        </w:rPr>
        <w:t>slow</w:t>
      </w:r>
      <w:r w:rsidR="0071532B">
        <w:rPr>
          <w:rFonts w:cstheme="minorHAnsi"/>
        </w:rPr>
        <w:t>er</w:t>
      </w:r>
      <w:r w:rsidR="004639A9" w:rsidRPr="00F30BF0">
        <w:rPr>
          <w:rFonts w:cstheme="minorHAnsi"/>
        </w:rPr>
        <w:t xml:space="preserve"> on dry sites and larger stems grew </w:t>
      </w:r>
      <w:r w:rsidR="006271C9" w:rsidRPr="00F30BF0">
        <w:rPr>
          <w:rFonts w:cstheme="minorHAnsi"/>
        </w:rPr>
        <w:t>faster</w:t>
      </w:r>
      <w:r w:rsidR="004639A9" w:rsidRPr="00F30BF0">
        <w:rPr>
          <w:rFonts w:cstheme="minorHAnsi"/>
        </w:rPr>
        <w:t xml:space="preserve"> on dry sites</w:t>
      </w:r>
      <w:r w:rsidR="006F5E9A"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_Ref94611931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3</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_Ref94609644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2</w:t>
      </w:r>
      <w:r w:rsidR="004639A9" w:rsidRPr="00F30BF0">
        <w:rPr>
          <w:rFonts w:cstheme="minorHAnsi"/>
        </w:rPr>
        <w:fldChar w:fldCharType="end"/>
      </w:r>
      <w:r w:rsidR="006F5E9A" w:rsidRPr="00F30BF0">
        <w:rPr>
          <w:rFonts w:cstheme="minorHAnsi"/>
        </w:rPr>
        <w:t>)</w:t>
      </w:r>
      <w:r w:rsidR="004639A9" w:rsidRPr="00F30BF0">
        <w:rPr>
          <w:rFonts w:cstheme="minorHAnsi"/>
        </w:rPr>
        <w:t>. However, n</w:t>
      </w:r>
      <w:r w:rsidR="006F5E9A" w:rsidRPr="00F30BF0">
        <w:rPr>
          <w:rFonts w:cstheme="minorHAnsi"/>
        </w:rPr>
        <w:t xml:space="preserve">either effect was strong enough to </w:t>
      </w:r>
      <w:r w:rsidR="004639A9" w:rsidRPr="00F30BF0">
        <w:rPr>
          <w:rFonts w:cstheme="minorHAnsi"/>
        </w:rPr>
        <w:t>substantially reduce the asymptotic population growth rate relative to the unstressed scenario (</w:t>
      </w:r>
      <w:r w:rsidR="004639A9" w:rsidRPr="00F30BF0">
        <w:rPr>
          <w:rFonts w:cstheme="minorHAnsi"/>
        </w:rPr>
        <w:fldChar w:fldCharType="begin"/>
      </w:r>
      <w:r w:rsidR="004639A9" w:rsidRPr="00F30BF0">
        <w:rPr>
          <w:rFonts w:cstheme="minorHAnsi"/>
        </w:rPr>
        <w:instrText xml:space="preserve"> REF _Ref94616225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6</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_Ref94619410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4</w:t>
      </w:r>
      <w:r w:rsidR="004639A9" w:rsidRPr="00F30BF0">
        <w:rPr>
          <w:rFonts w:cstheme="minorHAnsi"/>
        </w:rPr>
        <w:fldChar w:fldCharType="end"/>
      </w:r>
      <w:r w:rsidR="004639A9" w:rsidRPr="00F30BF0">
        <w:rPr>
          <w:rFonts w:cstheme="minorHAnsi"/>
        </w:rPr>
        <w:t xml:space="preserve">). </w:t>
      </w:r>
      <w:r w:rsidR="002666E7" w:rsidRPr="00F30BF0">
        <w:rPr>
          <w:rFonts w:cstheme="minorHAnsi"/>
        </w:rPr>
        <w:t>It is possible that the scale of data used in this study, with plots distributed sparsely but widely across the entire range of sugar pine, is less able to detect the often</w:t>
      </w:r>
      <w:r w:rsidR="0071532B">
        <w:rPr>
          <w:rFonts w:cstheme="minorHAnsi"/>
        </w:rPr>
        <w:t>-</w:t>
      </w:r>
      <w:r w:rsidR="002666E7" w:rsidRPr="00F30BF0">
        <w:rPr>
          <w:rFonts w:cstheme="minorHAnsi"/>
        </w:rPr>
        <w:t xml:space="preserve">localized effects of bark beetle outbreaks which are the primary mortality agent killing drought-stressed trees. Our way of measuring drought stress, using relatively coarse climate interpolations and </w:t>
      </w:r>
      <w:commentRangeStart w:id="175"/>
      <w:r w:rsidR="002666E7" w:rsidRPr="00F30BF0">
        <w:rPr>
          <w:rFonts w:cstheme="minorHAnsi"/>
        </w:rPr>
        <w:t>fuzzed/swapped plot coordinates</w:t>
      </w:r>
      <w:commentRangeEnd w:id="175"/>
      <w:r w:rsidR="00A47588">
        <w:rPr>
          <w:rStyle w:val="CommentReference"/>
        </w:rPr>
        <w:commentReference w:id="175"/>
      </w:r>
      <w:r w:rsidR="002666E7" w:rsidRPr="00F30BF0">
        <w:rPr>
          <w:rFonts w:cstheme="minorHAnsi"/>
        </w:rPr>
        <w:t xml:space="preserve">, may </w:t>
      </w:r>
      <w:r w:rsidR="0071532B">
        <w:rPr>
          <w:rFonts w:cstheme="minorHAnsi"/>
        </w:rPr>
        <w:t>introduce</w:t>
      </w:r>
      <w:r w:rsidR="002666E7" w:rsidRPr="00F30BF0">
        <w:rPr>
          <w:rFonts w:cstheme="minorHAnsi"/>
        </w:rPr>
        <w:t xml:space="preserve"> </w:t>
      </w:r>
      <w:r w:rsidR="0071532B">
        <w:rPr>
          <w:rFonts w:cstheme="minorHAnsi"/>
        </w:rPr>
        <w:t>measurement error</w:t>
      </w:r>
      <w:r w:rsidR="002666E7" w:rsidRPr="00F30BF0">
        <w:rPr>
          <w:rFonts w:cstheme="minorHAnsi"/>
        </w:rPr>
        <w:t xml:space="preserve"> which mask</w:t>
      </w:r>
      <w:r w:rsidR="0071532B">
        <w:rPr>
          <w:rFonts w:cstheme="minorHAnsi"/>
        </w:rPr>
        <w:t>s</w:t>
      </w:r>
      <w:r w:rsidR="002666E7" w:rsidRPr="00F30BF0">
        <w:rPr>
          <w:rFonts w:cstheme="minorHAnsi"/>
        </w:rPr>
        <w:t xml:space="preserve"> a true drought effect. </w:t>
      </w:r>
      <w:commentRangeStart w:id="176"/>
      <w:r w:rsidR="002666E7" w:rsidRPr="00F30BF0">
        <w:rPr>
          <w:rFonts w:cstheme="minorHAnsi"/>
        </w:rPr>
        <w:t>However, it is also possible that</w:t>
      </w:r>
      <w:r w:rsidR="002C7D13" w:rsidRPr="00F30BF0">
        <w:rPr>
          <w:rFonts w:cstheme="minorHAnsi"/>
        </w:rPr>
        <w:t xml:space="preserve"> when the entire range of sugar pine is considered (rather than the site-specific studies often appearing in the literature) </w:t>
      </w:r>
      <w:commentRangeEnd w:id="176"/>
      <w:r w:rsidR="00A47588">
        <w:rPr>
          <w:rStyle w:val="CommentReference"/>
        </w:rPr>
        <w:commentReference w:id="176"/>
      </w:r>
      <w:r w:rsidR="002C7D13" w:rsidRPr="00F30BF0">
        <w:rPr>
          <w:rFonts w:cstheme="minorHAnsi"/>
        </w:rPr>
        <w:t xml:space="preserve">that drought truly has mild effects relative to the other stressors considered here. This uncertainty regarding the effects of bioclimatic factors highlights an important avenue for future research. </w:t>
      </w:r>
    </w:p>
    <w:p w14:paraId="124BCF37" w14:textId="539EB35B" w:rsidR="009B0C1C" w:rsidRPr="00F30BF0" w:rsidRDefault="009B0C1C" w:rsidP="008A7245">
      <w:pPr>
        <w:spacing w:line="360" w:lineRule="auto"/>
        <w:ind w:firstLine="360"/>
        <w:rPr>
          <w:rFonts w:cstheme="minorHAnsi"/>
        </w:rPr>
      </w:pPr>
      <w:r w:rsidRPr="00F30BF0">
        <w:rPr>
          <w:rFonts w:cstheme="minorHAnsi"/>
        </w:rPr>
        <w:lastRenderedPageBreak/>
        <w:t>An important limitation of this study is that we did not test for interaction between stressors in shaping vital rates of sugar pine. The literature suggests that</w:t>
      </w:r>
      <w:r w:rsidR="00BF1ABD" w:rsidRPr="00F30BF0">
        <w:rPr>
          <w:rFonts w:cstheme="minorHAnsi"/>
        </w:rPr>
        <w:t xml:space="preserve"> a variety</w:t>
      </w:r>
      <w:r w:rsidRPr="00F30BF0">
        <w:rPr>
          <w:rFonts w:cstheme="minorHAnsi"/>
        </w:rPr>
        <w:t xml:space="preserve"> such interactions may be important</w:t>
      </w:r>
      <w:r w:rsidR="00BF1ABD" w:rsidRPr="00F30BF0">
        <w:rPr>
          <w:rFonts w:cstheme="minorHAnsi"/>
        </w:rPr>
        <w:t xml:space="preserve">. For example, moisture stress increases the likelihood of regeneration failure, which may be a 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w:t>
      </w:r>
      <w:commentRangeStart w:id="177"/>
      <w:r w:rsidR="00BF1ABD" w:rsidRPr="00F30BF0">
        <w:rPr>
          <w:rFonts w:cstheme="minorHAnsi"/>
        </w:rPr>
        <w:t>A relationship between fire exclusion, stand density, and WPBR infection has been suggested</w:t>
      </w:r>
      <w:ins w:id="178" w:author="j battles" w:date="2022-02-14T08:34:00Z">
        <w:r w:rsidR="00832E90">
          <w:rPr>
            <w:rFonts w:cstheme="minorHAnsi"/>
          </w:rPr>
          <w:t xml:space="preserve"> (by whom?)</w:t>
        </w:r>
      </w:ins>
      <w:r w:rsidR="00BF1ABD" w:rsidRPr="00F30BF0">
        <w:rPr>
          <w:rFonts w:cstheme="minorHAnsi"/>
        </w:rPr>
        <w:t xml:space="preserve">,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xml:space="preserve">. Drought and density both alter the </w:t>
      </w:r>
      <w:proofErr w:type="spellStart"/>
      <w:r w:rsidR="00D70E5C" w:rsidRPr="00F30BF0">
        <w:rPr>
          <w:rFonts w:cstheme="minorHAnsi"/>
        </w:rPr>
        <w:t>fuelbed</w:t>
      </w:r>
      <w:proofErr w:type="spellEnd"/>
      <w:r w:rsidR="00D70E5C" w:rsidRPr="00F30BF0">
        <w:rPr>
          <w:rFonts w:cstheme="minorHAnsi"/>
        </w:rPr>
        <w:t xml:space="preserve"> in ways that may 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to reduce trees’ ability to resist drought and beetle epidemics </w:t>
      </w:r>
      <w:r w:rsidR="00307D27">
        <w:rPr>
          <w:rFonts w:cstheme="minorHAnsi"/>
        </w:rPr>
        <w:fldChar w:fldCharType="begin" w:fldLock="1"/>
      </w:r>
      <w:r w:rsidR="005E7ECB">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drought","type":"article-journal","volume":"20"},"uris":["http://www.mendeley.com/documents/?uuid=11db3a96-5a65-4eb7-b92a-5cde2681bbb2"]}],"mendeley":{"formattedCitation":"(Young &lt;i&gt;et al.&lt;/i&gt;, 2017; Furniss &lt;i&gt;et al.&lt;/i&gt;, 2021)","plainTextFormattedCitation":"(Young et al., 2017; Furniss et al., 2021)","previouslyFormattedCitation":"(Young &lt;i&gt;et al.&lt;/i&gt;, 2017; Furniss &lt;i&gt;et al.&lt;/i&gt;, 2021)"},"properties":{"noteIndex":0},"schema":"https://github.com/citation-style-language/schema/raw/master/csl-citation.json"}</w:instrText>
      </w:r>
      <w:r w:rsidR="00307D27">
        <w:rPr>
          <w:rFonts w:cstheme="minorHAnsi"/>
        </w:rPr>
        <w:fldChar w:fldCharType="separate"/>
      </w:r>
      <w:r w:rsidR="00307D27" w:rsidRPr="00307D27">
        <w:rPr>
          <w:rFonts w:cstheme="minorHAnsi"/>
          <w:noProof/>
        </w:rPr>
        <w:t xml:space="preserve">(Young </w:t>
      </w:r>
      <w:r w:rsidR="00307D27" w:rsidRPr="00307D27">
        <w:rPr>
          <w:rFonts w:cstheme="minorHAnsi"/>
          <w:i/>
          <w:noProof/>
        </w:rPr>
        <w:t>et al.</w:t>
      </w:r>
      <w:r w:rsidR="00307D27" w:rsidRPr="00307D27">
        <w:rPr>
          <w:rFonts w:cstheme="minorHAnsi"/>
          <w:noProof/>
        </w:rPr>
        <w:t xml:space="preserve">, 2017; Furniss </w:t>
      </w:r>
      <w:r w:rsidR="00307D27" w:rsidRPr="00307D27">
        <w:rPr>
          <w:rFonts w:cstheme="minorHAnsi"/>
          <w:i/>
          <w:noProof/>
        </w:rPr>
        <w:t>et al.</w:t>
      </w:r>
      <w:r w:rsidR="00307D27" w:rsidRPr="00307D27">
        <w:rPr>
          <w:rFonts w:cstheme="minorHAnsi"/>
          <w:noProof/>
        </w:rPr>
        <w:t>, 2021)</w:t>
      </w:r>
      <w:r w:rsidR="00307D27">
        <w:rPr>
          <w:rFonts w:cstheme="minorHAnsi"/>
        </w:rPr>
        <w:fldChar w:fldCharType="end"/>
      </w:r>
      <w:r w:rsidR="00307D27">
        <w:rPr>
          <w:rFonts w:cstheme="minorHAnsi"/>
        </w:rPr>
        <w:t xml:space="preserve">. </w:t>
      </w:r>
      <w:commentRangeStart w:id="179"/>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9F381B" w:rsidRPr="00F30BF0">
        <w:rPr>
          <w:rFonts w:cstheme="minorHAnsi"/>
        </w:rPr>
        <w:t xml:space="preserve"> </w:t>
      </w:r>
      <w:commentRangeEnd w:id="179"/>
      <w:r w:rsidR="002626E1">
        <w:rPr>
          <w:rStyle w:val="CommentReference"/>
        </w:rPr>
        <w:commentReference w:id="179"/>
      </w:r>
      <w:r w:rsidR="006838F2" w:rsidRPr="00F30BF0">
        <w:rPr>
          <w:rFonts w:cstheme="minorHAnsi"/>
        </w:rPr>
        <w:t xml:space="preserve">Exploring how stressors are likely to interact and shape population dynamics is another goal for future research. </w:t>
      </w:r>
      <w:commentRangeEnd w:id="177"/>
      <w:r w:rsidR="00832E90">
        <w:rPr>
          <w:rStyle w:val="CommentReference"/>
        </w:rPr>
        <w:commentReference w:id="177"/>
      </w:r>
    </w:p>
    <w:p w14:paraId="05C821C7" w14:textId="5B498F89" w:rsidR="000B464D" w:rsidRPr="00F30BF0" w:rsidRDefault="009B0C1C" w:rsidP="00D70E5C">
      <w:pPr>
        <w:spacing w:line="360" w:lineRule="auto"/>
        <w:ind w:firstLine="360"/>
        <w:rPr>
          <w:rFonts w:cstheme="minorHAnsi"/>
        </w:rPr>
      </w:pPr>
      <w:commentRangeStart w:id="180"/>
      <w:r w:rsidRPr="00F30BF0">
        <w:rPr>
          <w:rFonts w:cstheme="minorHAnsi"/>
        </w:rPr>
        <w:t>There are several other limitations to this study.</w:t>
      </w:r>
      <w:r w:rsidR="006838F2" w:rsidRPr="00F30BF0">
        <w:rPr>
          <w:rFonts w:cstheme="minorHAnsi"/>
        </w:rPr>
        <w:t xml:space="preserve"> </w:t>
      </w:r>
      <w:commentRangeEnd w:id="180"/>
      <w:r w:rsidR="00832E90">
        <w:rPr>
          <w:rStyle w:val="CommentReference"/>
        </w:rPr>
        <w:commentReference w:id="180"/>
      </w:r>
      <w:r w:rsidR="00512388" w:rsidRPr="00F30BF0">
        <w:rPr>
          <w:rFonts w:cstheme="minorHAnsi"/>
        </w:rPr>
        <w:t xml:space="preserve">First, the indirect monitoring of fecundity via size-class-tallies frustrates our ability to quantify the impact of size and stressors on recruitment. This results in uncertainty about how rare stressors, </w:t>
      </w:r>
      <w:proofErr w:type="gramStart"/>
      <w:r w:rsidR="00512388" w:rsidRPr="00F30BF0">
        <w:rPr>
          <w:rFonts w:cstheme="minorHAnsi"/>
        </w:rPr>
        <w:t>in particular WPBR</w:t>
      </w:r>
      <w:proofErr w:type="gramEnd"/>
      <w:r w:rsidR="00512388" w:rsidRPr="00F30BF0">
        <w:rPr>
          <w:rFonts w:cstheme="minorHAnsi"/>
        </w:rPr>
        <w:t>, affect reproduction. Second, the limitations of the FIA data increase uncertainty about the effects of some stressors. In particular, the presence of WPBR on individual trees (and thus on their subplots) may be difficult to detect</w:t>
      </w:r>
      <w:r w:rsidR="006E2D9F">
        <w:rPr>
          <w:rFonts w:cstheme="minorHAnsi"/>
        </w:rPr>
        <w:t xml:space="preserve"> </w:t>
      </w:r>
      <w:r w:rsidR="006E2D9F">
        <w:rPr>
          <w:rFonts w:cstheme="minorHAnsi"/>
        </w:rPr>
        <w:fldChar w:fldCharType="begin" w:fldLock="1"/>
      </w:r>
      <w:r w:rsidR="002C19B3">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(Dudney </w:t>
      </w:r>
      <w:r w:rsidR="00EB4A84" w:rsidRPr="00EB4A84">
        <w:rPr>
          <w:rFonts w:cstheme="minorHAnsi"/>
          <w:i/>
          <w:noProof/>
        </w:rPr>
        <w:t>et al.</w:t>
      </w:r>
      <w:r w:rsidR="00EB4A84" w:rsidRPr="00EB4A84">
        <w:rPr>
          <w:rFonts w:cstheme="minorHAnsi"/>
          <w:noProof/>
        </w:rPr>
        <w:t>, 2020)</w:t>
      </w:r>
      <w:r w:rsidR="006E2D9F">
        <w:rPr>
          <w:rFonts w:cstheme="minorHAnsi"/>
        </w:rPr>
        <w:fldChar w:fldCharType="end"/>
      </w:r>
      <w:r w:rsidR="004E6FBC" w:rsidRPr="00F30BF0">
        <w:rPr>
          <w:rFonts w:cstheme="minorHAnsi"/>
        </w:rPr>
        <w:t>, and</w:t>
      </w:r>
      <w:r w:rsidR="00512388" w:rsidRPr="00F30BF0">
        <w:rPr>
          <w:rFonts w:cstheme="minorHAnsi"/>
        </w:rPr>
        <w:t xml:space="preserve"> is likely that WPBR was only detected in this study where it has caused a particularly severe infection in a sampled tree</w:t>
      </w:r>
      <w:r w:rsidR="004E6FBC" w:rsidRPr="00F30BF0">
        <w:rPr>
          <w:rFonts w:cstheme="minorHAnsi"/>
        </w:rPr>
        <w:t>. There are two likely effects of this sampling bias towards under detection:</w:t>
      </w:r>
      <w:r w:rsidR="00512388" w:rsidRPr="00F30BF0">
        <w:rPr>
          <w:rFonts w:cstheme="minorHAnsi"/>
        </w:rPr>
        <w:t xml:space="preserve"> Our data may underreport the true prevalence of WPBR and overestimate the true impact of its presence on a subplot. </w:t>
      </w:r>
      <w:commentRangeStart w:id="181"/>
      <w:r w:rsidR="004E6FBC" w:rsidRPr="00F30BF0">
        <w:rPr>
          <w:rFonts w:cstheme="minorHAnsi"/>
        </w:rPr>
        <w:t xml:space="preserve">Likewise, this study used nominal, rather than actual, FIA coordinates to extract drought and site dryness data for each plot from the </w:t>
      </w:r>
      <w:proofErr w:type="spellStart"/>
      <w:r w:rsidR="004E6FBC" w:rsidRPr="00F30BF0">
        <w:rPr>
          <w:rFonts w:cstheme="minorHAnsi"/>
        </w:rPr>
        <w:t>terraClimate</w:t>
      </w:r>
      <w:proofErr w:type="spellEnd"/>
      <w:r w:rsidR="004E6FBC" w:rsidRPr="00F30BF0">
        <w:rPr>
          <w:rFonts w:cstheme="minorHAnsi"/>
        </w:rPr>
        <w:t xml:space="preserve"> data</w:t>
      </w:r>
      <w:commentRangeEnd w:id="181"/>
      <w:r w:rsidR="00832E90">
        <w:rPr>
          <w:rStyle w:val="CommentReference"/>
        </w:rPr>
        <w:commentReference w:id="181"/>
      </w:r>
      <w:r w:rsidR="004E6FBC" w:rsidRPr="00F30BF0">
        <w:rPr>
          <w:rFonts w:cstheme="minorHAnsi"/>
        </w:rPr>
        <w:t xml:space="preserve">. Though the resolution of the </w:t>
      </w:r>
      <w:proofErr w:type="spellStart"/>
      <w:r w:rsidR="004E6FBC" w:rsidRPr="00F30BF0">
        <w:rPr>
          <w:rFonts w:cstheme="minorHAnsi"/>
        </w:rPr>
        <w:lastRenderedPageBreak/>
        <w:t>terraClimate</w:t>
      </w:r>
      <w:proofErr w:type="spellEnd"/>
      <w:r w:rsidR="004E6FBC" w:rsidRPr="00F30BF0">
        <w:rPr>
          <w:rFonts w:cstheme="minorHAnsi"/>
        </w:rPr>
        <w:t xml:space="preserve"> data is </w:t>
      </w:r>
      <w:proofErr w:type="gramStart"/>
      <w:r w:rsidR="004E6FBC" w:rsidRPr="00F30BF0">
        <w:rPr>
          <w:rFonts w:cstheme="minorHAnsi"/>
        </w:rPr>
        <w:t>similar to</w:t>
      </w:r>
      <w:proofErr w:type="gramEnd"/>
      <w:r w:rsidR="004E6FBC" w:rsidRPr="00F30BF0">
        <w:rPr>
          <w:rFonts w:cstheme="minorHAnsi"/>
        </w:rPr>
        <w:t xml:space="preserve"> the scale at which plot coordinates are fuzzed, the </w:t>
      </w:r>
      <w:r w:rsidR="006E2D9F">
        <w:rPr>
          <w:rFonts w:cstheme="minorHAnsi"/>
        </w:rPr>
        <w:t xml:space="preserve">fuzzing and </w:t>
      </w:r>
      <w:r w:rsidR="004E6FBC" w:rsidRPr="00F30BF0">
        <w:rPr>
          <w:rFonts w:cstheme="minorHAnsi"/>
        </w:rPr>
        <w:t xml:space="preserve">swapping of plot coordinates likely introduced error between the true drought and site dryness experienced on a plot and the measured drought and site dryness appearing in our data. This </w:t>
      </w:r>
      <w:r w:rsidR="006E2D9F">
        <w:rPr>
          <w:rFonts w:cstheme="minorHAnsi"/>
        </w:rPr>
        <w:t xml:space="preserve">noisy measurement of climate conditions </w:t>
      </w:r>
      <w:r w:rsidR="004E6FBC" w:rsidRPr="00F30BF0">
        <w:rPr>
          <w:rFonts w:cstheme="minorHAnsi"/>
        </w:rPr>
        <w:t xml:space="preserve">could result in an underestimation of the </w:t>
      </w:r>
      <w:r w:rsidR="006E2D9F">
        <w:rPr>
          <w:rFonts w:cstheme="minorHAnsi"/>
        </w:rPr>
        <w:t xml:space="preserve">true </w:t>
      </w:r>
      <w:r w:rsidR="004E6FBC" w:rsidRPr="00F30BF0">
        <w:rPr>
          <w:rFonts w:cstheme="minorHAnsi"/>
        </w:rPr>
        <w:t xml:space="preserve">effects of drought and site dryness. </w:t>
      </w:r>
      <w:commentRangeStart w:id="182"/>
      <w:r w:rsidR="004E6FBC" w:rsidRPr="00F30BF0">
        <w:rPr>
          <w:rFonts w:cstheme="minorHAnsi"/>
        </w:rPr>
        <w:t xml:space="preserve">Finally, the analysis here treated all census intervals as equivalent, rounding off minor differences in duration to 10 years and </w:t>
      </w:r>
      <w:proofErr w:type="gramStart"/>
      <w:r w:rsidR="004E6FBC" w:rsidRPr="00F30BF0">
        <w:rPr>
          <w:rFonts w:cstheme="minorHAnsi"/>
        </w:rPr>
        <w:t>assuming that</w:t>
      </w:r>
      <w:proofErr w:type="gramEnd"/>
      <w:r w:rsidR="004E6FBC" w:rsidRPr="00F30BF0">
        <w:rPr>
          <w:rFonts w:cstheme="minorHAnsi"/>
        </w:rPr>
        <w:t xml:space="preserve"> the relationship between stressors and vital rates has remained constant since the inception of the modern FIA program in 2001</w:t>
      </w:r>
      <w:commentRangeEnd w:id="182"/>
      <w:r w:rsidR="00832E90">
        <w:rPr>
          <w:rStyle w:val="CommentReference"/>
        </w:rPr>
        <w:commentReference w:id="182"/>
      </w:r>
      <w:r w:rsidR="004E6FBC" w:rsidRPr="00F30BF0">
        <w:rPr>
          <w:rFonts w:cstheme="minorHAnsi"/>
        </w:rPr>
        <w:t xml:space="preserve">. </w:t>
      </w:r>
    </w:p>
    <w:p w14:paraId="17611A37" w14:textId="60A68183" w:rsidR="00277ED1" w:rsidRPr="00F30BF0" w:rsidRDefault="009B0C1C" w:rsidP="00277ED1">
      <w:pPr>
        <w:spacing w:line="360" w:lineRule="auto"/>
        <w:ind w:firstLine="360"/>
        <w:rPr>
          <w:rFonts w:cstheme="minorHAnsi"/>
        </w:rPr>
      </w:pPr>
      <w:r w:rsidRPr="00F30BF0">
        <w:rPr>
          <w:rFonts w:cstheme="minorHAnsi"/>
        </w:rPr>
        <w:t xml:space="preserve">Despite these limitations, this study is the first range-wide assessment of stressors impacting the vital rates and population dynamics of sugar pine. The analysis described here allows direct comparison of the influence of fire, WPBR, stand density, </w:t>
      </w:r>
      <w:r w:rsidR="00403C76" w:rsidRPr="00F30BF0">
        <w:rPr>
          <w:rFonts w:cstheme="minorHAnsi"/>
        </w:rPr>
        <w:t>short-term</w:t>
      </w:r>
      <w:r w:rsidRPr="00F30BF0">
        <w:rPr>
          <w:rFonts w:cstheme="minorHAnsi"/>
        </w:rPr>
        <w:t xml:space="preserve"> drought</w:t>
      </w:r>
      <w:r w:rsidR="00403C76" w:rsidRPr="00F30BF0">
        <w:rPr>
          <w:rFonts w:cstheme="minorHAnsi"/>
        </w:rPr>
        <w:t>, and long-term site dryness</w:t>
      </w:r>
      <w:r w:rsidR="00817E66" w:rsidRPr="00F30BF0">
        <w:rPr>
          <w:rFonts w:cstheme="minorHAnsi"/>
        </w:rPr>
        <w:t>,</w:t>
      </w:r>
      <w:r w:rsidRPr="00F30BF0">
        <w:rPr>
          <w:rFonts w:cstheme="minorHAnsi"/>
        </w:rPr>
        <w:t xml:space="preserve"> provid</w:t>
      </w:r>
      <w:r w:rsidR="00817E66" w:rsidRPr="00F30BF0">
        <w:rPr>
          <w:rFonts w:cstheme="minorHAnsi"/>
        </w:rPr>
        <w:t>ing</w:t>
      </w:r>
      <w:r w:rsidRPr="00F30BF0">
        <w:rPr>
          <w:rFonts w:cstheme="minorHAnsi"/>
        </w:rPr>
        <w:t xml:space="preserve"> valuable guidance for managers seeking to conserve sugar pine</w:t>
      </w:r>
      <w:r w:rsidR="00403C76" w:rsidRPr="00F30BF0">
        <w:rPr>
          <w:rFonts w:cstheme="minorHAnsi"/>
        </w:rPr>
        <w:t xml:space="preserve">. </w:t>
      </w:r>
      <w:r w:rsidR="00817E66" w:rsidRPr="00F30BF0">
        <w:rPr>
          <w:rFonts w:cstheme="minorHAnsi"/>
        </w:rPr>
        <w:t xml:space="preserve">The importance of fire in shaping the population trajectory of sugar pine is a core finding here, and a core takeaway is that managers seeking to conserve sugar pine must address the threat of </w:t>
      </w:r>
      <w:r w:rsidR="006E2387" w:rsidRPr="00F30BF0">
        <w:rPr>
          <w:rFonts w:cstheme="minorHAnsi"/>
        </w:rPr>
        <w:t xml:space="preserve">wildfire. </w:t>
      </w:r>
      <w:commentRangeStart w:id="183"/>
      <w:r w:rsidR="00EF6399" w:rsidRPr="00F30BF0">
        <w:rPr>
          <w:rFonts w:cstheme="minorHAnsi"/>
        </w:rPr>
        <w:t>Though managers may take comfort that the median asymptotic population growth rate across all sampled subplots</w:t>
      </w:r>
      <w:r w:rsidR="006E2D9F">
        <w:rPr>
          <w:rFonts w:cstheme="minorHAnsi"/>
        </w:rPr>
        <w:t xml:space="preserve"> (</w:t>
      </w:r>
      <w:r w:rsidR="00EF6399" w:rsidRPr="00F30BF0">
        <w:rPr>
          <w:rFonts w:cstheme="minorHAnsi"/>
        </w:rPr>
        <w:t>as predicted from posterior-median parameter values</w:t>
      </w:r>
      <w:r w:rsidR="006E2D9F">
        <w:rPr>
          <w:rFonts w:cstheme="minorHAnsi"/>
        </w:rPr>
        <w:t>)</w:t>
      </w:r>
      <w:r w:rsidR="00EF6399" w:rsidRPr="00F30BF0">
        <w:rPr>
          <w:rFonts w:cstheme="minorHAnsi"/>
        </w:rPr>
        <w:t xml:space="preserve"> was above one (</w:t>
      </w:r>
      <w:r w:rsidR="006D25A7" w:rsidRPr="00F30BF0">
        <w:rPr>
          <w:rFonts w:cstheme="minorHAnsi"/>
        </w:rPr>
        <w:t>1.0</w:t>
      </w:r>
      <w:r w:rsidR="00CB550D">
        <w:rPr>
          <w:rFonts w:cstheme="minorHAnsi"/>
        </w:rPr>
        <w:t>7</w:t>
      </w:r>
      <w:r w:rsidR="006D25A7" w:rsidRPr="00F30BF0">
        <w:rPr>
          <w:rFonts w:cstheme="minorHAnsi"/>
        </w:rPr>
        <w:t xml:space="preserve">, see </w:t>
      </w:r>
      <w:r w:rsidR="006D25A7" w:rsidRPr="00F30BF0">
        <w:rPr>
          <w:rFonts w:cstheme="minorHAnsi"/>
        </w:rPr>
        <w:fldChar w:fldCharType="begin"/>
      </w:r>
      <w:r w:rsidR="006D25A7" w:rsidRPr="00F30BF0">
        <w:rPr>
          <w:rFonts w:cstheme="minorHAnsi"/>
        </w:rPr>
        <w:instrText xml:space="preserve"> REF _Ref94620208 \h </w:instrText>
      </w:r>
      <w:r w:rsidR="00F30BF0">
        <w:rPr>
          <w:rFonts w:cstheme="minorHAnsi"/>
        </w:rPr>
        <w:instrText xml:space="preserve"> \* MERGEFORMAT </w:instrText>
      </w:r>
      <w:r w:rsidR="006D25A7" w:rsidRPr="00F30BF0">
        <w:rPr>
          <w:rFonts w:cstheme="minorHAnsi"/>
        </w:rPr>
      </w:r>
      <w:r w:rsidR="006D25A7" w:rsidRPr="00F30BF0">
        <w:rPr>
          <w:rFonts w:cstheme="minorHAnsi"/>
        </w:rPr>
        <w:fldChar w:fldCharType="separate"/>
      </w:r>
      <w:r w:rsidR="006D25A7" w:rsidRPr="00F30BF0">
        <w:t xml:space="preserve">Figure </w:t>
      </w:r>
      <w:r w:rsidR="006D25A7" w:rsidRPr="00F30BF0">
        <w:rPr>
          <w:noProof/>
        </w:rPr>
        <w:t>7</w:t>
      </w:r>
      <w:r w:rsidR="006D25A7" w:rsidRPr="00F30BF0">
        <w:rPr>
          <w:rFonts w:cstheme="minorHAnsi"/>
        </w:rPr>
        <w:fldChar w:fldCharType="end"/>
      </w:r>
      <w:r w:rsidR="006D25A7" w:rsidRPr="00F30BF0">
        <w:rPr>
          <w:rFonts w:cstheme="minorHAnsi"/>
        </w:rPr>
        <w:t>), population decline is predicted for more than a third of subplots where sugar pine is currently present. Furthermore, the asymptotic population growth rate assumes that the stressors impacting sugar pine’s vital rates will remain constant</w:t>
      </w:r>
      <w:r w:rsidR="0021575D" w:rsidRPr="00F30BF0">
        <w:rPr>
          <w:rFonts w:cstheme="minorHAnsi"/>
        </w:rPr>
        <w:t>, whereas in reality we expect the prevalence of these stressors, particularly fire, to increase over time</w:t>
      </w:r>
      <w:r w:rsidR="00CB550D">
        <w:rPr>
          <w:rFonts w:cstheme="minorHAnsi"/>
        </w:rPr>
        <w:t xml:space="preserve"> </w:t>
      </w:r>
      <w:r w:rsidR="00CB550D">
        <w:rPr>
          <w:rFonts w:cstheme="minorHAnsi"/>
        </w:rPr>
        <w:fldChar w:fldCharType="begin" w:fldLock="1"/>
      </w:r>
      <w:r w:rsidR="002C19B3">
        <w:rPr>
          <w:rFonts w:cstheme="minorHAnsi"/>
        </w:rPr>
        <w:instrText>ADDIN CSL_CITATION {"citationItems":[{"id":"ITEM-1","itemData":{"author":[{"dropping-particle":"","family":"Westerling","given":"Anthony Leroy","non-dropping-particle":"","parse-names":false,"suffix":""}],"collection-title":"California's Fourth Climate Change Assessment, California Energy Comission","id":"ITEM-1","issued":{"date-parts":[["2018"]]},"number":"CCCA4-CEC-2018-014","title":"Wildfire Simulations for the Fourth California Climate Assessment: Projecting Changes in Extreme Wildfire Events with a Warming Climate","type":"report"},"uris":["http://www.mendeley.com/documents/?uuid=4f4c761c-1ccd-4d78-b041-13b5263871c5"]},{"id":"ITEM-2","itemData":{"DOI":"10.1029/2020GL089858","ISSN":"19448007","abstract":"Increases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Letters","id":"ITEM-2","issue":"22","issued":{"date-parts":[["2020"]]},"page":"1-10","title":"Warmer and Drier Fire Seasons Contribute to Increases in Area Burned at High Severity in Western US Forests From 1985 to 2017","type":"article-journal","volume":"47"},"uris":["http://www.mendeley.com/documents/?uuid=c62781ce-2164-4b01-b721-ce147287a476"]}],"mendeley":{"formattedCitation":"(Westerling, 2018; Parks and Abatzoglou, 2020)","plainTextFormattedCitation":"(Westerling, 2018; Parks and Abatzoglou, 2020)","previouslyFormattedCitation":"(Westerling, 2018; Parks and Abatzoglou, 2020)"},"properties":{"noteIndex":0},"schema":"https://github.com/citation-style-language/schema/raw/master/csl-citation.json"}</w:instrText>
      </w:r>
      <w:r w:rsidR="00CB550D">
        <w:rPr>
          <w:rFonts w:cstheme="minorHAnsi"/>
        </w:rPr>
        <w:fldChar w:fldCharType="separate"/>
      </w:r>
      <w:r w:rsidR="00EB4A84" w:rsidRPr="00EB4A84">
        <w:rPr>
          <w:rFonts w:cstheme="minorHAnsi"/>
          <w:noProof/>
        </w:rPr>
        <w:t>(Westerling, 2018; Parks and Abatzoglou, 2020)</w:t>
      </w:r>
      <w:r w:rsidR="00CB550D">
        <w:rPr>
          <w:rFonts w:cstheme="minorHAnsi"/>
        </w:rPr>
        <w:fldChar w:fldCharType="end"/>
      </w:r>
      <w:r w:rsidR="0021575D" w:rsidRPr="00F30BF0">
        <w:rPr>
          <w:rFonts w:cstheme="minorHAnsi"/>
        </w:rPr>
        <w:t xml:space="preserve">. </w:t>
      </w:r>
      <w:commentRangeEnd w:id="183"/>
      <w:r w:rsidR="00832E90">
        <w:rPr>
          <w:rStyle w:val="CommentReference"/>
        </w:rPr>
        <w:commentReference w:id="183"/>
      </w:r>
    </w:p>
    <w:p w14:paraId="1734FEBC" w14:textId="49002B9C" w:rsidR="009B0C1C" w:rsidRDefault="00277ED1" w:rsidP="00277ED1">
      <w:pPr>
        <w:spacing w:line="360" w:lineRule="auto"/>
        <w:ind w:firstLine="360"/>
        <w:rPr>
          <w:rFonts w:cstheme="minorHAnsi"/>
          <w:sz w:val="20"/>
          <w:szCs w:val="20"/>
        </w:rPr>
      </w:pPr>
      <w:r w:rsidRPr="00F30BF0">
        <w:rPr>
          <w:rFonts w:cstheme="minorHAnsi"/>
        </w:rPr>
        <w:t xml:space="preserve">This study’s findings, which point at fire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commentRangeStart w:id="184"/>
      <w:r w:rsidR="00EB4A84">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EB4A84">
        <w:rPr>
          <w:rFonts w:cstheme="minorHAnsi"/>
        </w:rPr>
        <w:fldChar w:fldCharType="end"/>
      </w:r>
      <w:commentRangeEnd w:id="184"/>
      <w:r w:rsidR="00B13331">
        <w:rPr>
          <w:rStyle w:val="CommentReference"/>
        </w:rPr>
        <w:commentReference w:id="184"/>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treatments will provide some protection from wildfire and are often </w:t>
      </w:r>
      <w:commentRangeStart w:id="185"/>
      <w:r w:rsidR="0046219E" w:rsidRPr="00F30BF0">
        <w:rPr>
          <w:rFonts w:cstheme="minorHAnsi"/>
        </w:rPr>
        <w:t>applied alongside timber harvests</w:t>
      </w:r>
      <w:commentRangeEnd w:id="185"/>
      <w:r w:rsidR="00832E90">
        <w:rPr>
          <w:rStyle w:val="CommentReference"/>
        </w:rPr>
        <w:commentReference w:id="185"/>
      </w:r>
      <w:r w:rsidR="0046219E" w:rsidRPr="00F30BF0">
        <w:rPr>
          <w:rFonts w:cstheme="minorHAnsi"/>
        </w:rPr>
        <w:t xml:space="preserve">,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On burned landscapes, managers can take advantage of established programs producing WPBR-resistant </w:t>
      </w:r>
      <w:r w:rsidR="0046219E" w:rsidRPr="00F30BF0">
        <w:rPr>
          <w:rFonts w:cstheme="minorHAnsi"/>
        </w:rPr>
        <w:lastRenderedPageBreak/>
        <w:t xml:space="preserve">seedlings </w:t>
      </w:r>
      <w:r w:rsidRPr="00F30BF0">
        <w:rPr>
          <w:rFonts w:cstheme="minorHAnsi"/>
        </w:rPr>
        <w:t xml:space="preserve">in reforestation efforts aimed at restoring sugar pine on 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Pr="00F30BF0">
        <w:rPr>
          <w:rFonts w:cstheme="minorHAnsi"/>
        </w:rPr>
        <w:t xml:space="preserve">. Investments in artificial regeneration should likewise be made deliberately and 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Pr="00F30BF0">
        <w:rPr>
          <w:rFonts w:cstheme="minorHAnsi"/>
        </w:rPr>
        <w:t xml:space="preserve">. </w:t>
      </w:r>
      <w:commentRangeStart w:id="186"/>
      <w:r w:rsidR="0021575D" w:rsidRPr="00F30BF0">
        <w:rPr>
          <w:rFonts w:cstheme="minorHAnsi"/>
        </w:rPr>
        <w:t xml:space="preserve">The findings of this study indicate that managers can substantially benefit sugar pine populations by investing resources in addressing the tractable challenges posed by fire, densification, and white pine blister </w:t>
      </w:r>
      <w:commentRangeStart w:id="187"/>
      <w:r w:rsidR="0021575D" w:rsidRPr="00F30BF0">
        <w:rPr>
          <w:rFonts w:cstheme="minorHAnsi"/>
        </w:rPr>
        <w:t>rust</w:t>
      </w:r>
      <w:commentRangeEnd w:id="187"/>
      <w:r w:rsidR="00832E90">
        <w:rPr>
          <w:rStyle w:val="CommentReference"/>
        </w:rPr>
        <w:commentReference w:id="187"/>
      </w:r>
      <w:r w:rsidR="0021575D" w:rsidRPr="00F30BF0">
        <w:rPr>
          <w:rFonts w:cstheme="minorHAnsi"/>
        </w:rPr>
        <w:t>.</w:t>
      </w:r>
      <w:commentRangeEnd w:id="186"/>
      <w:r w:rsidR="002626E1">
        <w:rPr>
          <w:rStyle w:val="CommentReference"/>
        </w:rPr>
        <w:commentReference w:id="186"/>
      </w:r>
    </w:p>
    <w:p w14:paraId="36A15EFE" w14:textId="393E695D" w:rsidR="00EB4A84" w:rsidRDefault="0038352F" w:rsidP="00277ED1">
      <w:pPr>
        <w:spacing w:line="360" w:lineRule="auto"/>
        <w:rPr>
          <w:rFonts w:cstheme="minorHAnsi"/>
          <w:sz w:val="20"/>
          <w:szCs w:val="20"/>
        </w:rPr>
      </w:pPr>
      <w:r>
        <w:rPr>
          <w:rFonts w:cstheme="minorHAnsi"/>
          <w:sz w:val="20"/>
          <w:szCs w:val="20"/>
        </w:rPr>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27247DA6" w14:textId="6F66B272" w:rsidR="00105668" w:rsidRPr="00105668" w:rsidRDefault="00EB4A84" w:rsidP="00105668">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105668" w:rsidRPr="00105668">
        <w:rPr>
          <w:rFonts w:ascii="Calibri" w:hAnsi="Calibri" w:cs="Calibri"/>
          <w:noProof/>
          <w:szCs w:val="24"/>
        </w:rPr>
        <w:t xml:space="preserve">Abatzoglou, J. T. </w:t>
      </w:r>
      <w:r w:rsidR="00105668" w:rsidRPr="00105668">
        <w:rPr>
          <w:rFonts w:ascii="Calibri" w:hAnsi="Calibri" w:cs="Calibri"/>
          <w:i/>
          <w:iCs/>
          <w:noProof/>
          <w:szCs w:val="24"/>
        </w:rPr>
        <w:t>et al.</w:t>
      </w:r>
      <w:r w:rsidR="00105668" w:rsidRPr="00105668">
        <w:rPr>
          <w:rFonts w:ascii="Calibri" w:hAnsi="Calibri" w:cs="Calibri"/>
          <w:noProof/>
          <w:szCs w:val="24"/>
        </w:rPr>
        <w:t xml:space="preserve"> (2018) ‘TerraClimate, a high-resolution global dataset of monthly climate and climatic water balance from 1958-2015’, </w:t>
      </w:r>
      <w:r w:rsidR="00105668" w:rsidRPr="00105668">
        <w:rPr>
          <w:rFonts w:ascii="Calibri" w:hAnsi="Calibri" w:cs="Calibri"/>
          <w:i/>
          <w:iCs/>
          <w:noProof/>
          <w:szCs w:val="24"/>
        </w:rPr>
        <w:t>Scientific Data</w:t>
      </w:r>
      <w:r w:rsidR="00105668" w:rsidRPr="00105668">
        <w:rPr>
          <w:rFonts w:ascii="Calibri" w:hAnsi="Calibri" w:cs="Calibri"/>
          <w:noProof/>
          <w:szCs w:val="24"/>
        </w:rPr>
        <w:t>, 5, pp. 1–12. doi: 10.1038/sdata.2017.191.</w:t>
      </w:r>
    </w:p>
    <w:p w14:paraId="3DF50A6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Aitken, S. N. and Whitlock, M. C. (2013) ‘Assisted Gene Flow to Facilitate Local Adaptation to Climate Change’, </w:t>
      </w:r>
      <w:r w:rsidRPr="00105668">
        <w:rPr>
          <w:rFonts w:ascii="Calibri" w:hAnsi="Calibri" w:cs="Calibri"/>
          <w:i/>
          <w:iCs/>
          <w:noProof/>
          <w:szCs w:val="24"/>
        </w:rPr>
        <w:t>Annual Review of Ecology, evolution, and Systematics</w:t>
      </w:r>
      <w:r w:rsidRPr="00105668">
        <w:rPr>
          <w:rFonts w:ascii="Calibri" w:hAnsi="Calibri" w:cs="Calibri"/>
          <w:noProof/>
          <w:szCs w:val="24"/>
        </w:rPr>
        <w:t>, 44, pp. 367–88. doi: 10.1146/annurev-ecolsys-110512-135747.</w:t>
      </w:r>
    </w:p>
    <w:p w14:paraId="7C9D7ECA"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Alizadeh, M. R. </w:t>
      </w:r>
      <w:r w:rsidRPr="00105668">
        <w:rPr>
          <w:rFonts w:ascii="Calibri" w:hAnsi="Calibri" w:cs="Calibri"/>
          <w:i/>
          <w:iCs/>
          <w:noProof/>
          <w:szCs w:val="24"/>
        </w:rPr>
        <w:t>et al.</w:t>
      </w:r>
      <w:r w:rsidRPr="00105668">
        <w:rPr>
          <w:rFonts w:ascii="Calibri" w:hAnsi="Calibri" w:cs="Calibri"/>
          <w:noProof/>
          <w:szCs w:val="24"/>
        </w:rPr>
        <w:t xml:space="preserve"> (2021) ‘Warming enabled upslope advance in western US forest fires’, </w:t>
      </w:r>
      <w:r w:rsidRPr="00105668">
        <w:rPr>
          <w:rFonts w:ascii="Calibri" w:hAnsi="Calibri" w:cs="Calibri"/>
          <w:i/>
          <w:iCs/>
          <w:noProof/>
          <w:szCs w:val="24"/>
        </w:rPr>
        <w:t>Proceedings of the National Academy of Sciences of the United States of America</w:t>
      </w:r>
      <w:r w:rsidRPr="00105668">
        <w:rPr>
          <w:rFonts w:ascii="Calibri" w:hAnsi="Calibri" w:cs="Calibri"/>
          <w:noProof/>
          <w:szCs w:val="24"/>
        </w:rPr>
        <w:t>, 118(22), pp. 1–14. doi: 10.1073/pnas.2009717118.</w:t>
      </w:r>
    </w:p>
    <w:p w14:paraId="4115F60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Angell, N., Waring, K. M. and Graves, T. A. (2014) ‘Predicting height growth of sugar pine regeneration using stand and individual tree characteristics’, </w:t>
      </w:r>
      <w:r w:rsidRPr="00105668">
        <w:rPr>
          <w:rFonts w:ascii="Calibri" w:hAnsi="Calibri" w:cs="Calibri"/>
          <w:i/>
          <w:iCs/>
          <w:noProof/>
          <w:szCs w:val="24"/>
        </w:rPr>
        <w:t>Forestry</w:t>
      </w:r>
      <w:r w:rsidRPr="00105668">
        <w:rPr>
          <w:rFonts w:ascii="Calibri" w:hAnsi="Calibri" w:cs="Calibri"/>
          <w:noProof/>
          <w:szCs w:val="24"/>
        </w:rPr>
        <w:t>, 87(1), pp. 85–97. doi: 10.1093/forestry/cpt028.</w:t>
      </w:r>
    </w:p>
    <w:p w14:paraId="028B707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105668">
        <w:rPr>
          <w:rFonts w:ascii="Calibri" w:hAnsi="Calibri" w:cs="Calibri"/>
          <w:i/>
          <w:iCs/>
          <w:noProof/>
          <w:szCs w:val="24"/>
        </w:rPr>
        <w:t>The Journal of the Torrey Botanical Society</w:t>
      </w:r>
      <w:r w:rsidRPr="00105668">
        <w:rPr>
          <w:rFonts w:ascii="Calibri" w:hAnsi="Calibri" w:cs="Calibri"/>
          <w:noProof/>
          <w:szCs w:val="24"/>
        </w:rPr>
        <w:t>, 125(4), pp. 297–308.</w:t>
      </w:r>
    </w:p>
    <w:p w14:paraId="3A67230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Bechtold, W. A. and Patterson, P. L. (2005) ‘The Enhanced Forest Inventory and Analysis Program — National Sampling Design and Estimation Procedures’, </w:t>
      </w:r>
      <w:r w:rsidRPr="00105668">
        <w:rPr>
          <w:rFonts w:ascii="Calibri" w:hAnsi="Calibri" w:cs="Calibri"/>
          <w:i/>
          <w:iCs/>
          <w:noProof/>
          <w:szCs w:val="24"/>
        </w:rPr>
        <w:t>USDA General Technical Report</w:t>
      </w:r>
      <w:r w:rsidRPr="00105668">
        <w:rPr>
          <w:rFonts w:ascii="Calibri" w:hAnsi="Calibri" w:cs="Calibri"/>
          <w:noProof/>
          <w:szCs w:val="24"/>
        </w:rPr>
        <w:t>, SRS-80, p. 85.</w:t>
      </w:r>
    </w:p>
    <w:p w14:paraId="21B6D50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105668">
        <w:rPr>
          <w:rFonts w:ascii="Calibri" w:hAnsi="Calibri" w:cs="Calibri"/>
          <w:i/>
          <w:iCs/>
          <w:noProof/>
          <w:szCs w:val="24"/>
        </w:rPr>
        <w:t>Global Ecology and Biogeography</w:t>
      </w:r>
      <w:r w:rsidRPr="00105668">
        <w:rPr>
          <w:rFonts w:ascii="Calibri" w:hAnsi="Calibri" w:cs="Calibri"/>
          <w:noProof/>
          <w:szCs w:val="24"/>
        </w:rPr>
        <w:t>, 23(2), pp. 168–180. doi: 10.1111/geb.12109.</w:t>
      </w:r>
    </w:p>
    <w:p w14:paraId="7E173B1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105668">
        <w:rPr>
          <w:rFonts w:ascii="Calibri" w:hAnsi="Calibri" w:cs="Calibri"/>
          <w:i/>
          <w:iCs/>
          <w:noProof/>
          <w:szCs w:val="24"/>
        </w:rPr>
        <w:t>Gen. Tech. Rep. PSW-GTR-273. Albany, CA: US Department of Agriculture, Forest Service, Pacific Southwest Research Station. 146 p.</w:t>
      </w:r>
      <w:r w:rsidRPr="00105668">
        <w:rPr>
          <w:rFonts w:ascii="Calibri" w:hAnsi="Calibri" w:cs="Calibri"/>
          <w:noProof/>
          <w:szCs w:val="24"/>
        </w:rPr>
        <w:t>, 273(November).</w:t>
      </w:r>
    </w:p>
    <w:p w14:paraId="5C42E17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Bohner, T. and Diez, J. (2021) ‘Tree resistance and recovery from drought mediated by multiple abiotic and biotic processes across a large geographic gradient’, </w:t>
      </w:r>
      <w:r w:rsidRPr="00105668">
        <w:rPr>
          <w:rFonts w:ascii="Calibri" w:hAnsi="Calibri" w:cs="Calibri"/>
          <w:i/>
          <w:iCs/>
          <w:noProof/>
          <w:szCs w:val="24"/>
        </w:rPr>
        <w:t>Science of The Total Environment</w:t>
      </w:r>
      <w:r w:rsidRPr="00105668">
        <w:rPr>
          <w:rFonts w:ascii="Calibri" w:hAnsi="Calibri" w:cs="Calibri"/>
          <w:noProof/>
          <w:szCs w:val="24"/>
        </w:rPr>
        <w:t>, 789, p. 147744. doi: 10.1016/j.scitotenv.2021.147744.</w:t>
      </w:r>
    </w:p>
    <w:p w14:paraId="0CD11CE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Bronson, J., Petrick, J. and Danchok, R. (2018) ‘Efficacy of Early Pruning to Reduce the Incidence of White Pine Blister Rust on Sugar Pine ( Pinus lambertiana )’, pp. 205–208.</w:t>
      </w:r>
    </w:p>
    <w:p w14:paraId="4D4E8F0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Collins, B. M. </w:t>
      </w:r>
      <w:r w:rsidRPr="00105668">
        <w:rPr>
          <w:rFonts w:ascii="Calibri" w:hAnsi="Calibri" w:cs="Calibri"/>
          <w:i/>
          <w:iCs/>
          <w:noProof/>
          <w:szCs w:val="24"/>
        </w:rPr>
        <w:t>et al.</w:t>
      </w:r>
      <w:r w:rsidRPr="00105668">
        <w:rPr>
          <w:rFonts w:ascii="Calibri" w:hAnsi="Calibri" w:cs="Calibri"/>
          <w:noProof/>
          <w:szCs w:val="24"/>
        </w:rPr>
        <w:t xml:space="preserve"> (2014) ‘Beyond Reducing Fire Hazard’, </w:t>
      </w:r>
      <w:r w:rsidRPr="00105668">
        <w:rPr>
          <w:rFonts w:ascii="Calibri" w:hAnsi="Calibri" w:cs="Calibri"/>
          <w:i/>
          <w:iCs/>
          <w:noProof/>
          <w:szCs w:val="24"/>
        </w:rPr>
        <w:t>Ecological Applications</w:t>
      </w:r>
      <w:r w:rsidRPr="00105668">
        <w:rPr>
          <w:rFonts w:ascii="Calibri" w:hAnsi="Calibri" w:cs="Calibri"/>
          <w:noProof/>
          <w:szCs w:val="24"/>
        </w:rPr>
        <w:t>, 24(8), pp. 1879–1886. doi: 10.1890/14-0971.1.</w:t>
      </w:r>
    </w:p>
    <w:p w14:paraId="59D0DEF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Coop, J. D. </w:t>
      </w:r>
      <w:r w:rsidRPr="00105668">
        <w:rPr>
          <w:rFonts w:ascii="Calibri" w:hAnsi="Calibri" w:cs="Calibri"/>
          <w:i/>
          <w:iCs/>
          <w:noProof/>
          <w:szCs w:val="24"/>
        </w:rPr>
        <w:t>et al.</w:t>
      </w:r>
      <w:r w:rsidRPr="00105668">
        <w:rPr>
          <w:rFonts w:ascii="Calibri" w:hAnsi="Calibri" w:cs="Calibri"/>
          <w:noProof/>
          <w:szCs w:val="24"/>
        </w:rPr>
        <w:t xml:space="preserve"> (2020) ‘Wildfire-Driven Forest Conversion in Western North American Landscapes’, </w:t>
      </w:r>
      <w:r w:rsidRPr="00105668">
        <w:rPr>
          <w:rFonts w:ascii="Calibri" w:hAnsi="Calibri" w:cs="Calibri"/>
          <w:i/>
          <w:iCs/>
          <w:noProof/>
          <w:szCs w:val="24"/>
        </w:rPr>
        <w:t>BioScience</w:t>
      </w:r>
      <w:r w:rsidRPr="00105668">
        <w:rPr>
          <w:rFonts w:ascii="Calibri" w:hAnsi="Calibri" w:cs="Calibri"/>
          <w:noProof/>
          <w:szCs w:val="24"/>
        </w:rPr>
        <w:t>, 70(8), pp. 659–673. doi: 10.1093/biosci/biaa061.</w:t>
      </w:r>
    </w:p>
    <w:p w14:paraId="3D06C67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Das, A. </w:t>
      </w:r>
      <w:r w:rsidRPr="00105668">
        <w:rPr>
          <w:rFonts w:ascii="Calibri" w:hAnsi="Calibri" w:cs="Calibri"/>
          <w:i/>
          <w:iCs/>
          <w:noProof/>
          <w:szCs w:val="24"/>
        </w:rPr>
        <w:t>et al.</w:t>
      </w:r>
      <w:r w:rsidRPr="00105668">
        <w:rPr>
          <w:rFonts w:ascii="Calibri" w:hAnsi="Calibri" w:cs="Calibri"/>
          <w:noProof/>
          <w:szCs w:val="24"/>
        </w:rPr>
        <w:t xml:space="preserve"> (2008) ‘Spatial elements of mortality risk in old-growth forests’, </w:t>
      </w:r>
      <w:r w:rsidRPr="00105668">
        <w:rPr>
          <w:rFonts w:ascii="Calibri" w:hAnsi="Calibri" w:cs="Calibri"/>
          <w:i/>
          <w:iCs/>
          <w:noProof/>
          <w:szCs w:val="24"/>
        </w:rPr>
        <w:t>Ecology</w:t>
      </w:r>
      <w:r w:rsidRPr="00105668">
        <w:rPr>
          <w:rFonts w:ascii="Calibri" w:hAnsi="Calibri" w:cs="Calibri"/>
          <w:noProof/>
          <w:szCs w:val="24"/>
        </w:rPr>
        <w:t>, 89(6), pp. 1744–1756. doi: 10.1890/07-0524.1.</w:t>
      </w:r>
    </w:p>
    <w:p w14:paraId="47F9363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Das, A. (2012) ‘The effect of size and competition on tree growth rate in old-growth coniferous forests’, </w:t>
      </w:r>
      <w:r w:rsidRPr="00105668">
        <w:rPr>
          <w:rFonts w:ascii="Calibri" w:hAnsi="Calibri" w:cs="Calibri"/>
          <w:i/>
          <w:iCs/>
          <w:noProof/>
          <w:szCs w:val="24"/>
        </w:rPr>
        <w:t>Canadian Journal of Forest Research</w:t>
      </w:r>
      <w:r w:rsidRPr="00105668">
        <w:rPr>
          <w:rFonts w:ascii="Calibri" w:hAnsi="Calibri" w:cs="Calibri"/>
          <w:noProof/>
          <w:szCs w:val="24"/>
        </w:rPr>
        <w:t>, 42(11), pp. 1983–1995. doi: 10.1139/x2012-142.</w:t>
      </w:r>
    </w:p>
    <w:p w14:paraId="3EA204D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Das, A. J. </w:t>
      </w:r>
      <w:r w:rsidRPr="00105668">
        <w:rPr>
          <w:rFonts w:ascii="Calibri" w:hAnsi="Calibri" w:cs="Calibri"/>
          <w:i/>
          <w:iCs/>
          <w:noProof/>
          <w:szCs w:val="24"/>
        </w:rPr>
        <w:t>et al.</w:t>
      </w:r>
      <w:r w:rsidRPr="00105668">
        <w:rPr>
          <w:rFonts w:ascii="Calibri" w:hAnsi="Calibri" w:cs="Calibri"/>
          <w:noProof/>
          <w:szCs w:val="24"/>
        </w:rPr>
        <w:t xml:space="preserve"> (2007) ‘The relationship between tree growth patterns and likelihood of mortality: A study of two tree species in the Sierra Nevada’, </w:t>
      </w:r>
      <w:r w:rsidRPr="00105668">
        <w:rPr>
          <w:rFonts w:ascii="Calibri" w:hAnsi="Calibri" w:cs="Calibri"/>
          <w:i/>
          <w:iCs/>
          <w:noProof/>
          <w:szCs w:val="24"/>
        </w:rPr>
        <w:t>Canadian Journal of Forest Research</w:t>
      </w:r>
      <w:r w:rsidRPr="00105668">
        <w:rPr>
          <w:rFonts w:ascii="Calibri" w:hAnsi="Calibri" w:cs="Calibri"/>
          <w:noProof/>
          <w:szCs w:val="24"/>
        </w:rPr>
        <w:t xml:space="preserve">, 37(3), pp. 580–597. </w:t>
      </w:r>
      <w:r w:rsidRPr="00105668">
        <w:rPr>
          <w:rFonts w:ascii="Calibri" w:hAnsi="Calibri" w:cs="Calibri"/>
          <w:noProof/>
          <w:szCs w:val="24"/>
        </w:rPr>
        <w:lastRenderedPageBreak/>
        <w:t>doi: 10.1139/X06-262.</w:t>
      </w:r>
    </w:p>
    <w:p w14:paraId="68A1A285"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Das, A. J. </w:t>
      </w:r>
      <w:r w:rsidRPr="00105668">
        <w:rPr>
          <w:rFonts w:ascii="Calibri" w:hAnsi="Calibri" w:cs="Calibri"/>
          <w:i/>
          <w:iCs/>
          <w:noProof/>
          <w:szCs w:val="24"/>
        </w:rPr>
        <w:t>et al.</w:t>
      </w:r>
      <w:r w:rsidRPr="00105668">
        <w:rPr>
          <w:rFonts w:ascii="Calibri" w:hAnsi="Calibri" w:cs="Calibri"/>
          <w:noProof/>
          <w:szCs w:val="24"/>
        </w:rPr>
        <w:t xml:space="preserve"> (2013) ‘Climatic Correlates of Tree Mortality in Water- and Energy-Limited Forests’, </w:t>
      </w:r>
      <w:r w:rsidRPr="00105668">
        <w:rPr>
          <w:rFonts w:ascii="Calibri" w:hAnsi="Calibri" w:cs="Calibri"/>
          <w:i/>
          <w:iCs/>
          <w:noProof/>
          <w:szCs w:val="24"/>
        </w:rPr>
        <w:t>PLoS ONE</w:t>
      </w:r>
      <w:r w:rsidRPr="00105668">
        <w:rPr>
          <w:rFonts w:ascii="Calibri" w:hAnsi="Calibri" w:cs="Calibri"/>
          <w:noProof/>
          <w:szCs w:val="24"/>
        </w:rPr>
        <w:t>, 8(7). doi: 10.1371/journal.pone.0069917.</w:t>
      </w:r>
    </w:p>
    <w:p w14:paraId="1BE4BB6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Davis, K. T. </w:t>
      </w:r>
      <w:r w:rsidRPr="00105668">
        <w:rPr>
          <w:rFonts w:ascii="Calibri" w:hAnsi="Calibri" w:cs="Calibri"/>
          <w:i/>
          <w:iCs/>
          <w:noProof/>
          <w:szCs w:val="24"/>
        </w:rPr>
        <w:t>et al.</w:t>
      </w:r>
      <w:r w:rsidRPr="00105668">
        <w:rPr>
          <w:rFonts w:ascii="Calibri" w:hAnsi="Calibri" w:cs="Calibri"/>
          <w:noProof/>
          <w:szCs w:val="24"/>
        </w:rPr>
        <w:t xml:space="preserve"> (2019) ‘Wildfires and climate change push low-elevation forests across a critical climate threshold for tree regeneration’, </w:t>
      </w:r>
      <w:r w:rsidRPr="00105668">
        <w:rPr>
          <w:rFonts w:ascii="Calibri" w:hAnsi="Calibri" w:cs="Calibri"/>
          <w:i/>
          <w:iCs/>
          <w:noProof/>
          <w:szCs w:val="24"/>
        </w:rPr>
        <w:t>Proceedings of the National Academy of Sciences of the United States of America</w:t>
      </w:r>
      <w:r w:rsidRPr="00105668">
        <w:rPr>
          <w:rFonts w:ascii="Calibri" w:hAnsi="Calibri" w:cs="Calibri"/>
          <w:noProof/>
          <w:szCs w:val="24"/>
        </w:rPr>
        <w:t>, 116(13), pp. 6193–6198. doi: 10.1073/pnas.1815107116.</w:t>
      </w:r>
    </w:p>
    <w:p w14:paraId="30F65E9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Davis, R. S., Hood, S. and Bentz, B. J. (2012) ‘Fire-injured ponderosa pine provide a pulsed resource for bark beetles’, </w:t>
      </w:r>
      <w:r w:rsidRPr="00105668">
        <w:rPr>
          <w:rFonts w:ascii="Calibri" w:hAnsi="Calibri" w:cs="Calibri"/>
          <w:i/>
          <w:iCs/>
          <w:noProof/>
          <w:szCs w:val="24"/>
        </w:rPr>
        <w:t>Canadian Journal of Forest Research-Revue Canadienne De Recherche Forestiere</w:t>
      </w:r>
      <w:r w:rsidRPr="00105668">
        <w:rPr>
          <w:rFonts w:ascii="Calibri" w:hAnsi="Calibri" w:cs="Calibri"/>
          <w:noProof/>
          <w:szCs w:val="24"/>
        </w:rPr>
        <w:t>, 42(12), pp. 2022–2036. doi: 10.1139/x2012-147.</w:t>
      </w:r>
    </w:p>
    <w:p w14:paraId="7698CB6E"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Doak, D. F. </w:t>
      </w:r>
      <w:r w:rsidRPr="00105668">
        <w:rPr>
          <w:rFonts w:ascii="Calibri" w:hAnsi="Calibri" w:cs="Calibri"/>
          <w:i/>
          <w:iCs/>
          <w:noProof/>
          <w:szCs w:val="24"/>
        </w:rPr>
        <w:t>et al.</w:t>
      </w:r>
      <w:r w:rsidRPr="00105668">
        <w:rPr>
          <w:rFonts w:ascii="Calibri" w:hAnsi="Calibri" w:cs="Calibri"/>
          <w:noProof/>
          <w:szCs w:val="24"/>
        </w:rPr>
        <w:t xml:space="preserve"> (2021) ‘A critical comparison of integral projection and matrix projection models for demographic analysis’, </w:t>
      </w:r>
      <w:r w:rsidRPr="00105668">
        <w:rPr>
          <w:rFonts w:ascii="Calibri" w:hAnsi="Calibri" w:cs="Calibri"/>
          <w:i/>
          <w:iCs/>
          <w:noProof/>
          <w:szCs w:val="24"/>
        </w:rPr>
        <w:t>Ecological Monographs</w:t>
      </w:r>
      <w:r w:rsidRPr="00105668">
        <w:rPr>
          <w:rFonts w:ascii="Calibri" w:hAnsi="Calibri" w:cs="Calibri"/>
          <w:noProof/>
          <w:szCs w:val="24"/>
        </w:rPr>
        <w:t>, 91(2). doi: 10.1002/ecm.1447.</w:t>
      </w:r>
    </w:p>
    <w:p w14:paraId="5EC13AB6"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Dudney, J. </w:t>
      </w:r>
      <w:r w:rsidRPr="00105668">
        <w:rPr>
          <w:rFonts w:ascii="Calibri" w:hAnsi="Calibri" w:cs="Calibri"/>
          <w:i/>
          <w:iCs/>
          <w:noProof/>
          <w:szCs w:val="24"/>
        </w:rPr>
        <w:t>et al.</w:t>
      </w:r>
      <w:r w:rsidRPr="00105668">
        <w:rPr>
          <w:rFonts w:ascii="Calibri" w:hAnsi="Calibri" w:cs="Calibri"/>
          <w:noProof/>
          <w:szCs w:val="24"/>
        </w:rPr>
        <w:t xml:space="preserve"> (2021) ‘Nonlinear shifts in infectious rust disease due to climate change’, </w:t>
      </w:r>
      <w:r w:rsidRPr="00105668">
        <w:rPr>
          <w:rFonts w:ascii="Calibri" w:hAnsi="Calibri" w:cs="Calibri"/>
          <w:i/>
          <w:iCs/>
          <w:noProof/>
          <w:szCs w:val="24"/>
        </w:rPr>
        <w:t>Nature Communications</w:t>
      </w:r>
      <w:r w:rsidRPr="00105668">
        <w:rPr>
          <w:rFonts w:ascii="Calibri" w:hAnsi="Calibri" w:cs="Calibri"/>
          <w:noProof/>
          <w:szCs w:val="24"/>
        </w:rPr>
        <w:t>, 12(1). doi: 10.1038/s41467-021-25182-6.</w:t>
      </w:r>
    </w:p>
    <w:p w14:paraId="35F64CC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Dudney, J. C. </w:t>
      </w:r>
      <w:r w:rsidRPr="00105668">
        <w:rPr>
          <w:rFonts w:ascii="Calibri" w:hAnsi="Calibri" w:cs="Calibri"/>
          <w:i/>
          <w:iCs/>
          <w:noProof/>
          <w:szCs w:val="24"/>
        </w:rPr>
        <w:t>et al.</w:t>
      </w:r>
      <w:r w:rsidRPr="00105668">
        <w:rPr>
          <w:rFonts w:ascii="Calibri" w:hAnsi="Calibri" w:cs="Calibri"/>
          <w:noProof/>
          <w:szCs w:val="24"/>
        </w:rPr>
        <w:t xml:space="preserve"> (2020) ‘Compounding effects of white pine blister rust, mountain pine beetle, and fire threaten four white pine species’, </w:t>
      </w:r>
      <w:r w:rsidRPr="00105668">
        <w:rPr>
          <w:rFonts w:ascii="Calibri" w:hAnsi="Calibri" w:cs="Calibri"/>
          <w:i/>
          <w:iCs/>
          <w:noProof/>
          <w:szCs w:val="24"/>
        </w:rPr>
        <w:t>Ecosphere</w:t>
      </w:r>
      <w:r w:rsidRPr="00105668">
        <w:rPr>
          <w:rFonts w:ascii="Calibri" w:hAnsi="Calibri" w:cs="Calibri"/>
          <w:noProof/>
          <w:szCs w:val="24"/>
        </w:rPr>
        <w:t>, 11(October), p. e03263. doi: 10.1002/ecs2.3263.</w:t>
      </w:r>
    </w:p>
    <w:p w14:paraId="44EC6761"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Eitzel, M. </w:t>
      </w:r>
      <w:r w:rsidRPr="00105668">
        <w:rPr>
          <w:rFonts w:ascii="Calibri" w:hAnsi="Calibri" w:cs="Calibri"/>
          <w:i/>
          <w:iCs/>
          <w:noProof/>
          <w:szCs w:val="24"/>
        </w:rPr>
        <w:t>et al.</w:t>
      </w:r>
      <w:r w:rsidRPr="00105668">
        <w:rPr>
          <w:rFonts w:ascii="Calibri" w:hAnsi="Calibri" w:cs="Calibri"/>
          <w:noProof/>
          <w:szCs w:val="24"/>
        </w:rPr>
        <w:t xml:space="preserve"> (2013) ‘Estimating tree growth from complex forest monitoring data’, </w:t>
      </w:r>
      <w:r w:rsidRPr="00105668">
        <w:rPr>
          <w:rFonts w:ascii="Calibri" w:hAnsi="Calibri" w:cs="Calibri"/>
          <w:i/>
          <w:iCs/>
          <w:noProof/>
          <w:szCs w:val="24"/>
        </w:rPr>
        <w:t>Ecological Applications</w:t>
      </w:r>
      <w:r w:rsidRPr="00105668">
        <w:rPr>
          <w:rFonts w:ascii="Calibri" w:hAnsi="Calibri" w:cs="Calibri"/>
          <w:noProof/>
          <w:szCs w:val="24"/>
        </w:rPr>
        <w:t>, 23(6), pp. 1288–1296. doi: 10.1890/12-0504.1.</w:t>
      </w:r>
    </w:p>
    <w:p w14:paraId="3C46BC1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Fettig, C. J. </w:t>
      </w:r>
      <w:r w:rsidRPr="00105668">
        <w:rPr>
          <w:rFonts w:ascii="Calibri" w:hAnsi="Calibri" w:cs="Calibri"/>
          <w:i/>
          <w:iCs/>
          <w:noProof/>
          <w:szCs w:val="24"/>
        </w:rPr>
        <w:t>et al.</w:t>
      </w:r>
      <w:r w:rsidRPr="00105668">
        <w:rPr>
          <w:rFonts w:ascii="Calibri" w:hAnsi="Calibri" w:cs="Calibri"/>
          <w:noProof/>
          <w:szCs w:val="24"/>
        </w:rPr>
        <w:t xml:space="preserve"> (2019) ‘Tree mortality following drought in the central and southern Sierra Nevada, California, U.S.’, </w:t>
      </w:r>
      <w:r w:rsidRPr="00105668">
        <w:rPr>
          <w:rFonts w:ascii="Calibri" w:hAnsi="Calibri" w:cs="Calibri"/>
          <w:i/>
          <w:iCs/>
          <w:noProof/>
          <w:szCs w:val="24"/>
        </w:rPr>
        <w:t>Forest Ecology and Management</w:t>
      </w:r>
      <w:r w:rsidRPr="00105668">
        <w:rPr>
          <w:rFonts w:ascii="Calibri" w:hAnsi="Calibri" w:cs="Calibri"/>
          <w:noProof/>
          <w:szCs w:val="24"/>
        </w:rPr>
        <w:t>, 432(August 2018), pp. 164–178. doi: 10.1016/j.foreco.2018.09.006.</w:t>
      </w:r>
    </w:p>
    <w:p w14:paraId="00AAC5F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Foster, D. E. </w:t>
      </w:r>
      <w:r w:rsidRPr="00105668">
        <w:rPr>
          <w:rFonts w:ascii="Calibri" w:hAnsi="Calibri" w:cs="Calibri"/>
          <w:i/>
          <w:iCs/>
          <w:noProof/>
          <w:szCs w:val="24"/>
        </w:rPr>
        <w:t>et al.</w:t>
      </w:r>
      <w:r w:rsidRPr="00105668">
        <w:rPr>
          <w:rFonts w:ascii="Calibri" w:hAnsi="Calibri" w:cs="Calibri"/>
          <w:noProof/>
          <w:szCs w:val="24"/>
        </w:rPr>
        <w:t xml:space="preserve"> (2020) ‘Potential wildfire and carbon stability in frequent-fire forests in the Sierra Nevada: trade-offs from a long-term study’, </w:t>
      </w:r>
      <w:r w:rsidRPr="00105668">
        <w:rPr>
          <w:rFonts w:ascii="Calibri" w:hAnsi="Calibri" w:cs="Calibri"/>
          <w:i/>
          <w:iCs/>
          <w:noProof/>
          <w:szCs w:val="24"/>
        </w:rPr>
        <w:t>Ecosphere</w:t>
      </w:r>
      <w:r w:rsidRPr="00105668">
        <w:rPr>
          <w:rFonts w:ascii="Calibri" w:hAnsi="Calibri" w:cs="Calibri"/>
          <w:noProof/>
          <w:szCs w:val="24"/>
        </w:rPr>
        <w:t>, 11(8). doi: 10.1002/ecs2.3198.</w:t>
      </w:r>
    </w:p>
    <w:p w14:paraId="3279D8D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Furniss, T. J. </w:t>
      </w:r>
      <w:r w:rsidRPr="00105668">
        <w:rPr>
          <w:rFonts w:ascii="Calibri" w:hAnsi="Calibri" w:cs="Calibri"/>
          <w:i/>
          <w:iCs/>
          <w:noProof/>
          <w:szCs w:val="24"/>
        </w:rPr>
        <w:t>et al.</w:t>
      </w:r>
      <w:r w:rsidRPr="00105668">
        <w:rPr>
          <w:rFonts w:ascii="Calibri" w:hAnsi="Calibri" w:cs="Calibri"/>
          <w:noProof/>
          <w:szCs w:val="24"/>
        </w:rPr>
        <w:t xml:space="preserve"> (2018) ‘Multi-scale assessment of post-fire tree mortality models’, </w:t>
      </w:r>
      <w:r w:rsidRPr="00105668">
        <w:rPr>
          <w:rFonts w:ascii="Calibri" w:hAnsi="Calibri" w:cs="Calibri"/>
          <w:i/>
          <w:iCs/>
          <w:noProof/>
          <w:szCs w:val="24"/>
        </w:rPr>
        <w:t>International Journal of Wildland Fire</w:t>
      </w:r>
      <w:r w:rsidRPr="00105668">
        <w:rPr>
          <w:rFonts w:ascii="Calibri" w:hAnsi="Calibri" w:cs="Calibri"/>
          <w:noProof/>
          <w:szCs w:val="24"/>
        </w:rPr>
        <w:t>, p. in press. doi: 10.1071/WF18031.</w:t>
      </w:r>
    </w:p>
    <w:p w14:paraId="077FB155"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Furniss, T. J. </w:t>
      </w:r>
      <w:r w:rsidRPr="00105668">
        <w:rPr>
          <w:rFonts w:ascii="Calibri" w:hAnsi="Calibri" w:cs="Calibri"/>
          <w:i/>
          <w:iCs/>
          <w:noProof/>
          <w:szCs w:val="24"/>
        </w:rPr>
        <w:t>et al.</w:t>
      </w:r>
      <w:r w:rsidRPr="00105668">
        <w:rPr>
          <w:rFonts w:ascii="Calibri" w:hAnsi="Calibri" w:cs="Calibri"/>
          <w:noProof/>
          <w:szCs w:val="24"/>
        </w:rPr>
        <w:t xml:space="preserve"> (2021) ‘Crowding, climate, and the case for social distancing among trees’, </w:t>
      </w:r>
      <w:r w:rsidRPr="00105668">
        <w:rPr>
          <w:rFonts w:ascii="Calibri" w:hAnsi="Calibri" w:cs="Calibri"/>
          <w:i/>
          <w:iCs/>
          <w:noProof/>
          <w:szCs w:val="24"/>
        </w:rPr>
        <w:t>Ecological Applications</w:t>
      </w:r>
      <w:r w:rsidRPr="00105668">
        <w:rPr>
          <w:rFonts w:ascii="Calibri" w:hAnsi="Calibri" w:cs="Calibri"/>
          <w:noProof/>
          <w:szCs w:val="24"/>
        </w:rPr>
        <w:t>, (June 2021), pp. 1–14. doi: 10.1002/eap.2507.</w:t>
      </w:r>
    </w:p>
    <w:p w14:paraId="48C2BBF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Geils, B. W., Hummer, K. E. and Hunt, R. S. (2010) ‘White pines, Ribes, and blister rust: A review and synthesis’, </w:t>
      </w:r>
      <w:r w:rsidRPr="00105668">
        <w:rPr>
          <w:rFonts w:ascii="Calibri" w:hAnsi="Calibri" w:cs="Calibri"/>
          <w:i/>
          <w:iCs/>
          <w:noProof/>
          <w:szCs w:val="24"/>
        </w:rPr>
        <w:t>Forest Pathology</w:t>
      </w:r>
      <w:r w:rsidRPr="00105668">
        <w:rPr>
          <w:rFonts w:ascii="Calibri" w:hAnsi="Calibri" w:cs="Calibri"/>
          <w:noProof/>
          <w:szCs w:val="24"/>
        </w:rPr>
        <w:t>, 40(3–4), pp. 147–185. doi: 10.1111/j.1439-0329.2010.00654.x.</w:t>
      </w:r>
    </w:p>
    <w:p w14:paraId="71B1F01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Hessburg, P. F. </w:t>
      </w:r>
      <w:r w:rsidRPr="00105668">
        <w:rPr>
          <w:rFonts w:ascii="Calibri" w:hAnsi="Calibri" w:cs="Calibri"/>
          <w:i/>
          <w:iCs/>
          <w:noProof/>
          <w:szCs w:val="24"/>
        </w:rPr>
        <w:t>et al.</w:t>
      </w:r>
      <w:r w:rsidRPr="00105668">
        <w:rPr>
          <w:rFonts w:ascii="Calibri" w:hAnsi="Calibri" w:cs="Calibri"/>
          <w:noProof/>
          <w:szCs w:val="24"/>
        </w:rPr>
        <w:t xml:space="preserve"> (2016) ‘Tamm Review: Management of mixed-severity fire regime forests in Oregon, Washington, and Northern California’, </w:t>
      </w:r>
      <w:r w:rsidRPr="00105668">
        <w:rPr>
          <w:rFonts w:ascii="Calibri" w:hAnsi="Calibri" w:cs="Calibri"/>
          <w:i/>
          <w:iCs/>
          <w:noProof/>
          <w:szCs w:val="24"/>
        </w:rPr>
        <w:t>Forest Ecology and Management</w:t>
      </w:r>
      <w:r w:rsidRPr="00105668">
        <w:rPr>
          <w:rFonts w:ascii="Calibri" w:hAnsi="Calibri" w:cs="Calibri"/>
          <w:noProof/>
          <w:szCs w:val="24"/>
        </w:rPr>
        <w:t>, 366, pp. 221–250. doi: 10.1016/j.foreco.2016.01.034.</w:t>
      </w:r>
    </w:p>
    <w:p w14:paraId="5255C14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Hicke, J. A. </w:t>
      </w:r>
      <w:r w:rsidRPr="00105668">
        <w:rPr>
          <w:rFonts w:ascii="Calibri" w:hAnsi="Calibri" w:cs="Calibri"/>
          <w:i/>
          <w:iCs/>
          <w:noProof/>
          <w:szCs w:val="24"/>
        </w:rPr>
        <w:t>et al.</w:t>
      </w:r>
      <w:r w:rsidRPr="00105668">
        <w:rPr>
          <w:rFonts w:ascii="Calibri" w:hAnsi="Calibri" w:cs="Calibri"/>
          <w:noProof/>
          <w:szCs w:val="24"/>
        </w:rPr>
        <w:t xml:space="preserve"> (2012) ‘Effects of bark beetle-caused tree mortality on wildfire’, </w:t>
      </w:r>
      <w:r w:rsidRPr="00105668">
        <w:rPr>
          <w:rFonts w:ascii="Calibri" w:hAnsi="Calibri" w:cs="Calibri"/>
          <w:i/>
          <w:iCs/>
          <w:noProof/>
          <w:szCs w:val="24"/>
        </w:rPr>
        <w:t>Forest Ecology and Management</w:t>
      </w:r>
      <w:r w:rsidRPr="00105668">
        <w:rPr>
          <w:rFonts w:ascii="Calibri" w:hAnsi="Calibri" w:cs="Calibri"/>
          <w:noProof/>
          <w:szCs w:val="24"/>
        </w:rPr>
        <w:t>, 271, pp. 81–90. doi: 10.1016/j.foreco.2012.02.005.</w:t>
      </w:r>
    </w:p>
    <w:p w14:paraId="3EE5CAD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Hood, S. M., Smith, S. L. and Cluck, D. R. (2010) ‘Predicting mortality for five California conifers following wildfire’, </w:t>
      </w:r>
      <w:r w:rsidRPr="00105668">
        <w:rPr>
          <w:rFonts w:ascii="Calibri" w:hAnsi="Calibri" w:cs="Calibri"/>
          <w:i/>
          <w:iCs/>
          <w:noProof/>
          <w:szCs w:val="24"/>
        </w:rPr>
        <w:t>Forest Ecology and Management</w:t>
      </w:r>
      <w:r w:rsidRPr="00105668">
        <w:rPr>
          <w:rFonts w:ascii="Calibri" w:hAnsi="Calibri" w:cs="Calibri"/>
          <w:noProof/>
          <w:szCs w:val="24"/>
        </w:rPr>
        <w:t>, 260(5), pp. 750–762. doi: 10.1016/j.foreco.2010.05.033.</w:t>
      </w:r>
    </w:p>
    <w:p w14:paraId="10A37D7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Kinloch, B. B. </w:t>
      </w:r>
      <w:r w:rsidRPr="00105668">
        <w:rPr>
          <w:rFonts w:ascii="Calibri" w:hAnsi="Calibri" w:cs="Calibri"/>
          <w:i/>
          <w:iCs/>
          <w:noProof/>
          <w:szCs w:val="24"/>
        </w:rPr>
        <w:t>et al.</w:t>
      </w:r>
      <w:r w:rsidRPr="00105668">
        <w:rPr>
          <w:rFonts w:ascii="Calibri" w:hAnsi="Calibri" w:cs="Calibri"/>
          <w:noProof/>
          <w:szCs w:val="24"/>
        </w:rPr>
        <w:t xml:space="preserve"> (2018) ‘Patterns of Variation in Blister Rust Resistance in Sugar Pine ( Pinus lambertiana )’, in </w:t>
      </w:r>
      <w:r w:rsidRPr="00105668">
        <w:rPr>
          <w:rFonts w:ascii="Calibri" w:hAnsi="Calibri" w:cs="Calibri"/>
          <w:i/>
          <w:iCs/>
          <w:noProof/>
          <w:szCs w:val="24"/>
        </w:rPr>
        <w:t xml:space="preserve">Schoettle, Anna W.; Sniezko, Richard A.; Kliejunas, John T., eds. 2018. Proceedings of the IUFRO joint conference: Genetics of five-needle pines, rusts of forest trees, and Strobusphere; 2014 </w:t>
      </w:r>
      <w:r w:rsidRPr="00105668">
        <w:rPr>
          <w:rFonts w:ascii="Calibri" w:hAnsi="Calibri" w:cs="Calibri"/>
          <w:i/>
          <w:iCs/>
          <w:noProof/>
          <w:szCs w:val="24"/>
        </w:rPr>
        <w:lastRenderedPageBreak/>
        <w:t>June 15–20; Fort Collins, CO. Proc. RMRS-P-76. Fort Collins, CO</w:t>
      </w:r>
      <w:r w:rsidRPr="00105668">
        <w:rPr>
          <w:rFonts w:ascii="Calibri" w:hAnsi="Calibri" w:cs="Calibri"/>
          <w:noProof/>
          <w:szCs w:val="24"/>
        </w:rPr>
        <w:t>, pp. 124–128.</w:t>
      </w:r>
    </w:p>
    <w:p w14:paraId="6B10EC2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Kinloch, B. B. and Scheuner, W. H. (1990) ‘Pinus lambertiana Dougl.’, in </w:t>
      </w:r>
      <w:r w:rsidRPr="00105668">
        <w:rPr>
          <w:rFonts w:ascii="Calibri" w:hAnsi="Calibri" w:cs="Calibri"/>
          <w:i/>
          <w:iCs/>
          <w:noProof/>
          <w:szCs w:val="24"/>
        </w:rPr>
        <w:t>Silvics of North America 1</w:t>
      </w:r>
      <w:r w:rsidRPr="00105668">
        <w:rPr>
          <w:rFonts w:ascii="Calibri" w:hAnsi="Calibri" w:cs="Calibri"/>
          <w:noProof/>
          <w:szCs w:val="24"/>
        </w:rPr>
        <w:t>, pp. 370–380.</w:t>
      </w:r>
    </w:p>
    <w:p w14:paraId="0340C80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67455913"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Latham, P. and Tappeiner, J. (2002) ‘Response of old-growth conifers to reduction in stand density in western Oregon forests’, </w:t>
      </w:r>
      <w:r w:rsidRPr="00105668">
        <w:rPr>
          <w:rFonts w:ascii="Calibri" w:hAnsi="Calibri" w:cs="Calibri"/>
          <w:i/>
          <w:iCs/>
          <w:noProof/>
          <w:szCs w:val="24"/>
        </w:rPr>
        <w:t>Tree Physiology</w:t>
      </w:r>
      <w:r w:rsidRPr="00105668">
        <w:rPr>
          <w:rFonts w:ascii="Calibri" w:hAnsi="Calibri" w:cs="Calibri"/>
          <w:noProof/>
          <w:szCs w:val="24"/>
        </w:rPr>
        <w:t>, 22(2–3), pp. 137–146. doi: 10.1093/treephys/22.2-3.137.</w:t>
      </w:r>
    </w:p>
    <w:p w14:paraId="6A772D21"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Levine, C. R. </w:t>
      </w:r>
      <w:r w:rsidRPr="00105668">
        <w:rPr>
          <w:rFonts w:ascii="Calibri" w:hAnsi="Calibri" w:cs="Calibri"/>
          <w:i/>
          <w:iCs/>
          <w:noProof/>
          <w:szCs w:val="24"/>
        </w:rPr>
        <w:t>et al.</w:t>
      </w:r>
      <w:r w:rsidRPr="00105668">
        <w:rPr>
          <w:rFonts w:ascii="Calibri" w:hAnsi="Calibri" w:cs="Calibri"/>
          <w:noProof/>
          <w:szCs w:val="24"/>
        </w:rPr>
        <w:t xml:space="preserve"> (2016) ‘Long-term demographic trends in a fire-suppressed mixed-conifer forest’, </w:t>
      </w:r>
      <w:r w:rsidRPr="00105668">
        <w:rPr>
          <w:rFonts w:ascii="Calibri" w:hAnsi="Calibri" w:cs="Calibri"/>
          <w:i/>
          <w:iCs/>
          <w:noProof/>
          <w:szCs w:val="24"/>
        </w:rPr>
        <w:t>Canadian Journal of Forest Research</w:t>
      </w:r>
      <w:r w:rsidRPr="00105668">
        <w:rPr>
          <w:rFonts w:ascii="Calibri" w:hAnsi="Calibri" w:cs="Calibri"/>
          <w:noProof/>
          <w:szCs w:val="24"/>
        </w:rPr>
        <w:t>, 46(5), pp. 745–752. doi: 10.1139/cjfr-2015-0406.</w:t>
      </w:r>
    </w:p>
    <w:p w14:paraId="790B4C2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Lutz, J. A. </w:t>
      </w:r>
      <w:r w:rsidRPr="00105668">
        <w:rPr>
          <w:rFonts w:ascii="Calibri" w:hAnsi="Calibri" w:cs="Calibri"/>
          <w:i/>
          <w:iCs/>
          <w:noProof/>
          <w:szCs w:val="24"/>
        </w:rPr>
        <w:t>et al.</w:t>
      </w:r>
      <w:r w:rsidRPr="00105668">
        <w:rPr>
          <w:rFonts w:ascii="Calibri" w:hAnsi="Calibri" w:cs="Calibri"/>
          <w:noProof/>
          <w:szCs w:val="24"/>
        </w:rPr>
        <w:t xml:space="preserve"> (2018) ‘Global importance of large-diameter trees’, </w:t>
      </w:r>
      <w:r w:rsidRPr="00105668">
        <w:rPr>
          <w:rFonts w:ascii="Calibri" w:hAnsi="Calibri" w:cs="Calibri"/>
          <w:i/>
          <w:iCs/>
          <w:noProof/>
          <w:szCs w:val="24"/>
        </w:rPr>
        <w:t>Global Ecology and Biogeography</w:t>
      </w:r>
      <w:r w:rsidRPr="00105668">
        <w:rPr>
          <w:rFonts w:ascii="Calibri" w:hAnsi="Calibri" w:cs="Calibri"/>
          <w:noProof/>
          <w:szCs w:val="24"/>
        </w:rPr>
        <w:t>, 27(7), pp. 849–864. doi: 10.1111/geb.12747.</w:t>
      </w:r>
    </w:p>
    <w:p w14:paraId="4175C6C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Mahalovich, M. and Stritch, L. (2013) ‘Pinus albicaulis. The IUCN Red List of Threatened Species 2013’. Available at: https://dx.doi.org/10.2305/IUCN.UK.2013-1.RLTS.T39049A2885918.en.</w:t>
      </w:r>
    </w:p>
    <w:p w14:paraId="5E58240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Maloney, P. E. (2011) ‘Incidence and distribution of white pine blister rust in the high-elevation forests of California’, </w:t>
      </w:r>
      <w:r w:rsidRPr="00105668">
        <w:rPr>
          <w:rFonts w:ascii="Calibri" w:hAnsi="Calibri" w:cs="Calibri"/>
          <w:i/>
          <w:iCs/>
          <w:noProof/>
          <w:szCs w:val="24"/>
        </w:rPr>
        <w:t>Forest Pathology</w:t>
      </w:r>
      <w:r w:rsidRPr="00105668">
        <w:rPr>
          <w:rFonts w:ascii="Calibri" w:hAnsi="Calibri" w:cs="Calibri"/>
          <w:noProof/>
          <w:szCs w:val="24"/>
        </w:rPr>
        <w:t>, 41(4), pp. 308–316. doi: 10.1111/j.1439-0329.2011.00732.x.</w:t>
      </w:r>
    </w:p>
    <w:p w14:paraId="7669EE1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Maloney, P. E. </w:t>
      </w:r>
      <w:r w:rsidRPr="00105668">
        <w:rPr>
          <w:rFonts w:ascii="Calibri" w:hAnsi="Calibri" w:cs="Calibri"/>
          <w:i/>
          <w:iCs/>
          <w:noProof/>
          <w:szCs w:val="24"/>
        </w:rPr>
        <w:t>et al.</w:t>
      </w:r>
      <w:r w:rsidRPr="00105668">
        <w:rPr>
          <w:rFonts w:ascii="Calibri" w:hAnsi="Calibri" w:cs="Calibri"/>
          <w:noProof/>
          <w:szCs w:val="24"/>
        </w:rPr>
        <w:t xml:space="preserve"> (2011) ‘Population biology of sugar pine (Pinus lambertiana Dougl.) with reference to historical disturbances in the Lake Tahoe Basin: Implications for restoration’, </w:t>
      </w:r>
      <w:r w:rsidRPr="00105668">
        <w:rPr>
          <w:rFonts w:ascii="Calibri" w:hAnsi="Calibri" w:cs="Calibri"/>
          <w:i/>
          <w:iCs/>
          <w:noProof/>
          <w:szCs w:val="24"/>
        </w:rPr>
        <w:t>Forest Ecology and Management</w:t>
      </w:r>
      <w:r w:rsidRPr="00105668">
        <w:rPr>
          <w:rFonts w:ascii="Calibri" w:hAnsi="Calibri" w:cs="Calibri"/>
          <w:noProof/>
          <w:szCs w:val="24"/>
        </w:rPr>
        <w:t>, 262(5), pp. 770–779. doi: 10.1016/j.foreco.2011.05.011.</w:t>
      </w:r>
    </w:p>
    <w:p w14:paraId="58DEC263"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Maloney, P. E. </w:t>
      </w:r>
      <w:r w:rsidRPr="00105668">
        <w:rPr>
          <w:rFonts w:ascii="Calibri" w:hAnsi="Calibri" w:cs="Calibri"/>
          <w:i/>
          <w:iCs/>
          <w:noProof/>
          <w:szCs w:val="24"/>
        </w:rPr>
        <w:t>et al.</w:t>
      </w:r>
      <w:r w:rsidRPr="00105668">
        <w:rPr>
          <w:rFonts w:ascii="Calibri" w:hAnsi="Calibri" w:cs="Calibri"/>
          <w:noProof/>
          <w:szCs w:val="24"/>
        </w:rPr>
        <w:t xml:space="preserve"> (2012) ‘Ecology of whitebark pine populations in relation to white pine blister rust infection in subalpine forests of the Lake Tahoe Basin, USA: Implications for restoration’, </w:t>
      </w:r>
      <w:r w:rsidRPr="00105668">
        <w:rPr>
          <w:rFonts w:ascii="Calibri" w:hAnsi="Calibri" w:cs="Calibri"/>
          <w:i/>
          <w:iCs/>
          <w:noProof/>
          <w:szCs w:val="24"/>
        </w:rPr>
        <w:t>Forest Ecology and Management</w:t>
      </w:r>
      <w:r w:rsidRPr="00105668">
        <w:rPr>
          <w:rFonts w:ascii="Calibri" w:hAnsi="Calibri" w:cs="Calibri"/>
          <w:noProof/>
          <w:szCs w:val="24"/>
        </w:rPr>
        <w:t>, 280, pp. 166–175. doi: 10.1016/j.foreco.2012.05.025.</w:t>
      </w:r>
    </w:p>
    <w:p w14:paraId="74D4436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Maloney, P. E. (2014) ‘The multivariate underpinnings of recruitment for three Pinus species in montane forests of the Sierra Nevada, USA’, </w:t>
      </w:r>
      <w:r w:rsidRPr="00105668">
        <w:rPr>
          <w:rFonts w:ascii="Calibri" w:hAnsi="Calibri" w:cs="Calibri"/>
          <w:i/>
          <w:iCs/>
          <w:noProof/>
          <w:szCs w:val="24"/>
        </w:rPr>
        <w:t>Plant Ecology</w:t>
      </w:r>
      <w:r w:rsidRPr="00105668">
        <w:rPr>
          <w:rFonts w:ascii="Calibri" w:hAnsi="Calibri" w:cs="Calibri"/>
          <w:noProof/>
          <w:szCs w:val="24"/>
        </w:rPr>
        <w:t>, 215(2), pp. 261–274. doi: 10.1007/s11258-013-0295-6.</w:t>
      </w:r>
    </w:p>
    <w:p w14:paraId="0E2BA94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(2011) ‘Long-term effects of prescribed fire on mixed conifer forest structure in the Sierra Nevada, California’, </w:t>
      </w:r>
      <w:r w:rsidRPr="00105668">
        <w:rPr>
          <w:rFonts w:ascii="Calibri" w:hAnsi="Calibri" w:cs="Calibri"/>
          <w:i/>
          <w:iCs/>
          <w:noProof/>
          <w:szCs w:val="24"/>
        </w:rPr>
        <w:t>Forest Ecology and Management</w:t>
      </w:r>
      <w:r w:rsidRPr="00105668">
        <w:rPr>
          <w:rFonts w:ascii="Calibri" w:hAnsi="Calibri" w:cs="Calibri"/>
          <w:noProof/>
          <w:szCs w:val="24"/>
        </w:rPr>
        <w:t>, 261(6), pp. 989–994. doi: 10.1016/j.foreco.2010.12.013.</w:t>
      </w:r>
    </w:p>
    <w:p w14:paraId="3C09EC3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(2016) ‘Does Prescribed Fire Promote Resistance To Drought in Low Elevation Forests of the Sierra Nevada, California, Usa?’, </w:t>
      </w:r>
      <w:r w:rsidRPr="00105668">
        <w:rPr>
          <w:rFonts w:ascii="Calibri" w:hAnsi="Calibri" w:cs="Calibri"/>
          <w:i/>
          <w:iCs/>
          <w:noProof/>
          <w:szCs w:val="24"/>
        </w:rPr>
        <w:t>Fire Ecology</w:t>
      </w:r>
      <w:r w:rsidRPr="00105668">
        <w:rPr>
          <w:rFonts w:ascii="Calibri" w:hAnsi="Calibri" w:cs="Calibri"/>
          <w:noProof/>
          <w:szCs w:val="24"/>
        </w:rPr>
        <w:t>, 12(1), pp. 5–15. doi: 10.4996/fireecology.1201013.</w:t>
      </w:r>
    </w:p>
    <w:p w14:paraId="63B821F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(2018) ‘Pre-fire drought and competition mediate post-fire conifer mortality in western U.S. National Parks’, </w:t>
      </w:r>
      <w:r w:rsidRPr="00105668">
        <w:rPr>
          <w:rFonts w:ascii="Calibri" w:hAnsi="Calibri" w:cs="Calibri"/>
          <w:i/>
          <w:iCs/>
          <w:noProof/>
          <w:szCs w:val="24"/>
        </w:rPr>
        <w:t>Ecological Applications</w:t>
      </w:r>
      <w:r w:rsidRPr="00105668">
        <w:rPr>
          <w:rFonts w:ascii="Calibri" w:hAnsi="Calibri" w:cs="Calibri"/>
          <w:noProof/>
          <w:szCs w:val="24"/>
        </w:rPr>
        <w:t>, 28(7), pp. 1730–1739. doi: 10.1002/eap.1778.</w:t>
      </w:r>
    </w:p>
    <w:p w14:paraId="29FC0A13"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(2004) ‘Effects of an introduced pathogen and fire exclusion on the demography of sugar pine’, </w:t>
      </w:r>
      <w:r w:rsidRPr="00105668">
        <w:rPr>
          <w:rFonts w:ascii="Calibri" w:hAnsi="Calibri" w:cs="Calibri"/>
          <w:i/>
          <w:iCs/>
          <w:noProof/>
          <w:szCs w:val="24"/>
        </w:rPr>
        <w:t>Ecological Applications</w:t>
      </w:r>
      <w:r w:rsidRPr="00105668">
        <w:rPr>
          <w:rFonts w:ascii="Calibri" w:hAnsi="Calibri" w:cs="Calibri"/>
          <w:noProof/>
          <w:szCs w:val="24"/>
        </w:rPr>
        <w:t>, 14(5), pp. 1590–1602. doi: 10.1890/03-5109.</w:t>
      </w:r>
    </w:p>
    <w:p w14:paraId="451B52B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(2020) ‘The influence of pre-fire growth patterns on post-fire tree mortality for common conifers in western US parks’, </w:t>
      </w:r>
      <w:r w:rsidRPr="00105668">
        <w:rPr>
          <w:rFonts w:ascii="Calibri" w:hAnsi="Calibri" w:cs="Calibri"/>
          <w:i/>
          <w:iCs/>
          <w:noProof/>
          <w:szCs w:val="24"/>
        </w:rPr>
        <w:t>International Journal of Wildland Fire</w:t>
      </w:r>
      <w:r w:rsidRPr="00105668">
        <w:rPr>
          <w:rFonts w:ascii="Calibri" w:hAnsi="Calibri" w:cs="Calibri"/>
          <w:noProof/>
          <w:szCs w:val="24"/>
        </w:rPr>
        <w:t>, 29(6), pp. 513–518. doi: 10.1071/WF19020.</w:t>
      </w:r>
    </w:p>
    <w:p w14:paraId="4441323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and Stephenson, N. L. (2007) ‘Apparent climatically induced increase of tree </w:t>
      </w:r>
      <w:r w:rsidRPr="00105668">
        <w:rPr>
          <w:rFonts w:ascii="Calibri" w:hAnsi="Calibri" w:cs="Calibri"/>
          <w:noProof/>
          <w:szCs w:val="24"/>
        </w:rPr>
        <w:lastRenderedPageBreak/>
        <w:t xml:space="preserve">mortality rates in a temperate forest’, </w:t>
      </w:r>
      <w:r w:rsidRPr="00105668">
        <w:rPr>
          <w:rFonts w:ascii="Calibri" w:hAnsi="Calibri" w:cs="Calibri"/>
          <w:i/>
          <w:iCs/>
          <w:noProof/>
          <w:szCs w:val="24"/>
        </w:rPr>
        <w:t>Ecology Letters</w:t>
      </w:r>
      <w:r w:rsidRPr="00105668">
        <w:rPr>
          <w:rFonts w:ascii="Calibri" w:hAnsi="Calibri" w:cs="Calibri"/>
          <w:noProof/>
          <w:szCs w:val="24"/>
        </w:rPr>
        <w:t>, 10(10), pp. 909–916. doi: 10.1111/j.1461-0248.2007.01080.x.</w:t>
      </w:r>
    </w:p>
    <w:p w14:paraId="142F310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Stephenson, N. L. and Keeley, J. E. (2006) ‘Forest reproduction along a climatic gradient in the Sierra Nevada, California’, </w:t>
      </w:r>
      <w:r w:rsidRPr="00105668">
        <w:rPr>
          <w:rFonts w:ascii="Calibri" w:hAnsi="Calibri" w:cs="Calibri"/>
          <w:i/>
          <w:iCs/>
          <w:noProof/>
          <w:szCs w:val="24"/>
        </w:rPr>
        <w:t>Forest Ecology and Management</w:t>
      </w:r>
      <w:r w:rsidRPr="00105668">
        <w:rPr>
          <w:rFonts w:ascii="Calibri" w:hAnsi="Calibri" w:cs="Calibri"/>
          <w:noProof/>
          <w:szCs w:val="24"/>
        </w:rPr>
        <w:t>, 225(1–3), pp. 391–399. doi: 10.1016/j.foreco.2006.01.015.</w:t>
      </w:r>
    </w:p>
    <w:p w14:paraId="7177DDD5"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Moran, E. V. </w:t>
      </w:r>
      <w:r w:rsidRPr="00105668">
        <w:rPr>
          <w:rFonts w:ascii="Calibri" w:hAnsi="Calibri" w:cs="Calibri"/>
          <w:i/>
          <w:iCs/>
          <w:noProof/>
          <w:szCs w:val="24"/>
        </w:rPr>
        <w:t>et al.</w:t>
      </w:r>
      <w:r w:rsidRPr="00105668">
        <w:rPr>
          <w:rFonts w:ascii="Calibri" w:hAnsi="Calibri" w:cs="Calibri"/>
          <w:noProof/>
          <w:szCs w:val="24"/>
        </w:rPr>
        <w:t xml:space="preserve"> (2019) ‘Negative impacts of summer heat on Sierra Nevada tree seedlings’, </w:t>
      </w:r>
      <w:r w:rsidRPr="00105668">
        <w:rPr>
          <w:rFonts w:ascii="Calibri" w:hAnsi="Calibri" w:cs="Calibri"/>
          <w:i/>
          <w:iCs/>
          <w:noProof/>
          <w:szCs w:val="24"/>
        </w:rPr>
        <w:t>Ecosphere</w:t>
      </w:r>
      <w:r w:rsidRPr="00105668">
        <w:rPr>
          <w:rFonts w:ascii="Calibri" w:hAnsi="Calibri" w:cs="Calibri"/>
          <w:noProof/>
          <w:szCs w:val="24"/>
        </w:rPr>
        <w:t>, 10(6). doi: 10.1002/ecs2.2776.</w:t>
      </w:r>
    </w:p>
    <w:p w14:paraId="1E8638D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Murray, M. P. and Tomback, D. F. (2010) ‘Clark’s nutcrackers harvest sugar pine seeds from cones’, </w:t>
      </w:r>
      <w:r w:rsidRPr="00105668">
        <w:rPr>
          <w:rFonts w:ascii="Calibri" w:hAnsi="Calibri" w:cs="Calibri"/>
          <w:i/>
          <w:iCs/>
          <w:noProof/>
          <w:szCs w:val="24"/>
        </w:rPr>
        <w:t>Western North American Naturalist</w:t>
      </w:r>
      <w:r w:rsidRPr="00105668">
        <w:rPr>
          <w:rFonts w:ascii="Calibri" w:hAnsi="Calibri" w:cs="Calibri"/>
          <w:noProof/>
          <w:szCs w:val="24"/>
        </w:rPr>
        <w:t>, 70(3), pp. 413–414. doi: 10.3398/064.070.0314.</w:t>
      </w:r>
    </w:p>
    <w:p w14:paraId="1E3FE26E"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Nesmith, J. C. B. </w:t>
      </w:r>
      <w:r w:rsidRPr="00105668">
        <w:rPr>
          <w:rFonts w:ascii="Calibri" w:hAnsi="Calibri" w:cs="Calibri"/>
          <w:i/>
          <w:iCs/>
          <w:noProof/>
          <w:szCs w:val="24"/>
        </w:rPr>
        <w:t>et al.</w:t>
      </w:r>
      <w:r w:rsidRPr="00105668">
        <w:rPr>
          <w:rFonts w:ascii="Calibri" w:hAnsi="Calibri" w:cs="Calibri"/>
          <w:noProof/>
          <w:szCs w:val="24"/>
        </w:rPr>
        <w:t xml:space="preserve"> (2010) ‘The effects of raking on sugar pine mortality following prescribed fire in sequoia and kings canyon national parks, California, USA’, </w:t>
      </w:r>
      <w:r w:rsidRPr="00105668">
        <w:rPr>
          <w:rFonts w:ascii="Calibri" w:hAnsi="Calibri" w:cs="Calibri"/>
          <w:i/>
          <w:iCs/>
          <w:noProof/>
          <w:szCs w:val="24"/>
        </w:rPr>
        <w:t>Fire Ecology</w:t>
      </w:r>
      <w:r w:rsidRPr="00105668">
        <w:rPr>
          <w:rFonts w:ascii="Calibri" w:hAnsi="Calibri" w:cs="Calibri"/>
          <w:noProof/>
          <w:szCs w:val="24"/>
        </w:rPr>
        <w:t>, 6(3), pp. 97–116. doi: 10.4996/fireecology.0603097.</w:t>
      </w:r>
    </w:p>
    <w:p w14:paraId="13DE6AA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Nesmith, J. C. B. </w:t>
      </w:r>
      <w:r w:rsidRPr="00105668">
        <w:rPr>
          <w:rFonts w:ascii="Calibri" w:hAnsi="Calibri" w:cs="Calibri"/>
          <w:i/>
          <w:iCs/>
          <w:noProof/>
          <w:szCs w:val="24"/>
        </w:rPr>
        <w:t>et al.</w:t>
      </w:r>
      <w:r w:rsidRPr="00105668">
        <w:rPr>
          <w:rFonts w:ascii="Calibri" w:hAnsi="Calibri" w:cs="Calibri"/>
          <w:noProof/>
          <w:szCs w:val="24"/>
        </w:rPr>
        <w:t xml:space="preserve"> (2015) ‘The influence of prefire tree growth and crown condition on postfire mortality of sugar pine following prescribed fire in Sequoia National Park’, </w:t>
      </w:r>
      <w:r w:rsidRPr="00105668">
        <w:rPr>
          <w:rFonts w:ascii="Calibri" w:hAnsi="Calibri" w:cs="Calibri"/>
          <w:i/>
          <w:iCs/>
          <w:noProof/>
          <w:szCs w:val="24"/>
        </w:rPr>
        <w:t>Canadian Journal of Forest Research</w:t>
      </w:r>
      <w:r w:rsidRPr="00105668">
        <w:rPr>
          <w:rFonts w:ascii="Calibri" w:hAnsi="Calibri" w:cs="Calibri"/>
          <w:noProof/>
          <w:szCs w:val="24"/>
        </w:rPr>
        <w:t>, 45(7), pp. 910–919. doi: 10.1139/cjfr-2014-0449.</w:t>
      </w:r>
    </w:p>
    <w:p w14:paraId="56AD8611"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North, M. P. </w:t>
      </w:r>
      <w:r w:rsidRPr="00105668">
        <w:rPr>
          <w:rFonts w:ascii="Calibri" w:hAnsi="Calibri" w:cs="Calibri"/>
          <w:i/>
          <w:iCs/>
          <w:noProof/>
          <w:szCs w:val="24"/>
        </w:rPr>
        <w:t>et al.</w:t>
      </w:r>
      <w:r w:rsidRPr="00105668">
        <w:rPr>
          <w:rFonts w:ascii="Calibri" w:hAnsi="Calibri" w:cs="Calibri"/>
          <w:noProof/>
          <w:szCs w:val="24"/>
        </w:rPr>
        <w:t xml:space="preserve"> (2019) ‘Tamm Review: Reforestation for resilience in dry western U.S. forests’, </w:t>
      </w:r>
      <w:r w:rsidRPr="00105668">
        <w:rPr>
          <w:rFonts w:ascii="Calibri" w:hAnsi="Calibri" w:cs="Calibri"/>
          <w:i/>
          <w:iCs/>
          <w:noProof/>
          <w:szCs w:val="24"/>
        </w:rPr>
        <w:t>Forest Ecology and Management</w:t>
      </w:r>
      <w:r w:rsidRPr="00105668">
        <w:rPr>
          <w:rFonts w:ascii="Calibri" w:hAnsi="Calibri" w:cs="Calibri"/>
          <w:noProof/>
          <w:szCs w:val="24"/>
        </w:rPr>
        <w:t>, 432(July 2018), pp. 209–224. doi: 10.1016/j.foreco.2018.09.007.</w:t>
      </w:r>
    </w:p>
    <w:p w14:paraId="59FD236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North, M. P. </w:t>
      </w:r>
      <w:r w:rsidRPr="00105668">
        <w:rPr>
          <w:rFonts w:ascii="Calibri" w:hAnsi="Calibri" w:cs="Calibri"/>
          <w:i/>
          <w:iCs/>
          <w:noProof/>
          <w:szCs w:val="24"/>
        </w:rPr>
        <w:t>et al.</w:t>
      </w:r>
      <w:r w:rsidRPr="00105668">
        <w:rPr>
          <w:rFonts w:ascii="Calibri" w:hAnsi="Calibri" w:cs="Calibri"/>
          <w:noProof/>
          <w:szCs w:val="24"/>
        </w:rPr>
        <w:t xml:space="preserve"> (2021) ‘Pyrosilviculture needed for landscape resilience of dry western United States forests’, </w:t>
      </w:r>
      <w:r w:rsidRPr="00105668">
        <w:rPr>
          <w:rFonts w:ascii="Calibri" w:hAnsi="Calibri" w:cs="Calibri"/>
          <w:i/>
          <w:iCs/>
          <w:noProof/>
          <w:szCs w:val="24"/>
        </w:rPr>
        <w:t>Journal of Forestry</w:t>
      </w:r>
      <w:r w:rsidRPr="00105668">
        <w:rPr>
          <w:rFonts w:ascii="Calibri" w:hAnsi="Calibri" w:cs="Calibri"/>
          <w:noProof/>
          <w:szCs w:val="24"/>
        </w:rPr>
        <w:t>, pp. 1–25. doi: 10.1093/jofore/fvab026.</w:t>
      </w:r>
    </w:p>
    <w:p w14:paraId="5F42F49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North, M. P. </w:t>
      </w:r>
      <w:r w:rsidRPr="00105668">
        <w:rPr>
          <w:rFonts w:ascii="Calibri" w:hAnsi="Calibri" w:cs="Calibri"/>
          <w:i/>
          <w:iCs/>
          <w:noProof/>
          <w:szCs w:val="24"/>
        </w:rPr>
        <w:t>et al.</w:t>
      </w:r>
      <w:r w:rsidRPr="00105668">
        <w:rPr>
          <w:rFonts w:ascii="Calibri" w:hAnsi="Calibri" w:cs="Calibri"/>
          <w:noProof/>
          <w:szCs w:val="24"/>
        </w:rPr>
        <w:t xml:space="preserve"> (2022) ‘Operational resilience in western US frequent-fire forests’, </w:t>
      </w:r>
      <w:r w:rsidRPr="00105668">
        <w:rPr>
          <w:rFonts w:ascii="Calibri" w:hAnsi="Calibri" w:cs="Calibri"/>
          <w:i/>
          <w:iCs/>
          <w:noProof/>
          <w:szCs w:val="24"/>
        </w:rPr>
        <w:t>Forest Ecology and Management</w:t>
      </w:r>
      <w:r w:rsidRPr="00105668">
        <w:rPr>
          <w:rFonts w:ascii="Calibri" w:hAnsi="Calibri" w:cs="Calibri"/>
          <w:noProof/>
          <w:szCs w:val="24"/>
        </w:rPr>
        <w:t>, 507(November 2021), p. 120004. doi: 10.1016/j.foreco.2021.120004.</w:t>
      </w:r>
    </w:p>
    <w:p w14:paraId="26AF039A"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Parks, S. A. and Abatzoglou, J. T. (2020) ‘Warmer and Drier Fire Seasons Contribute to Increases in Area Burned at High Severity in Western US Forests From 1985 to 2017’, </w:t>
      </w:r>
      <w:r w:rsidRPr="00105668">
        <w:rPr>
          <w:rFonts w:ascii="Calibri" w:hAnsi="Calibri" w:cs="Calibri"/>
          <w:i/>
          <w:iCs/>
          <w:noProof/>
          <w:szCs w:val="24"/>
        </w:rPr>
        <w:t>Geophysical Research Letters</w:t>
      </w:r>
      <w:r w:rsidRPr="00105668">
        <w:rPr>
          <w:rFonts w:ascii="Calibri" w:hAnsi="Calibri" w:cs="Calibri"/>
          <w:noProof/>
          <w:szCs w:val="24"/>
        </w:rPr>
        <w:t>, 47(22), pp. 1–10. doi: 10.1029/2020GL089858.</w:t>
      </w:r>
    </w:p>
    <w:p w14:paraId="2329F93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Paz-Kagan, T. </w:t>
      </w:r>
      <w:r w:rsidRPr="00105668">
        <w:rPr>
          <w:rFonts w:ascii="Calibri" w:hAnsi="Calibri" w:cs="Calibri"/>
          <w:i/>
          <w:iCs/>
          <w:noProof/>
          <w:szCs w:val="24"/>
        </w:rPr>
        <w:t>et al.</w:t>
      </w:r>
      <w:r w:rsidRPr="00105668">
        <w:rPr>
          <w:rFonts w:ascii="Calibri" w:hAnsi="Calibri" w:cs="Calibri"/>
          <w:noProof/>
          <w:szCs w:val="24"/>
        </w:rPr>
        <w:t xml:space="preserve"> (2017) ‘What mediates tree mortality during drought in the southern Sierra Nevada’, </w:t>
      </w:r>
      <w:r w:rsidRPr="00105668">
        <w:rPr>
          <w:rFonts w:ascii="Calibri" w:hAnsi="Calibri" w:cs="Calibri"/>
          <w:i/>
          <w:iCs/>
          <w:noProof/>
          <w:szCs w:val="24"/>
        </w:rPr>
        <w:t>Ecological Applications</w:t>
      </w:r>
      <w:r w:rsidRPr="00105668">
        <w:rPr>
          <w:rFonts w:ascii="Calibri" w:hAnsi="Calibri" w:cs="Calibri"/>
          <w:noProof/>
          <w:szCs w:val="24"/>
        </w:rPr>
        <w:t>, 27(8), pp. 2443–2457. doi: 10.1002/eap.1620.</w:t>
      </w:r>
    </w:p>
    <w:p w14:paraId="1C4BB89C"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Restaino, C. </w:t>
      </w:r>
      <w:r w:rsidRPr="00105668">
        <w:rPr>
          <w:rFonts w:ascii="Calibri" w:hAnsi="Calibri" w:cs="Calibri"/>
          <w:i/>
          <w:iCs/>
          <w:noProof/>
          <w:szCs w:val="24"/>
        </w:rPr>
        <w:t>et al.</w:t>
      </w:r>
      <w:r w:rsidRPr="00105668">
        <w:rPr>
          <w:rFonts w:ascii="Calibri" w:hAnsi="Calibri" w:cs="Calibri"/>
          <w:noProof/>
          <w:szCs w:val="24"/>
        </w:rPr>
        <w:t xml:space="preserve"> (2019) ‘Forest structure and climate mediate drought-induced tree mortality in forests of the Sierra Nevada , USA’, </w:t>
      </w:r>
      <w:r w:rsidRPr="00105668">
        <w:rPr>
          <w:rFonts w:ascii="Calibri" w:hAnsi="Calibri" w:cs="Calibri"/>
          <w:i/>
          <w:iCs/>
          <w:noProof/>
          <w:szCs w:val="24"/>
        </w:rPr>
        <w:t>Ecological Applications</w:t>
      </w:r>
      <w:r w:rsidRPr="00105668">
        <w:rPr>
          <w:rFonts w:ascii="Calibri" w:hAnsi="Calibri" w:cs="Calibri"/>
          <w:noProof/>
          <w:szCs w:val="24"/>
        </w:rPr>
        <w:t>, 29(December 2017), pp. 1–14. doi: 10.1002/eap.1902.</w:t>
      </w:r>
    </w:p>
    <w:p w14:paraId="1FF6008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105668">
        <w:rPr>
          <w:rFonts w:ascii="Calibri" w:hAnsi="Calibri" w:cs="Calibri"/>
          <w:i/>
          <w:iCs/>
          <w:noProof/>
          <w:szCs w:val="24"/>
        </w:rPr>
        <w:t>Gen. Tech. Rep. PSW-GTR-2562</w:t>
      </w:r>
      <w:r w:rsidRPr="00105668">
        <w:rPr>
          <w:rFonts w:ascii="Calibri" w:hAnsi="Calibri" w:cs="Calibri"/>
          <w:noProof/>
          <w:szCs w:val="24"/>
        </w:rPr>
        <w:t>, (October), pp. 1–151.</w:t>
      </w:r>
    </w:p>
    <w:p w14:paraId="3B7F1C4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Schubert, G. H. (1956) </w:t>
      </w:r>
      <w:r w:rsidRPr="00105668">
        <w:rPr>
          <w:rFonts w:ascii="Calibri" w:hAnsi="Calibri" w:cs="Calibri"/>
          <w:i/>
          <w:iCs/>
          <w:noProof/>
          <w:szCs w:val="24"/>
        </w:rPr>
        <w:t>Effect of fertilizer on cone production of sugar pine</w:t>
      </w:r>
      <w:r w:rsidRPr="00105668">
        <w:rPr>
          <w:rFonts w:ascii="Calibri" w:hAnsi="Calibri" w:cs="Calibri"/>
          <w:noProof/>
          <w:szCs w:val="24"/>
        </w:rPr>
        <w:t>.</w:t>
      </w:r>
    </w:p>
    <w:p w14:paraId="166D86F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105668">
        <w:rPr>
          <w:rFonts w:ascii="Calibri" w:hAnsi="Calibri" w:cs="Calibri"/>
          <w:i/>
          <w:iCs/>
          <w:noProof/>
          <w:szCs w:val="24"/>
        </w:rPr>
        <w:t>Oikos</w:t>
      </w:r>
      <w:r w:rsidRPr="00105668">
        <w:rPr>
          <w:rFonts w:ascii="Calibri" w:hAnsi="Calibri" w:cs="Calibri"/>
          <w:noProof/>
          <w:szCs w:val="24"/>
        </w:rPr>
        <w:t>, 94, pp. 326–336.</w:t>
      </w:r>
    </w:p>
    <w:p w14:paraId="02DFBF8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Shive, K. L. </w:t>
      </w:r>
      <w:r w:rsidRPr="00105668">
        <w:rPr>
          <w:rFonts w:ascii="Calibri" w:hAnsi="Calibri" w:cs="Calibri"/>
          <w:i/>
          <w:iCs/>
          <w:noProof/>
          <w:szCs w:val="24"/>
        </w:rPr>
        <w:t>et al.</w:t>
      </w:r>
      <w:r w:rsidRPr="00105668">
        <w:rPr>
          <w:rFonts w:ascii="Calibri" w:hAnsi="Calibri" w:cs="Calibri"/>
          <w:noProof/>
          <w:szCs w:val="24"/>
        </w:rPr>
        <w:t xml:space="preserve"> (2018) ‘From the stand scale to the landscape scale: predicting the spatial patterns of forest regeneration after disturbance’, </w:t>
      </w:r>
      <w:r w:rsidRPr="00105668">
        <w:rPr>
          <w:rFonts w:ascii="Calibri" w:hAnsi="Calibri" w:cs="Calibri"/>
          <w:i/>
          <w:iCs/>
          <w:noProof/>
          <w:szCs w:val="24"/>
        </w:rPr>
        <w:t>Ecological Applications</w:t>
      </w:r>
      <w:r w:rsidRPr="00105668">
        <w:rPr>
          <w:rFonts w:ascii="Calibri" w:hAnsi="Calibri" w:cs="Calibri"/>
          <w:noProof/>
          <w:szCs w:val="24"/>
        </w:rPr>
        <w:t>, 28(6), pp. 1626–1639. doi: 10.1002/eap.1756.</w:t>
      </w:r>
    </w:p>
    <w:p w14:paraId="5CC23816"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lastRenderedPageBreak/>
        <w:t xml:space="preserve">Shriver, R. K. </w:t>
      </w:r>
      <w:r w:rsidRPr="00105668">
        <w:rPr>
          <w:rFonts w:ascii="Calibri" w:hAnsi="Calibri" w:cs="Calibri"/>
          <w:i/>
          <w:iCs/>
          <w:noProof/>
          <w:szCs w:val="24"/>
        </w:rPr>
        <w:t>et al.</w:t>
      </w:r>
      <w:r w:rsidRPr="00105668">
        <w:rPr>
          <w:rFonts w:ascii="Calibri" w:hAnsi="Calibri" w:cs="Calibri"/>
          <w:noProof/>
          <w:szCs w:val="24"/>
        </w:rPr>
        <w:t xml:space="preserve"> (2019) ‘Transient population dynamics impede restoration and may promote ecosystem transformation after disturbance’, </w:t>
      </w:r>
      <w:r w:rsidRPr="00105668">
        <w:rPr>
          <w:rFonts w:ascii="Calibri" w:hAnsi="Calibri" w:cs="Calibri"/>
          <w:i/>
          <w:iCs/>
          <w:noProof/>
          <w:szCs w:val="24"/>
        </w:rPr>
        <w:t>Ecology Letters</w:t>
      </w:r>
      <w:r w:rsidRPr="00105668">
        <w:rPr>
          <w:rFonts w:ascii="Calibri" w:hAnsi="Calibri" w:cs="Calibri"/>
          <w:noProof/>
          <w:szCs w:val="24"/>
        </w:rPr>
        <w:t>, 22(9), pp. 1357–1366. doi: 10.1111/ele.13291.</w:t>
      </w:r>
    </w:p>
    <w:p w14:paraId="21EE92BE"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Shriver, R. K. </w:t>
      </w:r>
      <w:r w:rsidRPr="00105668">
        <w:rPr>
          <w:rFonts w:ascii="Calibri" w:hAnsi="Calibri" w:cs="Calibri"/>
          <w:i/>
          <w:iCs/>
          <w:noProof/>
          <w:szCs w:val="24"/>
        </w:rPr>
        <w:t>et al.</w:t>
      </w:r>
      <w:r w:rsidRPr="00105668">
        <w:rPr>
          <w:rFonts w:ascii="Calibri" w:hAnsi="Calibri" w:cs="Calibri"/>
          <w:noProof/>
          <w:szCs w:val="24"/>
        </w:rPr>
        <w:t xml:space="preserve"> (2021) ‘Quantifying the demographic vulnerabilities of dry woodlands to climate and competition using range‐wide monitoring data’, </w:t>
      </w:r>
      <w:r w:rsidRPr="00105668">
        <w:rPr>
          <w:rFonts w:ascii="Calibri" w:hAnsi="Calibri" w:cs="Calibri"/>
          <w:i/>
          <w:iCs/>
          <w:noProof/>
          <w:szCs w:val="24"/>
        </w:rPr>
        <w:t>Ecology</w:t>
      </w:r>
      <w:r w:rsidRPr="00105668">
        <w:rPr>
          <w:rFonts w:ascii="Calibri" w:hAnsi="Calibri" w:cs="Calibri"/>
          <w:noProof/>
          <w:szCs w:val="24"/>
        </w:rPr>
        <w:t>, 0(0), pp. 1–12. doi: 10.1002/ecy.3425.</w:t>
      </w:r>
    </w:p>
    <w:p w14:paraId="588038F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Slack, A. W., Kane, J. M. and Knapp, E. E. (2021) ‘Growth and defense inform large sugar pine ( Pinus lambertiana ) mortality in a fire ‐ excluded forest of the central Sierra Nevada’, </w:t>
      </w:r>
      <w:r w:rsidRPr="00105668">
        <w:rPr>
          <w:rFonts w:ascii="Calibri" w:hAnsi="Calibri" w:cs="Calibri"/>
          <w:i/>
          <w:iCs/>
          <w:noProof/>
          <w:szCs w:val="24"/>
        </w:rPr>
        <w:t>Trees</w:t>
      </w:r>
      <w:r w:rsidRPr="00105668">
        <w:rPr>
          <w:rFonts w:ascii="Calibri" w:hAnsi="Calibri" w:cs="Calibri"/>
          <w:noProof/>
          <w:szCs w:val="24"/>
        </w:rPr>
        <w:t>, (0123456789). doi: 10.1007/s00468-021-02098-8.</w:t>
      </w:r>
    </w:p>
    <w:p w14:paraId="4A1679E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Steel, Z. </w:t>
      </w:r>
      <w:r w:rsidRPr="00105668">
        <w:rPr>
          <w:rFonts w:ascii="Calibri" w:hAnsi="Calibri" w:cs="Calibri"/>
          <w:i/>
          <w:iCs/>
          <w:noProof/>
          <w:szCs w:val="24"/>
        </w:rPr>
        <w:t>et al.</w:t>
      </w:r>
      <w:r w:rsidRPr="00105668">
        <w:rPr>
          <w:rFonts w:ascii="Calibri" w:hAnsi="Calibri" w:cs="Calibri"/>
          <w:noProof/>
          <w:szCs w:val="24"/>
        </w:rPr>
        <w:t xml:space="preserve"> (2021) ‘Do Forest Fuel Reduction Treatments Confer Resistance to Beetle Infestation and Drought Mortality?’, </w:t>
      </w:r>
      <w:r w:rsidRPr="00105668">
        <w:rPr>
          <w:rFonts w:ascii="Calibri" w:hAnsi="Calibri" w:cs="Calibri"/>
          <w:i/>
          <w:iCs/>
          <w:noProof/>
          <w:szCs w:val="24"/>
        </w:rPr>
        <w:t>Ecosphere</w:t>
      </w:r>
      <w:r w:rsidRPr="00105668">
        <w:rPr>
          <w:rFonts w:ascii="Calibri" w:hAnsi="Calibri" w:cs="Calibri"/>
          <w:noProof/>
          <w:szCs w:val="24"/>
        </w:rPr>
        <w:t>, 12(January). doi: 10.1002/ecs2.3344.</w:t>
      </w:r>
    </w:p>
    <w:p w14:paraId="5B4F7DC4"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105668">
        <w:rPr>
          <w:rFonts w:ascii="Calibri" w:hAnsi="Calibri" w:cs="Calibri"/>
          <w:i/>
          <w:iCs/>
          <w:noProof/>
          <w:szCs w:val="24"/>
        </w:rPr>
        <w:t>Ecosphere</w:t>
      </w:r>
      <w:r w:rsidRPr="00105668">
        <w:rPr>
          <w:rFonts w:ascii="Calibri" w:hAnsi="Calibri" w:cs="Calibri"/>
          <w:noProof/>
          <w:szCs w:val="24"/>
        </w:rPr>
        <w:t>, 6(1). doi: 10.1890/ES14-00224.1.</w:t>
      </w:r>
    </w:p>
    <w:p w14:paraId="1398A2C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Stephens, S. C. L. S. </w:t>
      </w:r>
      <w:r w:rsidRPr="00105668">
        <w:rPr>
          <w:rFonts w:ascii="Calibri" w:hAnsi="Calibri" w:cs="Calibri"/>
          <w:i/>
          <w:iCs/>
          <w:noProof/>
          <w:szCs w:val="24"/>
        </w:rPr>
        <w:t>et al.</w:t>
      </w:r>
      <w:r w:rsidRPr="00105668">
        <w:rPr>
          <w:rFonts w:ascii="Calibri" w:hAnsi="Calibri" w:cs="Calibri"/>
          <w:noProof/>
          <w:szCs w:val="24"/>
        </w:rPr>
        <w:t xml:space="preserve"> (2015) ‘Historical and current landscape-scale ponderosa pine and mixed conifer forest structure in the Southern Sierra Nevada’, </w:t>
      </w:r>
      <w:r w:rsidRPr="00105668">
        <w:rPr>
          <w:rFonts w:ascii="Calibri" w:hAnsi="Calibri" w:cs="Calibri"/>
          <w:i/>
          <w:iCs/>
          <w:noProof/>
          <w:szCs w:val="24"/>
        </w:rPr>
        <w:t>Ecosphere</w:t>
      </w:r>
      <w:r w:rsidRPr="00105668">
        <w:rPr>
          <w:rFonts w:ascii="Calibri" w:hAnsi="Calibri" w:cs="Calibri"/>
          <w:noProof/>
          <w:szCs w:val="24"/>
        </w:rPr>
        <w:t>, 6(May), pp. 1–63.</w:t>
      </w:r>
    </w:p>
    <w:p w14:paraId="61AA105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Stephens, S. L. </w:t>
      </w:r>
      <w:r w:rsidRPr="00105668">
        <w:rPr>
          <w:rFonts w:ascii="Calibri" w:hAnsi="Calibri" w:cs="Calibri"/>
          <w:i/>
          <w:iCs/>
          <w:noProof/>
          <w:szCs w:val="24"/>
        </w:rPr>
        <w:t>et al.</w:t>
      </w:r>
      <w:r w:rsidRPr="00105668">
        <w:rPr>
          <w:rFonts w:ascii="Calibri" w:hAnsi="Calibri" w:cs="Calibri"/>
          <w:noProof/>
          <w:szCs w:val="24"/>
        </w:rPr>
        <w:t xml:space="preserve"> (2018) ‘Drought, Tree Mortality, and Wildfire in Forests Adapted to Frequent Fire’, </w:t>
      </w:r>
      <w:r w:rsidRPr="00105668">
        <w:rPr>
          <w:rFonts w:ascii="Calibri" w:hAnsi="Calibri" w:cs="Calibri"/>
          <w:i/>
          <w:iCs/>
          <w:noProof/>
          <w:szCs w:val="24"/>
        </w:rPr>
        <w:t>BioScience</w:t>
      </w:r>
      <w:r w:rsidRPr="00105668">
        <w:rPr>
          <w:rFonts w:ascii="Calibri" w:hAnsi="Calibri" w:cs="Calibri"/>
          <w:noProof/>
          <w:szCs w:val="24"/>
        </w:rPr>
        <w:t>, XX(X), pp. 1–12. doi: 10.1093/biosci/bix146.</w:t>
      </w:r>
    </w:p>
    <w:p w14:paraId="5443096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Stephenson, N. L. </w:t>
      </w:r>
      <w:r w:rsidRPr="00105668">
        <w:rPr>
          <w:rFonts w:ascii="Calibri" w:hAnsi="Calibri" w:cs="Calibri"/>
          <w:i/>
          <w:iCs/>
          <w:noProof/>
          <w:szCs w:val="24"/>
        </w:rPr>
        <w:t>et al.</w:t>
      </w:r>
      <w:r w:rsidRPr="00105668">
        <w:rPr>
          <w:rFonts w:ascii="Calibri" w:hAnsi="Calibri" w:cs="Calibri"/>
          <w:noProof/>
          <w:szCs w:val="24"/>
        </w:rPr>
        <w:t xml:space="preserve"> (2019) ‘Which trees die during drought? The key role of insect host-tree selection’, </w:t>
      </w:r>
      <w:r w:rsidRPr="00105668">
        <w:rPr>
          <w:rFonts w:ascii="Calibri" w:hAnsi="Calibri" w:cs="Calibri"/>
          <w:i/>
          <w:iCs/>
          <w:noProof/>
          <w:szCs w:val="24"/>
        </w:rPr>
        <w:t>Journal of Ecology</w:t>
      </w:r>
      <w:r w:rsidRPr="00105668">
        <w:rPr>
          <w:rFonts w:ascii="Calibri" w:hAnsi="Calibri" w:cs="Calibri"/>
          <w:noProof/>
          <w:szCs w:val="24"/>
        </w:rPr>
        <w:t>, 107(5), pp. 2383–2401. doi: 10.1111/1365-2745.13176.</w:t>
      </w:r>
    </w:p>
    <w:p w14:paraId="2ACD1FD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Stevens, J. T. </w:t>
      </w:r>
      <w:r w:rsidRPr="00105668">
        <w:rPr>
          <w:rFonts w:ascii="Calibri" w:hAnsi="Calibri" w:cs="Calibri"/>
          <w:i/>
          <w:iCs/>
          <w:noProof/>
          <w:szCs w:val="24"/>
        </w:rPr>
        <w:t>et al.</w:t>
      </w:r>
      <w:r w:rsidRPr="00105668">
        <w:rPr>
          <w:rFonts w:ascii="Calibri" w:hAnsi="Calibri" w:cs="Calibri"/>
          <w:noProof/>
          <w:szCs w:val="24"/>
        </w:rPr>
        <w:t xml:space="preserve"> (2017) ‘Changing spatial patterns of stand-replacing fire in California conifer forests’, </w:t>
      </w:r>
      <w:r w:rsidRPr="00105668">
        <w:rPr>
          <w:rFonts w:ascii="Calibri" w:hAnsi="Calibri" w:cs="Calibri"/>
          <w:i/>
          <w:iCs/>
          <w:noProof/>
          <w:szCs w:val="24"/>
        </w:rPr>
        <w:t>Forest Ecology and Management</w:t>
      </w:r>
      <w:r w:rsidRPr="00105668">
        <w:rPr>
          <w:rFonts w:ascii="Calibri" w:hAnsi="Calibri" w:cs="Calibri"/>
          <w:noProof/>
          <w:szCs w:val="24"/>
        </w:rPr>
        <w:t>, 406(August), pp. 28–36. doi: 10.1016/j.foreco.2017.08.051.</w:t>
      </w:r>
    </w:p>
    <w:p w14:paraId="1A4B705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Stewart, J. A. E. </w:t>
      </w:r>
      <w:r w:rsidRPr="00105668">
        <w:rPr>
          <w:rFonts w:ascii="Calibri" w:hAnsi="Calibri" w:cs="Calibri"/>
          <w:i/>
          <w:iCs/>
          <w:noProof/>
          <w:szCs w:val="24"/>
        </w:rPr>
        <w:t>et al.</w:t>
      </w:r>
      <w:r w:rsidRPr="00105668">
        <w:rPr>
          <w:rFonts w:ascii="Calibri" w:hAnsi="Calibri" w:cs="Calibri"/>
          <w:noProof/>
          <w:szCs w:val="24"/>
        </w:rPr>
        <w:t xml:space="preserve"> (2021) ‘Effects of postfire climate and seed availability on postfire conifer regeneration’, </w:t>
      </w:r>
      <w:r w:rsidRPr="00105668">
        <w:rPr>
          <w:rFonts w:ascii="Calibri" w:hAnsi="Calibri" w:cs="Calibri"/>
          <w:i/>
          <w:iCs/>
          <w:noProof/>
          <w:szCs w:val="24"/>
        </w:rPr>
        <w:t>Ecological Applications</w:t>
      </w:r>
      <w:r w:rsidRPr="00105668">
        <w:rPr>
          <w:rFonts w:ascii="Calibri" w:hAnsi="Calibri" w:cs="Calibri"/>
          <w:noProof/>
          <w:szCs w:val="24"/>
        </w:rPr>
        <w:t>, 31(3), pp. 1–14. doi: 10.1002/eap.2280.</w:t>
      </w:r>
    </w:p>
    <w:p w14:paraId="5B22AA4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Voelker, S. L. </w:t>
      </w:r>
      <w:r w:rsidRPr="00105668">
        <w:rPr>
          <w:rFonts w:ascii="Calibri" w:hAnsi="Calibri" w:cs="Calibri"/>
          <w:i/>
          <w:iCs/>
          <w:noProof/>
          <w:szCs w:val="24"/>
        </w:rPr>
        <w:t>et al.</w:t>
      </w:r>
      <w:r w:rsidRPr="00105668">
        <w:rPr>
          <w:rFonts w:ascii="Calibri" w:hAnsi="Calibri" w:cs="Calibri"/>
          <w:noProof/>
          <w:szCs w:val="24"/>
        </w:rPr>
        <w:t xml:space="preserve"> (2019) ‘Fire deficits have increased drought sensitivity in dry conifer forests: Fire frequency and tree-ring carbon isotope evidence from Central Oregon’, </w:t>
      </w:r>
      <w:r w:rsidRPr="00105668">
        <w:rPr>
          <w:rFonts w:ascii="Calibri" w:hAnsi="Calibri" w:cs="Calibri"/>
          <w:i/>
          <w:iCs/>
          <w:noProof/>
          <w:szCs w:val="24"/>
        </w:rPr>
        <w:t>Global Change Biology</w:t>
      </w:r>
      <w:r w:rsidRPr="00105668">
        <w:rPr>
          <w:rFonts w:ascii="Calibri" w:hAnsi="Calibri" w:cs="Calibri"/>
          <w:noProof/>
          <w:szCs w:val="24"/>
        </w:rPr>
        <w:t>, 25(4), pp. 1247–1262. doi: 10.1111/gcb.14543.</w:t>
      </w:r>
    </w:p>
    <w:p w14:paraId="5BEA4CD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Wayman, R. B. and Safford, H. D. (2021) ‘Recent bark beetle outbreaks influence wildfire severity in mixed-conifer forests of the Sierra Nevada, California, USA’, </w:t>
      </w:r>
      <w:r w:rsidRPr="00105668">
        <w:rPr>
          <w:rFonts w:ascii="Calibri" w:hAnsi="Calibri" w:cs="Calibri"/>
          <w:i/>
          <w:iCs/>
          <w:noProof/>
          <w:szCs w:val="24"/>
        </w:rPr>
        <w:t>Ecological Applications</w:t>
      </w:r>
      <w:r w:rsidRPr="00105668">
        <w:rPr>
          <w:rFonts w:ascii="Calibri" w:hAnsi="Calibri" w:cs="Calibri"/>
          <w:noProof/>
          <w:szCs w:val="24"/>
        </w:rPr>
        <w:t>, 31(3), pp. 1–19. doi: 10.1002/eap.2287.</w:t>
      </w:r>
    </w:p>
    <w:p w14:paraId="46939E8A"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Westerling, A. L. (2018) </w:t>
      </w:r>
      <w:r w:rsidRPr="00105668">
        <w:rPr>
          <w:rFonts w:ascii="Calibri" w:hAnsi="Calibri" w:cs="Calibri"/>
          <w:i/>
          <w:iCs/>
          <w:noProof/>
          <w:szCs w:val="24"/>
        </w:rPr>
        <w:t>Wildfire Simulations for the Fourth California Climate Assessment: Projecting Changes in Extreme Wildfire Events with a Warming Climate</w:t>
      </w:r>
      <w:r w:rsidRPr="00105668">
        <w:rPr>
          <w:rFonts w:ascii="Calibri" w:hAnsi="Calibri" w:cs="Calibri"/>
          <w:noProof/>
          <w:szCs w:val="24"/>
        </w:rPr>
        <w:t>. CCCA4-CEC-2018–014. Available at: http://www.climateassessment.ca.gov/techreports/docs/20180827-Projections_CCCA4-CEC-2018-014.pdf.</w:t>
      </w:r>
    </w:p>
    <w:p w14:paraId="2835EF53"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Wilson, B. T. </w:t>
      </w:r>
      <w:r w:rsidRPr="00105668">
        <w:rPr>
          <w:rFonts w:ascii="Calibri" w:hAnsi="Calibri" w:cs="Calibri"/>
          <w:i/>
          <w:iCs/>
          <w:noProof/>
          <w:szCs w:val="24"/>
        </w:rPr>
        <w:t>et al.</w:t>
      </w:r>
      <w:r w:rsidRPr="00105668">
        <w:rPr>
          <w:rFonts w:ascii="Calibri" w:hAnsi="Calibri" w:cs="Calibri"/>
          <w:noProof/>
          <w:szCs w:val="24"/>
        </w:rPr>
        <w:t xml:space="preserve"> (2013) ‘Live tree species basal area of the contiguous United States (2000-2009)’. Newton Square, PA: USDA Forest Service, Rocky Mountain Research Station. Available at: https://doi.org/10.2737/RDS-2013-0013.</w:t>
      </w:r>
    </w:p>
    <w:p w14:paraId="382AF8C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Yeaton, R. I. (1983) ‘The Successional Replacement of Ponderosa Pine by Sugar Pine in the Sierra Nevada Author ( s ): Richard I . Yeaton Source : Bulletin of the Torrey Botanical Club , Jul . - Sep ., 1983 , Vol . 110 , No . 3 ( Jul . - Published by : Torrey Botanical Society ’, 110(3), pp. 292–297.</w:t>
      </w:r>
    </w:p>
    <w:p w14:paraId="6397AC6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lastRenderedPageBreak/>
        <w:t xml:space="preserve">Yeaton, R. I. (1984) ‘Aspects of the Population Biology of Sugar Pine ( Pinus lambertiana Dougl .) on an Elevational Gradient in the Sierra Nevada of Central California’, </w:t>
      </w:r>
      <w:r w:rsidRPr="00105668">
        <w:rPr>
          <w:rFonts w:ascii="Calibri" w:hAnsi="Calibri" w:cs="Calibri"/>
          <w:i/>
          <w:iCs/>
          <w:noProof/>
          <w:szCs w:val="24"/>
        </w:rPr>
        <w:t>The American Midland Naturalist</w:t>
      </w:r>
      <w:r w:rsidRPr="00105668">
        <w:rPr>
          <w:rFonts w:ascii="Calibri" w:hAnsi="Calibri" w:cs="Calibri"/>
          <w:noProof/>
          <w:szCs w:val="24"/>
        </w:rPr>
        <w:t>, 111(1), pp. 126–137. Available at: https://www.jstor.org/stable/2425550.</w:t>
      </w:r>
    </w:p>
    <w:p w14:paraId="4CBE0D1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York, R. A. </w:t>
      </w:r>
      <w:r w:rsidRPr="00105668">
        <w:rPr>
          <w:rFonts w:ascii="Calibri" w:hAnsi="Calibri" w:cs="Calibri"/>
          <w:i/>
          <w:iCs/>
          <w:noProof/>
          <w:szCs w:val="24"/>
        </w:rPr>
        <w:t>et al.</w:t>
      </w:r>
      <w:r w:rsidRPr="00105668">
        <w:rPr>
          <w:rFonts w:ascii="Calibri" w:hAnsi="Calibri" w:cs="Calibri"/>
          <w:noProof/>
          <w:szCs w:val="24"/>
        </w:rPr>
        <w:t xml:space="preserve"> (2004) ‘Group selection management in conifer forests: Relationships between opening size and tree growth’, </w:t>
      </w:r>
      <w:r w:rsidRPr="00105668">
        <w:rPr>
          <w:rFonts w:ascii="Calibri" w:hAnsi="Calibri" w:cs="Calibri"/>
          <w:i/>
          <w:iCs/>
          <w:noProof/>
          <w:szCs w:val="24"/>
        </w:rPr>
        <w:t>Canadian Journal of Forest Research</w:t>
      </w:r>
      <w:r w:rsidRPr="00105668">
        <w:rPr>
          <w:rFonts w:ascii="Calibri" w:hAnsi="Calibri" w:cs="Calibri"/>
          <w:noProof/>
          <w:szCs w:val="24"/>
        </w:rPr>
        <w:t>, 34(3), pp. 630–641. doi: 10.1139/x03-222.</w:t>
      </w:r>
    </w:p>
    <w:p w14:paraId="3209EAA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York, R. A. </w:t>
      </w:r>
      <w:r w:rsidRPr="00105668">
        <w:rPr>
          <w:rFonts w:ascii="Calibri" w:hAnsi="Calibri" w:cs="Calibri"/>
          <w:i/>
          <w:iCs/>
          <w:noProof/>
          <w:szCs w:val="24"/>
        </w:rPr>
        <w:t>et al.</w:t>
      </w:r>
      <w:r w:rsidRPr="00105668">
        <w:rPr>
          <w:rFonts w:ascii="Calibri" w:hAnsi="Calibri" w:cs="Calibri"/>
          <w:noProof/>
          <w:szCs w:val="24"/>
        </w:rPr>
        <w:t xml:space="preserve"> (2012) ‘A gap-based approach for regenerating pine species and reducing surface fuels in multi-aged mixed conifer stands in the Sierra Nevada, California’, </w:t>
      </w:r>
      <w:r w:rsidRPr="00105668">
        <w:rPr>
          <w:rFonts w:ascii="Calibri" w:hAnsi="Calibri" w:cs="Calibri"/>
          <w:i/>
          <w:iCs/>
          <w:noProof/>
          <w:szCs w:val="24"/>
        </w:rPr>
        <w:t>Forestry</w:t>
      </w:r>
      <w:r w:rsidRPr="00105668">
        <w:rPr>
          <w:rFonts w:ascii="Calibri" w:hAnsi="Calibri" w:cs="Calibri"/>
          <w:noProof/>
          <w:szCs w:val="24"/>
        </w:rPr>
        <w:t>, 85(2), pp. 203–213. doi: 10.1093/forestry/cpr058.</w:t>
      </w:r>
    </w:p>
    <w:p w14:paraId="417AD4D7" w14:textId="77777777" w:rsidR="00105668" w:rsidRPr="00105668" w:rsidRDefault="00105668" w:rsidP="00105668">
      <w:pPr>
        <w:widowControl w:val="0"/>
        <w:autoSpaceDE w:val="0"/>
        <w:autoSpaceDN w:val="0"/>
        <w:adjustRightInd w:val="0"/>
        <w:spacing w:line="240" w:lineRule="auto"/>
        <w:rPr>
          <w:rFonts w:ascii="Calibri" w:hAnsi="Calibri" w:cs="Calibri"/>
          <w:noProof/>
        </w:rPr>
      </w:pPr>
      <w:r w:rsidRPr="00105668">
        <w:rPr>
          <w:rFonts w:ascii="Calibri" w:hAnsi="Calibri" w:cs="Calibri"/>
          <w:noProof/>
          <w:szCs w:val="24"/>
        </w:rPr>
        <w:t xml:space="preserve">Young, D. J. N. </w:t>
      </w:r>
      <w:r w:rsidRPr="00105668">
        <w:rPr>
          <w:rFonts w:ascii="Calibri" w:hAnsi="Calibri" w:cs="Calibri"/>
          <w:i/>
          <w:iCs/>
          <w:noProof/>
          <w:szCs w:val="24"/>
        </w:rPr>
        <w:t>et al.</w:t>
      </w:r>
      <w:r w:rsidRPr="00105668">
        <w:rPr>
          <w:rFonts w:ascii="Calibri" w:hAnsi="Calibri" w:cs="Calibri"/>
          <w:noProof/>
          <w:szCs w:val="24"/>
        </w:rPr>
        <w:t xml:space="preserve"> (2017) ‘Long-term climate and competition explain forest mortality patterns under extreme drought’, </w:t>
      </w:r>
      <w:r w:rsidRPr="00105668">
        <w:rPr>
          <w:rFonts w:ascii="Calibri" w:hAnsi="Calibri" w:cs="Calibri"/>
          <w:i/>
          <w:iCs/>
          <w:noProof/>
          <w:szCs w:val="24"/>
        </w:rPr>
        <w:t>Ecology Letters</w:t>
      </w:r>
      <w:r w:rsidRPr="00105668">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0B6AB74" w14:textId="77777777" w:rsidR="0021575D" w:rsidRDefault="0021575D">
      <w:pPr>
        <w:rPr>
          <w:rFonts w:asciiTheme="majorHAnsi" w:eastAsiaTheme="majorEastAsia" w:hAnsiTheme="majorHAnsi" w:cstheme="majorBidi"/>
          <w:color w:val="2F5496" w:themeColor="accent1" w:themeShade="BF"/>
          <w:sz w:val="32"/>
          <w:szCs w:val="32"/>
        </w:rPr>
      </w:pPr>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438BC1BD">
            <wp:extent cx="2712720" cy="4222115"/>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rotWithShape="1">
                    <a:blip r:embed="rId12" cstate="print">
                      <a:extLst>
                        <a:ext uri="{28A0092B-C50C-407E-A947-70E740481C1C}">
                          <a14:useLocalDpi xmlns:a14="http://schemas.microsoft.com/office/drawing/2010/main" val="0"/>
                        </a:ext>
                      </a:extLst>
                    </a:blip>
                    <a:srcRect l="26538" r="27821"/>
                    <a:stretch/>
                  </pic:blipFill>
                  <pic:spPr bwMode="auto">
                    <a:xfrm>
                      <a:off x="0" y="0"/>
                      <a:ext cx="2712720" cy="4222115"/>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066B8F67" w:rsidR="003E0B60" w:rsidRPr="00462B96" w:rsidRDefault="003E0B60" w:rsidP="008400A4">
      <w:pPr>
        <w:pStyle w:val="Caption"/>
      </w:pPr>
      <w:bookmarkStart w:id="188" w:name="_Ref94877166"/>
      <w:r>
        <w:t xml:space="preserve">Figure </w:t>
      </w:r>
      <w:fldSimple w:instr=" SEQ Figure \* ARABIC ">
        <w:r w:rsidR="009166BF">
          <w:rPr>
            <w:noProof/>
          </w:rPr>
          <w:t>1</w:t>
        </w:r>
      </w:fldSimple>
      <w:bookmarkEnd w:id="188"/>
      <w:r>
        <w:t>: Range delineation for sugar pine (green), developed from the USFS RMRS Live Tree Species Basal Area of the Contiguous United States 2000-2009. Inset shows position relative to North America.</w:t>
      </w:r>
    </w:p>
    <w:p w14:paraId="40E71624" w14:textId="77777777" w:rsidR="007E3804" w:rsidRDefault="007E3804" w:rsidP="008400A4">
      <w:pPr>
        <w:keepNext/>
      </w:pPr>
      <w:r>
        <w:rPr>
          <w:noProof/>
        </w:rPr>
        <w:lastRenderedPageBreak/>
        <w:drawing>
          <wp:inline distT="0" distB="0" distL="0" distR="0" wp14:anchorId="7E22CEF5" wp14:editId="11240FCB">
            <wp:extent cx="5658802" cy="6964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2602" cy="6993973"/>
                    </a:xfrm>
                    <a:prstGeom prst="rect">
                      <a:avLst/>
                    </a:prstGeom>
                  </pic:spPr>
                </pic:pic>
              </a:graphicData>
            </a:graphic>
          </wp:inline>
        </w:drawing>
      </w:r>
    </w:p>
    <w:p w14:paraId="7C4930ED" w14:textId="4D658E2B" w:rsidR="007E3804" w:rsidRDefault="007E3804" w:rsidP="007E3804">
      <w:pPr>
        <w:pStyle w:val="Caption"/>
      </w:pPr>
      <w:bookmarkStart w:id="189" w:name="_Ref93744929"/>
      <w:commentRangeStart w:id="190"/>
      <w:r>
        <w:t xml:space="preserve">Figure </w:t>
      </w:r>
      <w:r w:rsidR="00DB4E95">
        <w:fldChar w:fldCharType="begin"/>
      </w:r>
      <w:r w:rsidR="00DB4E95">
        <w:instrText xml:space="preserve"> SEQ Figure \* ARABIC </w:instrText>
      </w:r>
      <w:r w:rsidR="00DB4E95">
        <w:fldChar w:fldCharType="separate"/>
      </w:r>
      <w:r w:rsidR="009166BF">
        <w:rPr>
          <w:noProof/>
        </w:rPr>
        <w:t>2</w:t>
      </w:r>
      <w:r w:rsidR="00DB4E95">
        <w:rPr>
          <w:noProof/>
        </w:rPr>
        <w:fldChar w:fldCharType="end"/>
      </w:r>
      <w:bookmarkEnd w:id="189"/>
      <w:r w:rsidR="008400A4">
        <w:rPr>
          <w:noProof/>
        </w:rPr>
        <w:t xml:space="preserve">: </w:t>
      </w:r>
      <w:commentRangeEnd w:id="190"/>
      <w:r w:rsidR="00090276">
        <w:rPr>
          <w:rStyle w:val="CommentReference"/>
          <w:i w:val="0"/>
          <w:iCs w:val="0"/>
          <w:color w:val="auto"/>
        </w:rPr>
        <w:commentReference w:id="190"/>
      </w:r>
      <w:r w:rsidR="008400A4">
        <w:rPr>
          <w:noProof/>
        </w:rPr>
        <w:t xml:space="preserve">Fixed effects of initial DBH, fire, WPBR, neighborhood basal area, drought, and site dryness on survival. </w:t>
      </w:r>
      <w:r w:rsidR="00AC4853">
        <w:rPr>
          <w:noProof/>
        </w:rPr>
        <w:t>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parameters</w:t>
      </w:r>
      <w:r w:rsidR="00143E5F">
        <w:rPr>
          <w:noProof/>
        </w:rPr>
        <w:t xml:space="preserve">, resulting in a range of predicted survival for each set of explanatory variable values. Lines show the median predicted survival, darker ribbons show a 50% credible interval, and lighter ribbons show a 95% credible interval. Random </w:t>
      </w:r>
      <w:r w:rsidR="00143E5F">
        <w:rPr>
          <w:noProof/>
        </w:rPr>
        <w:lastRenderedPageBreak/>
        <w:t>effects were held at 0.</w:t>
      </w:r>
      <w:r w:rsidR="008A7C78">
        <w:rPr>
          <w:noProof/>
        </w:rPr>
        <w:t xml:space="preserve"> Note the varying scales 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5D348714" w14:textId="72487FFF" w:rsidR="007E3804" w:rsidRDefault="00143E5F" w:rsidP="008400A4">
      <w:pPr>
        <w:keepNext/>
      </w:pPr>
      <w:r>
        <w:rPr>
          <w:noProof/>
        </w:rPr>
        <w:t xml:space="preserve"> </w:t>
      </w:r>
      <w:r w:rsidR="007E3804">
        <w:rPr>
          <w:noProof/>
        </w:rPr>
        <w:drawing>
          <wp:inline distT="0" distB="0" distL="0" distR="0" wp14:anchorId="1515FA6E" wp14:editId="580D7A0C">
            <wp:extent cx="5640229" cy="694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5069" cy="6960085"/>
                    </a:xfrm>
                    <a:prstGeom prst="rect">
                      <a:avLst/>
                    </a:prstGeom>
                  </pic:spPr>
                </pic:pic>
              </a:graphicData>
            </a:graphic>
          </wp:inline>
        </w:drawing>
      </w:r>
    </w:p>
    <w:p w14:paraId="45744BE9" w14:textId="11FCC540" w:rsidR="007E3804" w:rsidRDefault="007E3804" w:rsidP="007E3804">
      <w:pPr>
        <w:pStyle w:val="Caption"/>
      </w:pPr>
      <w:bookmarkStart w:id="191" w:name="_Ref94611931"/>
      <w:r>
        <w:t xml:space="preserve">Figure </w:t>
      </w:r>
      <w:r w:rsidR="00DB4E95">
        <w:fldChar w:fldCharType="begin"/>
      </w:r>
      <w:r w:rsidR="00DB4E95">
        <w:instrText xml:space="preserve"> SEQ Figure \* ARABIC </w:instrText>
      </w:r>
      <w:r w:rsidR="00DB4E95">
        <w:fldChar w:fldCharType="separate"/>
      </w:r>
      <w:r w:rsidR="009166BF">
        <w:rPr>
          <w:noProof/>
        </w:rPr>
        <w:t>3</w:t>
      </w:r>
      <w:r w:rsidR="00DB4E95">
        <w:rPr>
          <w:noProof/>
        </w:rPr>
        <w:fldChar w:fldCharType="end"/>
      </w:r>
      <w:bookmarkEnd w:id="191"/>
      <w:r w:rsidR="00DE4D0E">
        <w:rPr>
          <w:noProof/>
        </w:rPr>
        <w:t>:</w:t>
      </w:r>
      <w:r w:rsidR="00143E5F" w:rsidRPr="00143E5F">
        <w:rPr>
          <w:noProof/>
        </w:rPr>
        <w:t xml:space="preserve"> </w:t>
      </w:r>
      <w:r w:rsidR="00143E5F">
        <w:rPr>
          <w:noProof/>
        </w:rPr>
        <w:t xml:space="preserve">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w:t>
      </w:r>
      <w:r w:rsidR="00143E5F">
        <w:rPr>
          <w:noProof/>
        </w:rPr>
        <w:lastRenderedPageBreak/>
        <w:t>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 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7A90CA33" w14:textId="77777777" w:rsidR="007E3804" w:rsidRDefault="007E3804" w:rsidP="008400A4">
      <w:pPr>
        <w:keepNext/>
      </w:pPr>
      <w:r>
        <w:rPr>
          <w:noProof/>
        </w:rPr>
        <w:drawing>
          <wp:inline distT="0" distB="0" distL="0" distR="0" wp14:anchorId="5BB37C55" wp14:editId="59AB0D32">
            <wp:extent cx="5637805" cy="6938838"/>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7805" cy="6938838"/>
                    </a:xfrm>
                    <a:prstGeom prst="rect">
                      <a:avLst/>
                    </a:prstGeom>
                  </pic:spPr>
                </pic:pic>
              </a:graphicData>
            </a:graphic>
          </wp:inline>
        </w:drawing>
      </w:r>
    </w:p>
    <w:p w14:paraId="6DB62EB3" w14:textId="7BF6D6C8" w:rsidR="007E3804" w:rsidRDefault="007E3804" w:rsidP="007E3804">
      <w:pPr>
        <w:pStyle w:val="Caption"/>
      </w:pPr>
      <w:bookmarkStart w:id="192" w:name="_Ref94613276"/>
      <w:r>
        <w:t xml:space="preserve">Figure </w:t>
      </w:r>
      <w:r w:rsidR="00DB4E95">
        <w:fldChar w:fldCharType="begin"/>
      </w:r>
      <w:r w:rsidR="00DB4E95">
        <w:instrText xml:space="preserve"> SEQ Figure \* ARABI</w:instrText>
      </w:r>
      <w:r w:rsidR="00DB4E95">
        <w:instrText xml:space="preserve">C </w:instrText>
      </w:r>
      <w:r w:rsidR="00DB4E95">
        <w:fldChar w:fldCharType="separate"/>
      </w:r>
      <w:r w:rsidR="009166BF">
        <w:rPr>
          <w:noProof/>
        </w:rPr>
        <w:t>4</w:t>
      </w:r>
      <w:r w:rsidR="00DB4E95">
        <w:rPr>
          <w:noProof/>
        </w:rPr>
        <w:fldChar w:fldCharType="end"/>
      </w:r>
      <w:bookmarkEnd w:id="192"/>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WPBR) or 0 (scaled mean, for basal area, drought, and site dryness). In the other panels, </w:t>
      </w:r>
      <w:r w:rsidR="00F23E3D">
        <w:rPr>
          <w:noProof/>
        </w:rPr>
        <w:t>fecundity</w:t>
      </w:r>
      <w:r w:rsidR="00143E5F">
        <w:rPr>
          <w:noProof/>
        </w:rPr>
        <w:t xml:space="preserve"> is predicted for stems of </w:t>
      </w:r>
      <w:r w:rsidR="00143E5F">
        <w:rPr>
          <w:noProof/>
        </w:rPr>
        <w:lastRenderedPageBreak/>
        <w:t>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w:t>
      </w:r>
      <w:r w:rsidR="00FD714B">
        <w:rPr>
          <w:noProof/>
        </w:rPr>
        <w:t xml:space="preserve"> and log</w:t>
      </w:r>
      <w:r w:rsidR="00FD714B" w:rsidRPr="00FD714B">
        <w:rPr>
          <w:noProof/>
          <w:vertAlign w:val="subscript"/>
        </w:rPr>
        <w:t>10</w:t>
      </w:r>
      <w:r w:rsidR="00FD714B">
        <w:rPr>
          <w:noProof/>
        </w:rPr>
        <w:t xml:space="preserve"> scaling </w:t>
      </w:r>
      <w:r w:rsidR="008A7C78">
        <w:rPr>
          <w:noProof/>
        </w:rPr>
        <w:t>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357A16E4" w14:textId="77777777" w:rsidR="00A708CE" w:rsidRDefault="00A708CE" w:rsidP="00A708CE">
      <w:pPr>
        <w:keepNext/>
      </w:pPr>
      <w:r>
        <w:rPr>
          <w:noProof/>
        </w:rPr>
        <w:drawing>
          <wp:inline distT="0" distB="0" distL="0" distR="0" wp14:anchorId="648EA25A" wp14:editId="360420A1">
            <wp:extent cx="5898192" cy="3718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6" cstate="print">
                      <a:extLst>
                        <a:ext uri="{28A0092B-C50C-407E-A947-70E740481C1C}">
                          <a14:useLocalDpi xmlns:a14="http://schemas.microsoft.com/office/drawing/2010/main" val="0"/>
                        </a:ext>
                      </a:extLst>
                    </a:blip>
                    <a:srcRect t="8784" b="8771"/>
                    <a:stretch/>
                  </pic:blipFill>
                  <pic:spPr bwMode="auto">
                    <a:xfrm>
                      <a:off x="0" y="0"/>
                      <a:ext cx="5903961" cy="3722197"/>
                    </a:xfrm>
                    <a:prstGeom prst="rect">
                      <a:avLst/>
                    </a:prstGeom>
                    <a:ln>
                      <a:noFill/>
                    </a:ln>
                    <a:extLst>
                      <a:ext uri="{53640926-AAD7-44D8-BBD7-CCE9431645EC}">
                        <a14:shadowObscured xmlns:a14="http://schemas.microsoft.com/office/drawing/2010/main"/>
                      </a:ext>
                    </a:extLst>
                  </pic:spPr>
                </pic:pic>
              </a:graphicData>
            </a:graphic>
          </wp:inline>
        </w:drawing>
      </w:r>
    </w:p>
    <w:p w14:paraId="631F8CF6" w14:textId="62908B55" w:rsidR="007E3804" w:rsidRPr="007E3804" w:rsidRDefault="00A708CE" w:rsidP="00A708CE">
      <w:pPr>
        <w:pStyle w:val="Caption"/>
      </w:pPr>
      <w:bookmarkStart w:id="193" w:name="_Ref94615945"/>
      <w:r>
        <w:t xml:space="preserve">Figure </w:t>
      </w:r>
      <w:r w:rsidR="00DB4E95">
        <w:fldChar w:fldCharType="begin"/>
      </w:r>
      <w:r w:rsidR="00DB4E95">
        <w:instrText xml:space="preserve"> SEQ Figure \* ARABIC </w:instrText>
      </w:r>
      <w:r w:rsidR="00DB4E95">
        <w:fldChar w:fldCharType="separate"/>
      </w:r>
      <w:r w:rsidR="009166BF">
        <w:rPr>
          <w:noProof/>
        </w:rPr>
        <w:t>5</w:t>
      </w:r>
      <w:r w:rsidR="00DB4E95">
        <w:rPr>
          <w:noProof/>
        </w:rPr>
        <w:fldChar w:fldCharType="end"/>
      </w:r>
      <w:bookmarkEnd w:id="193"/>
      <w:r w:rsidR="00F23E3D">
        <w:rPr>
          <w:noProof/>
        </w:rPr>
        <w:t xml:space="preserve">: Posterior median random effect values for ecoregion subsections where sugar pine was present in the training data. The three panels show the random effect values for the survival, growth, and fecundity sub models. Ecoregion random effects drawn from a normal distribution with mean 0 and variance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s</m:t>
                </m:r>
              </m:e>
            </m:d>
          </m:sub>
          <m:sup>
            <m:r>
              <w:rPr>
                <w:rFonts w:ascii="Cambria Math" w:eastAsiaTheme="minorEastAsia" w:hAnsi="Cambria Math"/>
              </w:rPr>
              <m:t>2</m:t>
            </m:r>
          </m:sup>
        </m:sSubSup>
      </m:oMath>
      <w:r w:rsidR="00F23E3D">
        <w:rPr>
          <w:rFonts w:eastAsiaTheme="minorEastAsia"/>
          <w:noProof/>
        </w:rPr>
        <w:t xml:space="preserv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g</m:t>
                </m:r>
              </m:e>
            </m:d>
          </m:sub>
          <m:sup>
            <m:r>
              <w:rPr>
                <w:rFonts w:ascii="Cambria Math" w:eastAsiaTheme="minorEastAsia" w:hAnsi="Cambria Math"/>
              </w:rPr>
              <m:t>2</m:t>
            </m:r>
          </m:sup>
        </m:sSubSup>
      </m:oMath>
      <w:r w:rsidR="00F23E3D">
        <w:rPr>
          <w:rFonts w:eastAsiaTheme="minorEastAsia"/>
          <w:noProof/>
        </w:rPr>
        <w:t xml:space="preserve">, and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f</m:t>
                </m:r>
              </m:e>
            </m:d>
          </m:sub>
          <m:sup>
            <m:r>
              <w:rPr>
                <w:rFonts w:ascii="Cambria Math" w:eastAsiaTheme="minorEastAsia" w:hAnsi="Cambria Math"/>
              </w:rPr>
              <m:t>2</m:t>
            </m:r>
          </m:sup>
        </m:sSubSup>
      </m:oMath>
      <w:r w:rsidR="00F23E3D">
        <w:rPr>
          <w:rFonts w:eastAsiaTheme="minorEastAsia"/>
          <w:noProof/>
        </w:rPr>
        <w:t xml:space="preserve"> for the survival, growth, and fecundity sub models, respectively. </w:t>
      </w:r>
      <w:r w:rsidR="008A7C78">
        <w:rPr>
          <w:rFonts w:eastAsiaTheme="minorEastAsia"/>
          <w:noProof/>
        </w:rPr>
        <w:t xml:space="preserve">Ecoregions have been clipped by the sugar pine range polygon. Ecoregion effects should be interpreted as representing broad-scale variation in vital rates across the range of sugar pine which is not explained by the other variables in the model (i.e., by individual size and its interactions with fire, WPBR, basal area, drought, and site dryness, or by plot-scale variation). </w:t>
      </w:r>
    </w:p>
    <w:p w14:paraId="33A71862" w14:textId="77777777" w:rsidR="001161D9" w:rsidRDefault="001161D9" w:rsidP="001161D9">
      <w:pPr>
        <w:keepNext/>
      </w:pPr>
      <w:r>
        <w:rPr>
          <w:noProof/>
        </w:rPr>
        <w:lastRenderedPageBreak/>
        <w:drawing>
          <wp:inline distT="0" distB="0" distL="0" distR="0" wp14:anchorId="7CF0ADA3" wp14:editId="35D83025">
            <wp:extent cx="3169925" cy="5943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9925" cy="5943610"/>
                    </a:xfrm>
                    <a:prstGeom prst="rect">
                      <a:avLst/>
                    </a:prstGeom>
                  </pic:spPr>
                </pic:pic>
              </a:graphicData>
            </a:graphic>
          </wp:inline>
        </w:drawing>
      </w:r>
    </w:p>
    <w:p w14:paraId="2C5F2E8F" w14:textId="61C4228D" w:rsidR="001161D9" w:rsidRDefault="001161D9" w:rsidP="001161D9">
      <w:pPr>
        <w:pStyle w:val="Caption"/>
      </w:pPr>
      <w:bookmarkStart w:id="194" w:name="_Ref94616225"/>
      <w:r>
        <w:t xml:space="preserve">Figure </w:t>
      </w:r>
      <w:r w:rsidR="00DB4E95">
        <w:fldChar w:fldCharType="begin"/>
      </w:r>
      <w:r w:rsidR="00DB4E95">
        <w:instrText xml:space="preserve"> SEQ Figure \* ARABIC </w:instrText>
      </w:r>
      <w:r w:rsidR="00DB4E95">
        <w:fldChar w:fldCharType="separate"/>
      </w:r>
      <w:r w:rsidR="009166BF">
        <w:rPr>
          <w:noProof/>
        </w:rPr>
        <w:t>6</w:t>
      </w:r>
      <w:r w:rsidR="00DB4E95">
        <w:rPr>
          <w:noProof/>
        </w:rPr>
        <w:fldChar w:fldCharType="end"/>
      </w:r>
      <w:bookmarkEnd w:id="194"/>
      <w:r>
        <w:t>: Posterior distribution of asymptotic population growth rate (Lambda) under a variety of hypothetical scenarios</w:t>
      </w:r>
      <w:r w:rsidR="00B41811">
        <w:t>,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w:t>
      </w:r>
      <w:r>
        <w:t>andom effect values are held at 0</w:t>
      </w:r>
      <w:r w:rsidR="00B41811">
        <w:t xml:space="preserve">, </w:t>
      </w:r>
      <w:r>
        <w:t>representing an average plot in an average ecoregion</w:t>
      </w:r>
      <w:r w:rsidR="00B41811">
        <w:t>. The bounds of the figure have been restricted for readability of scenarios other than “Low BA.”</w:t>
      </w:r>
    </w:p>
    <w:p w14:paraId="4004C18D" w14:textId="77777777" w:rsidR="009166BF" w:rsidRDefault="009166BF" w:rsidP="009166BF">
      <w:pPr>
        <w:keepNext/>
      </w:pPr>
      <w:r>
        <w:rPr>
          <w:noProof/>
        </w:rPr>
        <w:lastRenderedPageBreak/>
        <w:drawing>
          <wp:inline distT="0" distB="0" distL="0" distR="0" wp14:anchorId="6882C8FE" wp14:editId="6B220CD3">
            <wp:extent cx="5943612"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2CADA87C" w14:textId="6FBE6985" w:rsidR="009166BF" w:rsidRPr="009166BF" w:rsidRDefault="009166BF" w:rsidP="009166BF">
      <w:pPr>
        <w:pStyle w:val="Caption"/>
      </w:pPr>
      <w:bookmarkStart w:id="195" w:name="_Ref94620208"/>
      <w:commentRangeStart w:id="196"/>
      <w:r>
        <w:t xml:space="preserve">Figure </w:t>
      </w:r>
      <w:r w:rsidR="00DB4E95">
        <w:fldChar w:fldCharType="begin"/>
      </w:r>
      <w:r w:rsidR="00DB4E95">
        <w:instrText xml:space="preserve"> SEQ Figure \* ARABIC </w:instrText>
      </w:r>
      <w:r w:rsidR="00DB4E95">
        <w:fldChar w:fldCharType="separate"/>
      </w:r>
      <w:r>
        <w:rPr>
          <w:noProof/>
        </w:rPr>
        <w:t>7</w:t>
      </w:r>
      <w:r w:rsidR="00DB4E95">
        <w:rPr>
          <w:noProof/>
        </w:rPr>
        <w:fldChar w:fldCharType="end"/>
      </w:r>
      <w:bookmarkEnd w:id="195"/>
      <w:commentRangeEnd w:id="196"/>
      <w:r w:rsidR="004C0B8F">
        <w:rPr>
          <w:rStyle w:val="CommentReference"/>
          <w:i w:val="0"/>
          <w:iCs w:val="0"/>
          <w:color w:val="auto"/>
        </w:rPr>
        <w:commentReference w:id="196"/>
      </w:r>
      <w:r>
        <w:t>: Distribution of predicted asymptotic population growth rates (Lambda) across observed subplots where sugar pine was present during the initial census. The asymptotic population growth rate was predicted for each subplot using model parameter values held at their posterior medians. The bounds of the figure have been restricted for readability</w:t>
      </w:r>
      <w:r w:rsidR="00715CFB">
        <w:t>.</w:t>
      </w:r>
    </w:p>
    <w:p w14:paraId="743AF64E" w14:textId="752F5399" w:rsidR="008F25B6" w:rsidRDefault="008F25B6" w:rsidP="00E9049A">
      <w:r>
        <w:br w:type="page"/>
      </w:r>
    </w:p>
    <w:p w14:paraId="4A917602" w14:textId="5FC06DA3" w:rsidR="008F25B6" w:rsidRDefault="008F25B6" w:rsidP="008F25B6">
      <w:pPr>
        <w:pStyle w:val="Heading1"/>
      </w:pPr>
      <w:bookmarkStart w:id="197" w:name="_Ref93658815"/>
      <w:r>
        <w:lastRenderedPageBreak/>
        <w:t>Supplementary Materials</w:t>
      </w:r>
      <w:bookmarkEnd w:id="197"/>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A0EBFB4">
            <wp:extent cx="4526721" cy="297976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26721" cy="2979768"/>
                    </a:xfrm>
                    <a:prstGeom prst="rect">
                      <a:avLst/>
                    </a:prstGeom>
                  </pic:spPr>
                </pic:pic>
              </a:graphicData>
            </a:graphic>
          </wp:inline>
        </w:drawing>
      </w:r>
    </w:p>
    <w:p w14:paraId="0877D86D" w14:textId="396345B3" w:rsidR="008F25B6" w:rsidRDefault="008F25B6" w:rsidP="008F25B6">
      <w:pPr>
        <w:pStyle w:val="Caption"/>
        <w:rPr>
          <w:rFonts w:eastAsiaTheme="minorEastAsia"/>
        </w:rPr>
      </w:pPr>
      <w:bookmarkStart w:id="198" w:name="_Ref93658573"/>
      <w:r>
        <w:t xml:space="preserve">Supplementary Figure </w:t>
      </w:r>
      <w:fldSimple w:instr=" SEQ Supplementary_Figure \* ARABIC ">
        <w:r w:rsidR="003E04A3">
          <w:rPr>
            <w:noProof/>
          </w:rPr>
          <w:t>1</w:t>
        </w:r>
      </w:fldSimple>
      <w:bookmarkEnd w:id="198"/>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0479FBEB">
            <wp:extent cx="4515485" cy="3207635"/>
            <wp:effectExtent l="0" t="0" r="0"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31765" cy="3219200"/>
                    </a:xfrm>
                    <a:prstGeom prst="rect">
                      <a:avLst/>
                    </a:prstGeom>
                  </pic:spPr>
                </pic:pic>
              </a:graphicData>
            </a:graphic>
          </wp:inline>
        </w:drawing>
      </w:r>
    </w:p>
    <w:p w14:paraId="1EB7E987" w14:textId="699E8D73" w:rsidR="006144D6" w:rsidRDefault="006144D6" w:rsidP="006144D6">
      <w:pPr>
        <w:pStyle w:val="Caption"/>
      </w:pPr>
      <w:bookmarkStart w:id="199" w:name="_Ref93658580"/>
      <w:r>
        <w:t xml:space="preserve">Supplementary Figure </w:t>
      </w:r>
      <w:fldSimple w:instr=" SEQ Supplementary_Figure \* ARABIC ">
        <w:r w:rsidR="003E04A3">
          <w:rPr>
            <w:noProof/>
          </w:rPr>
          <w:t>2</w:t>
        </w:r>
      </w:fldSimple>
      <w:bookmarkEnd w:id="199"/>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8979B64">
            <wp:extent cx="4992063" cy="328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2063" cy="3286085"/>
                    </a:xfrm>
                    <a:prstGeom prst="rect">
                      <a:avLst/>
                    </a:prstGeom>
                  </pic:spPr>
                </pic:pic>
              </a:graphicData>
            </a:graphic>
          </wp:inline>
        </w:drawing>
      </w:r>
    </w:p>
    <w:p w14:paraId="121401EB" w14:textId="59C57447" w:rsidR="006144D6" w:rsidRDefault="00166284" w:rsidP="00166284">
      <w:pPr>
        <w:pStyle w:val="Caption"/>
      </w:pPr>
      <w:bookmarkStart w:id="200" w:name="_Ref93658585"/>
      <w:r>
        <w:t xml:space="preserve">Supplementary Figure </w:t>
      </w:r>
      <w:fldSimple w:instr=" SEQ Supplementary_Figure \* ARABIC ">
        <w:r w:rsidR="003E04A3">
          <w:rPr>
            <w:noProof/>
          </w:rPr>
          <w:t>3</w:t>
        </w:r>
      </w:fldSimple>
      <w:bookmarkEnd w:id="200"/>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059A7B57">
            <wp:extent cx="4709112" cy="334518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16469" cy="3350406"/>
                    </a:xfrm>
                    <a:prstGeom prst="rect">
                      <a:avLst/>
                    </a:prstGeom>
                  </pic:spPr>
                </pic:pic>
              </a:graphicData>
            </a:graphic>
          </wp:inline>
        </w:drawing>
      </w:r>
    </w:p>
    <w:p w14:paraId="13C04A4A" w14:textId="1C907B1F" w:rsidR="00166284" w:rsidRDefault="00166284" w:rsidP="00166284">
      <w:pPr>
        <w:pStyle w:val="Caption"/>
      </w:pPr>
      <w:bookmarkStart w:id="201" w:name="_Ref93658594"/>
      <w:r>
        <w:t xml:space="preserve">Supplementary Figure </w:t>
      </w:r>
      <w:fldSimple w:instr=" SEQ Supplementary_Figure \* ARABIC ">
        <w:r w:rsidR="003E04A3">
          <w:rPr>
            <w:noProof/>
          </w:rPr>
          <w:t>4</w:t>
        </w:r>
      </w:fldSimple>
      <w:bookmarkEnd w:id="201"/>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5D790EBC">
            <wp:extent cx="4559389" cy="3001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59389" cy="3001272"/>
                    </a:xfrm>
                    <a:prstGeom prst="rect">
                      <a:avLst/>
                    </a:prstGeom>
                  </pic:spPr>
                </pic:pic>
              </a:graphicData>
            </a:graphic>
          </wp:inline>
        </w:drawing>
      </w:r>
    </w:p>
    <w:p w14:paraId="501B2DA9" w14:textId="046AB594" w:rsidR="00166284" w:rsidRDefault="00166284" w:rsidP="00166284">
      <w:pPr>
        <w:pStyle w:val="Caption"/>
      </w:pPr>
      <w:bookmarkStart w:id="202" w:name="_Ref93658597"/>
      <w:r>
        <w:t xml:space="preserve">Supplementary Figure </w:t>
      </w:r>
      <w:fldSimple w:instr=" SEQ Supplementary_Figure \* ARABIC ">
        <w:r w:rsidR="003E04A3">
          <w:rPr>
            <w:noProof/>
          </w:rPr>
          <w:t>5</w:t>
        </w:r>
      </w:fldSimple>
      <w:bookmarkEnd w:id="202"/>
      <w:r>
        <w:t>: Posterior distributions (black) against prior distributions (red) for the fixed effect coefficients affecting fecundity in the recruitment model.</w:t>
      </w:r>
    </w:p>
    <w:p w14:paraId="0051D5B8" w14:textId="77777777" w:rsidR="00C45A1A" w:rsidRDefault="00C45A1A" w:rsidP="00C45A1A">
      <w:pPr>
        <w:keepNext/>
      </w:pPr>
      <w:commentRangeStart w:id="203"/>
      <w:r>
        <w:rPr>
          <w:noProof/>
        </w:rPr>
        <w:drawing>
          <wp:inline distT="0" distB="0" distL="0" distR="0" wp14:anchorId="2242AF05" wp14:editId="4D2FC233">
            <wp:extent cx="4419600" cy="3139521"/>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2760" cy="3141766"/>
                    </a:xfrm>
                    <a:prstGeom prst="rect">
                      <a:avLst/>
                    </a:prstGeom>
                  </pic:spPr>
                </pic:pic>
              </a:graphicData>
            </a:graphic>
          </wp:inline>
        </w:drawing>
      </w:r>
      <w:commentRangeEnd w:id="203"/>
      <w:r w:rsidR="001C02F2">
        <w:rPr>
          <w:rStyle w:val="CommentReference"/>
        </w:rPr>
        <w:commentReference w:id="203"/>
      </w:r>
    </w:p>
    <w:p w14:paraId="725CAA6F" w14:textId="633B505C" w:rsidR="00C45A1A" w:rsidRDefault="00C45A1A" w:rsidP="00C45A1A">
      <w:pPr>
        <w:pStyle w:val="Caption"/>
      </w:pPr>
      <w:bookmarkStart w:id="204" w:name="_Ref93658599"/>
      <w:r>
        <w:t xml:space="preserve">Supplementary Figure </w:t>
      </w:r>
      <w:fldSimple w:instr=" SEQ Supplementary_Figure \* ARABIC ">
        <w:r w:rsidR="003E04A3">
          <w:rPr>
            <w:noProof/>
          </w:rPr>
          <w:t>6</w:t>
        </w:r>
      </w:fldSimple>
      <w:bookmarkEnd w:id="204"/>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294E644">
            <wp:extent cx="5943010" cy="4222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324DC867" w14:textId="50F1F14E" w:rsidR="0027122B" w:rsidRDefault="0027122B" w:rsidP="0027122B">
      <w:pPr>
        <w:pStyle w:val="Caption"/>
      </w:pPr>
      <w:r>
        <w:t xml:space="preserve">Supplementary Figure </w:t>
      </w:r>
      <w:fldSimple w:instr=" SEQ Supplementary_Figure \* ARABIC ">
        <w:r w:rsidR="003E04A3">
          <w:rPr>
            <w:noProof/>
          </w:rPr>
          <w:t>7</w:t>
        </w:r>
      </w:fldSimple>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w:t>
      </w:r>
      <w:proofErr w:type="gramStart"/>
      <w:r w:rsidR="00873E42">
        <w:t>each individual</w:t>
      </w:r>
      <w:proofErr w:type="gramEnd"/>
      <w:r w:rsidR="00873E42">
        <w:t xml:space="preserve">,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71BA9C1C">
            <wp:extent cx="5943600" cy="422211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4858AA0B" w14:textId="258F48DD" w:rsidR="004438A3" w:rsidRDefault="004438A3" w:rsidP="004438A3">
      <w:pPr>
        <w:pStyle w:val="Caption"/>
      </w:pPr>
      <w:r>
        <w:t xml:space="preserve">Supplementary Figure </w:t>
      </w:r>
      <w:fldSimple w:instr=" SEQ Supplementary_Figure \* ARABIC ">
        <w:r w:rsidR="003E04A3">
          <w:rPr>
            <w:noProof/>
          </w:rPr>
          <w:t>8</w:t>
        </w:r>
      </w:fldSimple>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i.e. perfect prediction. The gray ribbon gives a 95% credible interval for size at remeasurement as predicted by the </w:t>
      </w:r>
      <w:proofErr w:type="gramStart"/>
      <w:r w:rsidR="00422EF5">
        <w:t>model, and</w:t>
      </w:r>
      <w:proofErr w:type="gramEnd"/>
      <w:r w:rsidR="00422EF5">
        <w:t xml:space="preserve">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59631769">
            <wp:extent cx="5943010" cy="4222115"/>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131CEB9" w14:textId="25197612" w:rsidR="00422EF5" w:rsidRDefault="00422EF5" w:rsidP="00422EF5">
      <w:pPr>
        <w:pStyle w:val="Caption"/>
      </w:pPr>
      <w:r>
        <w:t xml:space="preserve">Supplementary Figure </w:t>
      </w:r>
      <w:fldSimple w:instr=" SEQ Supplementary_Figure \* ARABIC ">
        <w:r w:rsidR="003E04A3">
          <w:rPr>
            <w:noProof/>
          </w:rPr>
          <w:t>9</w:t>
        </w:r>
      </w:fldSimple>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The blue line has slope 1 and intercept 0, i.e.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all the true values, indicating that </w:t>
      </w:r>
      <w:proofErr w:type="gramStart"/>
      <w:r w:rsidR="006E6E45">
        <w:t>all of</w:t>
      </w:r>
      <w:proofErr w:type="gramEnd"/>
      <w:r w:rsidR="006E6E45">
        <w:t xml:space="preserve">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79598273">
            <wp:extent cx="5943010" cy="4222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617C7AB" w14:textId="557EC0F6" w:rsidR="0026626B" w:rsidRDefault="00857BF9" w:rsidP="00857BF9">
      <w:pPr>
        <w:pStyle w:val="Caption"/>
      </w:pPr>
      <w:r>
        <w:t xml:space="preserve">Supplementary Figure </w:t>
      </w:r>
      <w:fldSimple w:instr=" SEQ Supplementary_Figure \* ARABIC ">
        <w:r w:rsidR="003E04A3">
          <w:rPr>
            <w:noProof/>
          </w:rPr>
          <w:t>10</w:t>
        </w:r>
      </w:fldSimple>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w:t>
      </w:r>
      <w:proofErr w:type="gramStart"/>
      <w:r>
        <w:t>each individual</w:t>
      </w:r>
      <w:proofErr w:type="gramEnd"/>
      <w:r>
        <w:t xml:space="preserve">,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144F072">
            <wp:extent cx="5943010" cy="4222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472115B4" w14:textId="1514AEB3" w:rsidR="00857BF9" w:rsidRDefault="00857BF9" w:rsidP="00857BF9">
      <w:pPr>
        <w:pStyle w:val="Caption"/>
      </w:pPr>
      <w:r>
        <w:t xml:space="preserve">Supplementary Figure </w:t>
      </w:r>
      <w:fldSimple w:instr=" SEQ Supplementary_Figure \* ARABIC ">
        <w:r w:rsidR="003E04A3">
          <w:rPr>
            <w:noProof/>
          </w:rPr>
          <w:t>11</w:t>
        </w:r>
      </w:fldSimple>
      <w:r w:rsidR="000B07C3">
        <w:rPr>
          <w:noProof/>
        </w:rPr>
        <w:t>:</w:t>
      </w:r>
      <w:r w:rsidRPr="00857BF9">
        <w:t xml:space="preserve"> </w:t>
      </w:r>
      <w:r>
        <w:t xml:space="preserve">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i.e. perfect prediction. The gray ribbon gives a 95% credible interval for size at remeasurement as predicted by the </w:t>
      </w:r>
      <w:proofErr w:type="gramStart"/>
      <w:r>
        <w:t>model, and</w:t>
      </w:r>
      <w:proofErr w:type="gramEnd"/>
      <w:r>
        <w:t xml:space="preserve">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494EC693">
            <wp:extent cx="5943600" cy="42221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64348548" w14:textId="312FE298" w:rsidR="003E04A3" w:rsidRDefault="003E04A3" w:rsidP="003E04A3">
      <w:pPr>
        <w:pStyle w:val="Caption"/>
      </w:pPr>
      <w:r>
        <w:t xml:space="preserve">Supplementary Figure </w:t>
      </w:r>
      <w:fldSimple w:instr=" SEQ Supplementary_Figure \* ARABIC ">
        <w:r>
          <w:rPr>
            <w:noProof/>
          </w:rPr>
          <w:t>12</w:t>
        </w:r>
      </w:fldSimple>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i.e.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all the observed counts are consistent with the variability expected from the model.</w:t>
      </w:r>
    </w:p>
    <w:p w14:paraId="484F3304" w14:textId="3D656DCB" w:rsidR="000B07C3" w:rsidRDefault="000B07C3">
      <w:r>
        <w:br w:type="page"/>
      </w:r>
    </w:p>
    <w:p w14:paraId="7731D97D" w14:textId="77777777" w:rsidR="000B07C3" w:rsidRPr="00F25243" w:rsidRDefault="000B07C3" w:rsidP="00F25243"/>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0B07C3" w:rsidRPr="000B07C3" w14:paraId="5A704033" w14:textId="77777777" w:rsidTr="000B07C3">
        <w:trPr>
          <w:trHeight w:val="288"/>
        </w:trPr>
        <w:tc>
          <w:tcPr>
            <w:tcW w:w="1354" w:type="dxa"/>
            <w:noWrap/>
            <w:hideMark/>
          </w:tcPr>
          <w:p w14:paraId="21650CE0" w14:textId="77777777" w:rsidR="000B07C3" w:rsidRPr="000B07C3" w:rsidRDefault="000B07C3">
            <w:pPr>
              <w:rPr>
                <w:b/>
                <w:bCs/>
              </w:rPr>
            </w:pPr>
            <w:r w:rsidRPr="000B07C3">
              <w:rPr>
                <w:b/>
                <w:bCs/>
              </w:rPr>
              <w:t>Parameter</w:t>
            </w:r>
          </w:p>
        </w:tc>
        <w:tc>
          <w:tcPr>
            <w:tcW w:w="960" w:type="dxa"/>
            <w:noWrap/>
            <w:hideMark/>
          </w:tcPr>
          <w:p w14:paraId="3CABC0D8" w14:textId="77777777" w:rsidR="000B07C3" w:rsidRPr="000B07C3" w:rsidRDefault="000B07C3">
            <w:pPr>
              <w:rPr>
                <w:b/>
                <w:bCs/>
              </w:rPr>
            </w:pPr>
            <w:r w:rsidRPr="000B07C3">
              <w:rPr>
                <w:b/>
                <w:bCs/>
              </w:rPr>
              <w:t>Mean</w:t>
            </w:r>
          </w:p>
        </w:tc>
        <w:tc>
          <w:tcPr>
            <w:tcW w:w="960" w:type="dxa"/>
            <w:noWrap/>
            <w:hideMark/>
          </w:tcPr>
          <w:p w14:paraId="241205A6" w14:textId="77777777" w:rsidR="000B07C3" w:rsidRPr="000B07C3" w:rsidRDefault="000B07C3">
            <w:pPr>
              <w:rPr>
                <w:b/>
                <w:bCs/>
              </w:rPr>
            </w:pPr>
            <w:r w:rsidRPr="000B07C3">
              <w:rPr>
                <w:b/>
                <w:bCs/>
              </w:rPr>
              <w:t>Median</w:t>
            </w:r>
          </w:p>
        </w:tc>
        <w:tc>
          <w:tcPr>
            <w:tcW w:w="960" w:type="dxa"/>
            <w:noWrap/>
            <w:hideMark/>
          </w:tcPr>
          <w:p w14:paraId="626F6959" w14:textId="77777777" w:rsidR="000B07C3" w:rsidRPr="000B07C3" w:rsidRDefault="000B07C3">
            <w:pPr>
              <w:rPr>
                <w:b/>
                <w:bCs/>
              </w:rPr>
            </w:pPr>
            <w:proofErr w:type="spellStart"/>
            <w:r w:rsidRPr="000B07C3">
              <w:rPr>
                <w:b/>
                <w:bCs/>
              </w:rPr>
              <w:t>StDev</w:t>
            </w:r>
            <w:proofErr w:type="spellEnd"/>
          </w:p>
        </w:tc>
        <w:tc>
          <w:tcPr>
            <w:tcW w:w="960" w:type="dxa"/>
            <w:noWrap/>
            <w:hideMark/>
          </w:tcPr>
          <w:p w14:paraId="67297670" w14:textId="77777777" w:rsidR="000B07C3" w:rsidRPr="000B07C3" w:rsidRDefault="000B07C3">
            <w:pPr>
              <w:rPr>
                <w:b/>
                <w:bCs/>
              </w:rPr>
            </w:pPr>
            <w:r w:rsidRPr="000B07C3">
              <w:rPr>
                <w:b/>
                <w:bCs/>
              </w:rPr>
              <w:t>q5</w:t>
            </w:r>
          </w:p>
        </w:tc>
        <w:tc>
          <w:tcPr>
            <w:tcW w:w="960" w:type="dxa"/>
            <w:noWrap/>
            <w:hideMark/>
          </w:tcPr>
          <w:p w14:paraId="3CB1913C" w14:textId="77777777" w:rsidR="000B07C3" w:rsidRPr="000B07C3" w:rsidRDefault="000B07C3">
            <w:pPr>
              <w:rPr>
                <w:b/>
                <w:bCs/>
              </w:rPr>
            </w:pPr>
            <w:r w:rsidRPr="000B07C3">
              <w:rPr>
                <w:b/>
                <w:bCs/>
              </w:rPr>
              <w:t>q95</w:t>
            </w:r>
          </w:p>
        </w:tc>
        <w:tc>
          <w:tcPr>
            <w:tcW w:w="960" w:type="dxa"/>
            <w:noWrap/>
            <w:hideMark/>
          </w:tcPr>
          <w:p w14:paraId="031D8FE1" w14:textId="77777777" w:rsidR="000B07C3" w:rsidRPr="000B07C3" w:rsidRDefault="000B07C3">
            <w:pPr>
              <w:rPr>
                <w:b/>
                <w:bCs/>
              </w:rPr>
            </w:pPr>
            <w:proofErr w:type="spellStart"/>
            <w:r w:rsidRPr="000B07C3">
              <w:rPr>
                <w:b/>
                <w:bCs/>
              </w:rPr>
              <w:t>rhat</w:t>
            </w:r>
            <w:proofErr w:type="spellEnd"/>
          </w:p>
        </w:tc>
        <w:tc>
          <w:tcPr>
            <w:tcW w:w="960" w:type="dxa"/>
            <w:noWrap/>
            <w:hideMark/>
          </w:tcPr>
          <w:p w14:paraId="20255F7D" w14:textId="77777777" w:rsidR="000B07C3" w:rsidRPr="000B07C3" w:rsidRDefault="000B07C3">
            <w:pPr>
              <w:rPr>
                <w:b/>
                <w:bCs/>
              </w:rPr>
            </w:pPr>
            <w:proofErr w:type="spellStart"/>
            <w:r w:rsidRPr="000B07C3">
              <w:rPr>
                <w:b/>
                <w:bCs/>
              </w:rPr>
              <w:t>ess_bulk</w:t>
            </w:r>
            <w:proofErr w:type="spellEnd"/>
          </w:p>
        </w:tc>
        <w:tc>
          <w:tcPr>
            <w:tcW w:w="960" w:type="dxa"/>
            <w:noWrap/>
            <w:hideMark/>
          </w:tcPr>
          <w:p w14:paraId="54CD1375" w14:textId="77777777" w:rsidR="000B07C3" w:rsidRPr="000B07C3" w:rsidRDefault="000B07C3">
            <w:pPr>
              <w:rPr>
                <w:b/>
                <w:bCs/>
              </w:rPr>
            </w:pPr>
            <w:proofErr w:type="spellStart"/>
            <w:r w:rsidRPr="000B07C3">
              <w:rPr>
                <w:b/>
                <w:bCs/>
              </w:rPr>
              <w:t>ess_tail</w:t>
            </w:r>
            <w:proofErr w:type="spellEnd"/>
          </w:p>
        </w:tc>
      </w:tr>
      <w:tr w:rsidR="000B07C3" w:rsidRPr="000B07C3" w14:paraId="50177D2E" w14:textId="77777777" w:rsidTr="000B07C3">
        <w:trPr>
          <w:trHeight w:val="288"/>
        </w:trPr>
        <w:tc>
          <w:tcPr>
            <w:tcW w:w="1354" w:type="dxa"/>
            <w:noWrap/>
            <w:hideMark/>
          </w:tcPr>
          <w:p w14:paraId="1F5BD66C" w14:textId="77777777" w:rsidR="000B07C3" w:rsidRPr="000B07C3" w:rsidRDefault="000B07C3">
            <w:pPr>
              <w:rPr>
                <w:b/>
                <w:bCs/>
              </w:rPr>
            </w:pPr>
            <w:r w:rsidRPr="000B07C3">
              <w:rPr>
                <w:b/>
                <w:bCs/>
              </w:rPr>
              <w:t>Intercept</w:t>
            </w:r>
          </w:p>
        </w:tc>
        <w:tc>
          <w:tcPr>
            <w:tcW w:w="960" w:type="dxa"/>
            <w:noWrap/>
            <w:hideMark/>
          </w:tcPr>
          <w:p w14:paraId="213DA44F" w14:textId="77777777" w:rsidR="000B07C3" w:rsidRPr="000B07C3" w:rsidRDefault="000B07C3" w:rsidP="000B07C3">
            <w:r w:rsidRPr="000B07C3">
              <w:t>2.08</w:t>
            </w:r>
          </w:p>
        </w:tc>
        <w:tc>
          <w:tcPr>
            <w:tcW w:w="960" w:type="dxa"/>
            <w:noWrap/>
            <w:hideMark/>
          </w:tcPr>
          <w:p w14:paraId="54D53195" w14:textId="77777777" w:rsidR="000B07C3" w:rsidRPr="000B07C3" w:rsidRDefault="000B07C3" w:rsidP="000B07C3">
            <w:r w:rsidRPr="000B07C3">
              <w:t>2.07</w:t>
            </w:r>
          </w:p>
        </w:tc>
        <w:tc>
          <w:tcPr>
            <w:tcW w:w="960" w:type="dxa"/>
            <w:noWrap/>
            <w:hideMark/>
          </w:tcPr>
          <w:p w14:paraId="11DBF487" w14:textId="77777777" w:rsidR="000B07C3" w:rsidRPr="000B07C3" w:rsidRDefault="000B07C3" w:rsidP="000B07C3">
            <w:r w:rsidRPr="000B07C3">
              <w:t>0.22</w:t>
            </w:r>
          </w:p>
        </w:tc>
        <w:tc>
          <w:tcPr>
            <w:tcW w:w="960" w:type="dxa"/>
            <w:noWrap/>
            <w:hideMark/>
          </w:tcPr>
          <w:p w14:paraId="3E4098E3" w14:textId="77777777" w:rsidR="000B07C3" w:rsidRPr="000B07C3" w:rsidRDefault="000B07C3" w:rsidP="000B07C3">
            <w:r w:rsidRPr="000B07C3">
              <w:t>1.72</w:t>
            </w:r>
          </w:p>
        </w:tc>
        <w:tc>
          <w:tcPr>
            <w:tcW w:w="960" w:type="dxa"/>
            <w:noWrap/>
            <w:hideMark/>
          </w:tcPr>
          <w:p w14:paraId="4F361EFF" w14:textId="77777777" w:rsidR="000B07C3" w:rsidRPr="000B07C3" w:rsidRDefault="000B07C3" w:rsidP="000B07C3">
            <w:r w:rsidRPr="000B07C3">
              <w:t>2.44</w:t>
            </w:r>
          </w:p>
        </w:tc>
        <w:tc>
          <w:tcPr>
            <w:tcW w:w="960" w:type="dxa"/>
            <w:noWrap/>
            <w:hideMark/>
          </w:tcPr>
          <w:p w14:paraId="6A4FF101" w14:textId="77777777" w:rsidR="000B07C3" w:rsidRPr="000B07C3" w:rsidRDefault="000B07C3" w:rsidP="000B07C3">
            <w:r w:rsidRPr="000B07C3">
              <w:t>1.00</w:t>
            </w:r>
          </w:p>
        </w:tc>
        <w:tc>
          <w:tcPr>
            <w:tcW w:w="960" w:type="dxa"/>
            <w:noWrap/>
            <w:hideMark/>
          </w:tcPr>
          <w:p w14:paraId="17DDA170" w14:textId="77777777" w:rsidR="000B07C3" w:rsidRPr="000B07C3" w:rsidRDefault="000B07C3" w:rsidP="000B07C3">
            <w:r w:rsidRPr="000B07C3">
              <w:t>1967.95</w:t>
            </w:r>
          </w:p>
        </w:tc>
        <w:tc>
          <w:tcPr>
            <w:tcW w:w="960" w:type="dxa"/>
            <w:noWrap/>
            <w:hideMark/>
          </w:tcPr>
          <w:p w14:paraId="2C86F2A5" w14:textId="77777777" w:rsidR="000B07C3" w:rsidRPr="000B07C3" w:rsidRDefault="000B07C3" w:rsidP="000B07C3">
            <w:r w:rsidRPr="000B07C3">
              <w:t>2695.36</w:t>
            </w:r>
          </w:p>
        </w:tc>
      </w:tr>
      <w:tr w:rsidR="000B07C3" w:rsidRPr="000B07C3" w14:paraId="6FCFF1D1" w14:textId="77777777" w:rsidTr="000B07C3">
        <w:trPr>
          <w:trHeight w:val="288"/>
        </w:trPr>
        <w:tc>
          <w:tcPr>
            <w:tcW w:w="1354" w:type="dxa"/>
            <w:noWrap/>
            <w:hideMark/>
          </w:tcPr>
          <w:p w14:paraId="302A345D" w14:textId="77777777" w:rsidR="000B07C3" w:rsidRPr="000B07C3" w:rsidRDefault="000B07C3">
            <w:pPr>
              <w:rPr>
                <w:b/>
                <w:bCs/>
              </w:rPr>
            </w:pPr>
            <w:r w:rsidRPr="000B07C3">
              <w:rPr>
                <w:b/>
                <w:bCs/>
              </w:rPr>
              <w:t>DBH (m)</w:t>
            </w:r>
          </w:p>
        </w:tc>
        <w:tc>
          <w:tcPr>
            <w:tcW w:w="960" w:type="dxa"/>
            <w:noWrap/>
            <w:hideMark/>
          </w:tcPr>
          <w:p w14:paraId="5E27A7C7" w14:textId="77777777" w:rsidR="000B07C3" w:rsidRPr="000B07C3" w:rsidRDefault="000B07C3" w:rsidP="000B07C3">
            <w:r w:rsidRPr="000B07C3">
              <w:t>1.19</w:t>
            </w:r>
          </w:p>
        </w:tc>
        <w:tc>
          <w:tcPr>
            <w:tcW w:w="960" w:type="dxa"/>
            <w:noWrap/>
            <w:hideMark/>
          </w:tcPr>
          <w:p w14:paraId="325C6EE3" w14:textId="77777777" w:rsidR="000B07C3" w:rsidRPr="000B07C3" w:rsidRDefault="000B07C3" w:rsidP="000B07C3">
            <w:r w:rsidRPr="000B07C3">
              <w:t>1.19</w:t>
            </w:r>
          </w:p>
        </w:tc>
        <w:tc>
          <w:tcPr>
            <w:tcW w:w="960" w:type="dxa"/>
            <w:noWrap/>
            <w:hideMark/>
          </w:tcPr>
          <w:p w14:paraId="1F16BC08" w14:textId="77777777" w:rsidR="000B07C3" w:rsidRPr="000B07C3" w:rsidRDefault="000B07C3" w:rsidP="000B07C3">
            <w:r w:rsidRPr="000B07C3">
              <w:t>0.29</w:t>
            </w:r>
          </w:p>
        </w:tc>
        <w:tc>
          <w:tcPr>
            <w:tcW w:w="960" w:type="dxa"/>
            <w:noWrap/>
            <w:hideMark/>
          </w:tcPr>
          <w:p w14:paraId="46382FE9" w14:textId="77777777" w:rsidR="000B07C3" w:rsidRPr="000B07C3" w:rsidRDefault="000B07C3" w:rsidP="000B07C3">
            <w:r w:rsidRPr="000B07C3">
              <w:t>0.71</w:t>
            </w:r>
          </w:p>
        </w:tc>
        <w:tc>
          <w:tcPr>
            <w:tcW w:w="960" w:type="dxa"/>
            <w:noWrap/>
            <w:hideMark/>
          </w:tcPr>
          <w:p w14:paraId="7492CF8A" w14:textId="77777777" w:rsidR="000B07C3" w:rsidRPr="000B07C3" w:rsidRDefault="000B07C3" w:rsidP="000B07C3">
            <w:r w:rsidRPr="000B07C3">
              <w:t>1.68</w:t>
            </w:r>
          </w:p>
        </w:tc>
        <w:tc>
          <w:tcPr>
            <w:tcW w:w="960" w:type="dxa"/>
            <w:noWrap/>
            <w:hideMark/>
          </w:tcPr>
          <w:p w14:paraId="3F30CF6D" w14:textId="77777777" w:rsidR="000B07C3" w:rsidRPr="000B07C3" w:rsidRDefault="000B07C3" w:rsidP="000B07C3">
            <w:r w:rsidRPr="000B07C3">
              <w:t>1.00</w:t>
            </w:r>
          </w:p>
        </w:tc>
        <w:tc>
          <w:tcPr>
            <w:tcW w:w="960" w:type="dxa"/>
            <w:noWrap/>
            <w:hideMark/>
          </w:tcPr>
          <w:p w14:paraId="4E9270D3" w14:textId="77777777" w:rsidR="000B07C3" w:rsidRPr="000B07C3" w:rsidRDefault="000B07C3" w:rsidP="000B07C3">
            <w:r w:rsidRPr="000B07C3">
              <w:t>1870.04</w:t>
            </w:r>
          </w:p>
        </w:tc>
        <w:tc>
          <w:tcPr>
            <w:tcW w:w="960" w:type="dxa"/>
            <w:noWrap/>
            <w:hideMark/>
          </w:tcPr>
          <w:p w14:paraId="62FF1B87" w14:textId="77777777" w:rsidR="000B07C3" w:rsidRPr="000B07C3" w:rsidRDefault="000B07C3" w:rsidP="000B07C3">
            <w:r w:rsidRPr="000B07C3">
              <w:t>2741.38</w:t>
            </w:r>
          </w:p>
        </w:tc>
      </w:tr>
      <w:tr w:rsidR="000B07C3" w:rsidRPr="000B07C3" w14:paraId="690243F3" w14:textId="77777777" w:rsidTr="000B07C3">
        <w:trPr>
          <w:trHeight w:val="288"/>
        </w:trPr>
        <w:tc>
          <w:tcPr>
            <w:tcW w:w="1354" w:type="dxa"/>
            <w:noWrap/>
            <w:hideMark/>
          </w:tcPr>
          <w:p w14:paraId="177CCEB9" w14:textId="77777777" w:rsidR="000B07C3" w:rsidRPr="000B07C3" w:rsidRDefault="000B07C3">
            <w:pPr>
              <w:rPr>
                <w:b/>
                <w:bCs/>
              </w:rPr>
            </w:pPr>
            <w:r w:rsidRPr="000B07C3">
              <w:rPr>
                <w:b/>
                <w:bCs/>
              </w:rPr>
              <w:t>Fire</w:t>
            </w:r>
          </w:p>
        </w:tc>
        <w:tc>
          <w:tcPr>
            <w:tcW w:w="960" w:type="dxa"/>
            <w:noWrap/>
            <w:hideMark/>
          </w:tcPr>
          <w:p w14:paraId="2A1342FC" w14:textId="77777777" w:rsidR="000B07C3" w:rsidRPr="000B07C3" w:rsidRDefault="000B07C3" w:rsidP="000B07C3">
            <w:r w:rsidRPr="000B07C3">
              <w:t>-3.32</w:t>
            </w:r>
          </w:p>
        </w:tc>
        <w:tc>
          <w:tcPr>
            <w:tcW w:w="960" w:type="dxa"/>
            <w:noWrap/>
            <w:hideMark/>
          </w:tcPr>
          <w:p w14:paraId="3FFD84BB" w14:textId="77777777" w:rsidR="000B07C3" w:rsidRPr="000B07C3" w:rsidRDefault="000B07C3" w:rsidP="000B07C3">
            <w:r w:rsidRPr="000B07C3">
              <w:t>-3.31</w:t>
            </w:r>
          </w:p>
        </w:tc>
        <w:tc>
          <w:tcPr>
            <w:tcW w:w="960" w:type="dxa"/>
            <w:noWrap/>
            <w:hideMark/>
          </w:tcPr>
          <w:p w14:paraId="7BD9C2D6" w14:textId="77777777" w:rsidR="000B07C3" w:rsidRPr="000B07C3" w:rsidRDefault="000B07C3" w:rsidP="000B07C3">
            <w:r w:rsidRPr="000B07C3">
              <w:t>0.43</w:t>
            </w:r>
          </w:p>
        </w:tc>
        <w:tc>
          <w:tcPr>
            <w:tcW w:w="960" w:type="dxa"/>
            <w:noWrap/>
            <w:hideMark/>
          </w:tcPr>
          <w:p w14:paraId="6C1481D4" w14:textId="77777777" w:rsidR="000B07C3" w:rsidRPr="000B07C3" w:rsidRDefault="000B07C3" w:rsidP="000B07C3">
            <w:r w:rsidRPr="000B07C3">
              <w:t>-4.03</w:t>
            </w:r>
          </w:p>
        </w:tc>
        <w:tc>
          <w:tcPr>
            <w:tcW w:w="960" w:type="dxa"/>
            <w:noWrap/>
            <w:hideMark/>
          </w:tcPr>
          <w:p w14:paraId="69C5860B" w14:textId="77777777" w:rsidR="000B07C3" w:rsidRPr="000B07C3" w:rsidRDefault="000B07C3" w:rsidP="000B07C3">
            <w:r w:rsidRPr="000B07C3">
              <w:t>-2.63</w:t>
            </w:r>
          </w:p>
        </w:tc>
        <w:tc>
          <w:tcPr>
            <w:tcW w:w="960" w:type="dxa"/>
            <w:noWrap/>
            <w:hideMark/>
          </w:tcPr>
          <w:p w14:paraId="59B440B7" w14:textId="77777777" w:rsidR="000B07C3" w:rsidRPr="000B07C3" w:rsidRDefault="000B07C3" w:rsidP="000B07C3">
            <w:r w:rsidRPr="000B07C3">
              <w:t>1.00</w:t>
            </w:r>
          </w:p>
        </w:tc>
        <w:tc>
          <w:tcPr>
            <w:tcW w:w="960" w:type="dxa"/>
            <w:noWrap/>
            <w:hideMark/>
          </w:tcPr>
          <w:p w14:paraId="73239BD2" w14:textId="77777777" w:rsidR="000B07C3" w:rsidRPr="000B07C3" w:rsidRDefault="000B07C3" w:rsidP="000B07C3">
            <w:r w:rsidRPr="000B07C3">
              <w:t>1933.64</w:t>
            </w:r>
          </w:p>
        </w:tc>
        <w:tc>
          <w:tcPr>
            <w:tcW w:w="960" w:type="dxa"/>
            <w:noWrap/>
            <w:hideMark/>
          </w:tcPr>
          <w:p w14:paraId="381DC458" w14:textId="77777777" w:rsidR="000B07C3" w:rsidRPr="000B07C3" w:rsidRDefault="000B07C3" w:rsidP="000B07C3">
            <w:r w:rsidRPr="000B07C3">
              <w:t>2758.74</w:t>
            </w:r>
          </w:p>
        </w:tc>
      </w:tr>
      <w:tr w:rsidR="000B07C3" w:rsidRPr="000B07C3" w14:paraId="504C237E" w14:textId="77777777" w:rsidTr="000B07C3">
        <w:trPr>
          <w:trHeight w:val="288"/>
        </w:trPr>
        <w:tc>
          <w:tcPr>
            <w:tcW w:w="1354" w:type="dxa"/>
            <w:noWrap/>
            <w:hideMark/>
          </w:tcPr>
          <w:p w14:paraId="16F5B545" w14:textId="77777777" w:rsidR="000B07C3" w:rsidRPr="000B07C3" w:rsidRDefault="000B07C3">
            <w:pPr>
              <w:rPr>
                <w:b/>
                <w:bCs/>
              </w:rPr>
            </w:pPr>
            <w:r w:rsidRPr="000B07C3">
              <w:rPr>
                <w:b/>
                <w:bCs/>
              </w:rPr>
              <w:t>WPBR</w:t>
            </w:r>
          </w:p>
        </w:tc>
        <w:tc>
          <w:tcPr>
            <w:tcW w:w="960" w:type="dxa"/>
            <w:noWrap/>
            <w:hideMark/>
          </w:tcPr>
          <w:p w14:paraId="6B37D26F" w14:textId="77777777" w:rsidR="000B07C3" w:rsidRPr="000B07C3" w:rsidRDefault="000B07C3" w:rsidP="000B07C3">
            <w:r w:rsidRPr="000B07C3">
              <w:t>-1.32</w:t>
            </w:r>
          </w:p>
        </w:tc>
        <w:tc>
          <w:tcPr>
            <w:tcW w:w="960" w:type="dxa"/>
            <w:noWrap/>
            <w:hideMark/>
          </w:tcPr>
          <w:p w14:paraId="5790D945" w14:textId="77777777" w:rsidR="000B07C3" w:rsidRPr="000B07C3" w:rsidRDefault="000B07C3" w:rsidP="000B07C3">
            <w:r w:rsidRPr="000B07C3">
              <w:t>-1.31</w:t>
            </w:r>
          </w:p>
        </w:tc>
        <w:tc>
          <w:tcPr>
            <w:tcW w:w="960" w:type="dxa"/>
            <w:noWrap/>
            <w:hideMark/>
          </w:tcPr>
          <w:p w14:paraId="6AEC0A19" w14:textId="77777777" w:rsidR="000B07C3" w:rsidRPr="000B07C3" w:rsidRDefault="000B07C3" w:rsidP="000B07C3">
            <w:r w:rsidRPr="000B07C3">
              <w:t>0.47</w:t>
            </w:r>
          </w:p>
        </w:tc>
        <w:tc>
          <w:tcPr>
            <w:tcW w:w="960" w:type="dxa"/>
            <w:noWrap/>
            <w:hideMark/>
          </w:tcPr>
          <w:p w14:paraId="7C4C5FB5" w14:textId="77777777" w:rsidR="000B07C3" w:rsidRPr="000B07C3" w:rsidRDefault="000B07C3" w:rsidP="000B07C3">
            <w:r w:rsidRPr="000B07C3">
              <w:t>-2.08</w:t>
            </w:r>
          </w:p>
        </w:tc>
        <w:tc>
          <w:tcPr>
            <w:tcW w:w="960" w:type="dxa"/>
            <w:noWrap/>
            <w:hideMark/>
          </w:tcPr>
          <w:p w14:paraId="1900A20F" w14:textId="77777777" w:rsidR="000B07C3" w:rsidRPr="000B07C3" w:rsidRDefault="000B07C3" w:rsidP="000B07C3">
            <w:r w:rsidRPr="000B07C3">
              <w:t>-0.53</w:t>
            </w:r>
          </w:p>
        </w:tc>
        <w:tc>
          <w:tcPr>
            <w:tcW w:w="960" w:type="dxa"/>
            <w:noWrap/>
            <w:hideMark/>
          </w:tcPr>
          <w:p w14:paraId="4855E44D" w14:textId="77777777" w:rsidR="000B07C3" w:rsidRPr="000B07C3" w:rsidRDefault="000B07C3" w:rsidP="000B07C3">
            <w:r w:rsidRPr="000B07C3">
              <w:t>1.00</w:t>
            </w:r>
          </w:p>
        </w:tc>
        <w:tc>
          <w:tcPr>
            <w:tcW w:w="960" w:type="dxa"/>
            <w:noWrap/>
            <w:hideMark/>
          </w:tcPr>
          <w:p w14:paraId="2224496C" w14:textId="77777777" w:rsidR="000B07C3" w:rsidRPr="000B07C3" w:rsidRDefault="000B07C3" w:rsidP="000B07C3">
            <w:r w:rsidRPr="000B07C3">
              <w:t>2820.09</w:t>
            </w:r>
          </w:p>
        </w:tc>
        <w:tc>
          <w:tcPr>
            <w:tcW w:w="960" w:type="dxa"/>
            <w:noWrap/>
            <w:hideMark/>
          </w:tcPr>
          <w:p w14:paraId="652179D7" w14:textId="77777777" w:rsidR="000B07C3" w:rsidRPr="000B07C3" w:rsidRDefault="000B07C3" w:rsidP="000B07C3">
            <w:r w:rsidRPr="000B07C3">
              <w:t>2908.17</w:t>
            </w:r>
          </w:p>
        </w:tc>
      </w:tr>
      <w:tr w:rsidR="000B07C3" w:rsidRPr="000B07C3" w14:paraId="721DF1D6" w14:textId="77777777" w:rsidTr="000B07C3">
        <w:trPr>
          <w:trHeight w:val="288"/>
        </w:trPr>
        <w:tc>
          <w:tcPr>
            <w:tcW w:w="1354" w:type="dxa"/>
            <w:noWrap/>
            <w:hideMark/>
          </w:tcPr>
          <w:p w14:paraId="13FA7251" w14:textId="77777777" w:rsidR="000B07C3" w:rsidRPr="000B07C3" w:rsidRDefault="000B07C3">
            <w:pPr>
              <w:rPr>
                <w:b/>
                <w:bCs/>
              </w:rPr>
            </w:pPr>
            <w:r w:rsidRPr="000B07C3">
              <w:rPr>
                <w:b/>
                <w:bCs/>
              </w:rPr>
              <w:t>Basal Area</w:t>
            </w:r>
          </w:p>
        </w:tc>
        <w:tc>
          <w:tcPr>
            <w:tcW w:w="960" w:type="dxa"/>
            <w:noWrap/>
            <w:hideMark/>
          </w:tcPr>
          <w:p w14:paraId="0A00433A" w14:textId="77777777" w:rsidR="000B07C3" w:rsidRPr="000B07C3" w:rsidRDefault="000B07C3" w:rsidP="000B07C3">
            <w:r w:rsidRPr="000B07C3">
              <w:t>0.28</w:t>
            </w:r>
          </w:p>
        </w:tc>
        <w:tc>
          <w:tcPr>
            <w:tcW w:w="960" w:type="dxa"/>
            <w:noWrap/>
            <w:hideMark/>
          </w:tcPr>
          <w:p w14:paraId="471FCB95" w14:textId="77777777" w:rsidR="000B07C3" w:rsidRPr="000B07C3" w:rsidRDefault="000B07C3" w:rsidP="000B07C3">
            <w:r w:rsidRPr="000B07C3">
              <w:t>0.28</w:t>
            </w:r>
          </w:p>
        </w:tc>
        <w:tc>
          <w:tcPr>
            <w:tcW w:w="960" w:type="dxa"/>
            <w:noWrap/>
            <w:hideMark/>
          </w:tcPr>
          <w:p w14:paraId="29D1DFDB" w14:textId="77777777" w:rsidR="000B07C3" w:rsidRPr="000B07C3" w:rsidRDefault="000B07C3" w:rsidP="000B07C3">
            <w:r w:rsidRPr="000B07C3">
              <w:t>0.15</w:t>
            </w:r>
          </w:p>
        </w:tc>
        <w:tc>
          <w:tcPr>
            <w:tcW w:w="960" w:type="dxa"/>
            <w:noWrap/>
            <w:hideMark/>
          </w:tcPr>
          <w:p w14:paraId="7385AE65" w14:textId="77777777" w:rsidR="000B07C3" w:rsidRPr="000B07C3" w:rsidRDefault="000B07C3" w:rsidP="000B07C3">
            <w:r w:rsidRPr="000B07C3">
              <w:t>0.03</w:t>
            </w:r>
          </w:p>
        </w:tc>
        <w:tc>
          <w:tcPr>
            <w:tcW w:w="960" w:type="dxa"/>
            <w:noWrap/>
            <w:hideMark/>
          </w:tcPr>
          <w:p w14:paraId="6A8050B9" w14:textId="77777777" w:rsidR="000B07C3" w:rsidRPr="000B07C3" w:rsidRDefault="000B07C3" w:rsidP="000B07C3">
            <w:r w:rsidRPr="000B07C3">
              <w:t>0.53</w:t>
            </w:r>
          </w:p>
        </w:tc>
        <w:tc>
          <w:tcPr>
            <w:tcW w:w="960" w:type="dxa"/>
            <w:noWrap/>
            <w:hideMark/>
          </w:tcPr>
          <w:p w14:paraId="57A5C91C" w14:textId="77777777" w:rsidR="000B07C3" w:rsidRPr="000B07C3" w:rsidRDefault="000B07C3" w:rsidP="000B07C3">
            <w:r w:rsidRPr="000B07C3">
              <w:t>1.00</w:t>
            </w:r>
          </w:p>
        </w:tc>
        <w:tc>
          <w:tcPr>
            <w:tcW w:w="960" w:type="dxa"/>
            <w:noWrap/>
            <w:hideMark/>
          </w:tcPr>
          <w:p w14:paraId="0E211356" w14:textId="77777777" w:rsidR="000B07C3" w:rsidRPr="000B07C3" w:rsidRDefault="000B07C3" w:rsidP="000B07C3">
            <w:r w:rsidRPr="000B07C3">
              <w:t>2338.83</w:t>
            </w:r>
          </w:p>
        </w:tc>
        <w:tc>
          <w:tcPr>
            <w:tcW w:w="960" w:type="dxa"/>
            <w:noWrap/>
            <w:hideMark/>
          </w:tcPr>
          <w:p w14:paraId="25EF8DC1" w14:textId="77777777" w:rsidR="000B07C3" w:rsidRPr="000B07C3" w:rsidRDefault="000B07C3" w:rsidP="000B07C3">
            <w:r w:rsidRPr="000B07C3">
              <w:t>2796.97</w:t>
            </w:r>
          </w:p>
        </w:tc>
      </w:tr>
      <w:tr w:rsidR="000B07C3" w:rsidRPr="000B07C3" w14:paraId="5D9BAD4B" w14:textId="77777777" w:rsidTr="000B07C3">
        <w:trPr>
          <w:trHeight w:val="288"/>
        </w:trPr>
        <w:tc>
          <w:tcPr>
            <w:tcW w:w="1354" w:type="dxa"/>
            <w:noWrap/>
            <w:hideMark/>
          </w:tcPr>
          <w:p w14:paraId="01D39EF3" w14:textId="77777777" w:rsidR="000B07C3" w:rsidRPr="000B07C3" w:rsidRDefault="000B07C3">
            <w:pPr>
              <w:rPr>
                <w:b/>
                <w:bCs/>
              </w:rPr>
            </w:pPr>
            <w:r w:rsidRPr="000B07C3">
              <w:rPr>
                <w:b/>
                <w:bCs/>
              </w:rPr>
              <w:t>Drought</w:t>
            </w:r>
          </w:p>
        </w:tc>
        <w:tc>
          <w:tcPr>
            <w:tcW w:w="960" w:type="dxa"/>
            <w:noWrap/>
            <w:hideMark/>
          </w:tcPr>
          <w:p w14:paraId="2E857BAA" w14:textId="77777777" w:rsidR="000B07C3" w:rsidRPr="000B07C3" w:rsidRDefault="000B07C3" w:rsidP="000B07C3">
            <w:r w:rsidRPr="000B07C3">
              <w:t>-0.27</w:t>
            </w:r>
          </w:p>
        </w:tc>
        <w:tc>
          <w:tcPr>
            <w:tcW w:w="960" w:type="dxa"/>
            <w:noWrap/>
            <w:hideMark/>
          </w:tcPr>
          <w:p w14:paraId="51E5E2C1" w14:textId="77777777" w:rsidR="000B07C3" w:rsidRPr="000B07C3" w:rsidRDefault="000B07C3" w:rsidP="000B07C3">
            <w:r w:rsidRPr="000B07C3">
              <w:t>-0.27</w:t>
            </w:r>
          </w:p>
        </w:tc>
        <w:tc>
          <w:tcPr>
            <w:tcW w:w="960" w:type="dxa"/>
            <w:noWrap/>
            <w:hideMark/>
          </w:tcPr>
          <w:p w14:paraId="7B38E738" w14:textId="77777777" w:rsidR="000B07C3" w:rsidRPr="000B07C3" w:rsidRDefault="000B07C3" w:rsidP="000B07C3">
            <w:r w:rsidRPr="000B07C3">
              <w:t>0.17</w:t>
            </w:r>
          </w:p>
        </w:tc>
        <w:tc>
          <w:tcPr>
            <w:tcW w:w="960" w:type="dxa"/>
            <w:noWrap/>
            <w:hideMark/>
          </w:tcPr>
          <w:p w14:paraId="510B38C4" w14:textId="77777777" w:rsidR="000B07C3" w:rsidRPr="000B07C3" w:rsidRDefault="000B07C3" w:rsidP="000B07C3">
            <w:r w:rsidRPr="000B07C3">
              <w:t>-0.55</w:t>
            </w:r>
          </w:p>
        </w:tc>
        <w:tc>
          <w:tcPr>
            <w:tcW w:w="960" w:type="dxa"/>
            <w:noWrap/>
            <w:hideMark/>
          </w:tcPr>
          <w:p w14:paraId="368DA6EC" w14:textId="77777777" w:rsidR="000B07C3" w:rsidRPr="000B07C3" w:rsidRDefault="000B07C3" w:rsidP="000B07C3">
            <w:r w:rsidRPr="000B07C3">
              <w:t>0.00</w:t>
            </w:r>
          </w:p>
        </w:tc>
        <w:tc>
          <w:tcPr>
            <w:tcW w:w="960" w:type="dxa"/>
            <w:noWrap/>
            <w:hideMark/>
          </w:tcPr>
          <w:p w14:paraId="73497EE7" w14:textId="77777777" w:rsidR="000B07C3" w:rsidRPr="000B07C3" w:rsidRDefault="000B07C3" w:rsidP="000B07C3">
            <w:r w:rsidRPr="000B07C3">
              <w:t>1.00</w:t>
            </w:r>
          </w:p>
        </w:tc>
        <w:tc>
          <w:tcPr>
            <w:tcW w:w="960" w:type="dxa"/>
            <w:noWrap/>
            <w:hideMark/>
          </w:tcPr>
          <w:p w14:paraId="65965595" w14:textId="77777777" w:rsidR="000B07C3" w:rsidRPr="000B07C3" w:rsidRDefault="000B07C3" w:rsidP="000B07C3">
            <w:r w:rsidRPr="000B07C3">
              <w:t>1653.54</w:t>
            </w:r>
          </w:p>
        </w:tc>
        <w:tc>
          <w:tcPr>
            <w:tcW w:w="960" w:type="dxa"/>
            <w:noWrap/>
            <w:hideMark/>
          </w:tcPr>
          <w:p w14:paraId="535E2419" w14:textId="77777777" w:rsidR="000B07C3" w:rsidRPr="000B07C3" w:rsidRDefault="000B07C3" w:rsidP="000B07C3">
            <w:r w:rsidRPr="000B07C3">
              <w:t>2330.94</w:t>
            </w:r>
          </w:p>
        </w:tc>
      </w:tr>
      <w:tr w:rsidR="000B07C3" w:rsidRPr="000B07C3" w14:paraId="2AC1F8AA" w14:textId="77777777" w:rsidTr="000B07C3">
        <w:trPr>
          <w:trHeight w:val="288"/>
        </w:trPr>
        <w:tc>
          <w:tcPr>
            <w:tcW w:w="1354" w:type="dxa"/>
            <w:noWrap/>
            <w:hideMark/>
          </w:tcPr>
          <w:p w14:paraId="38540AC3" w14:textId="77777777" w:rsidR="000B07C3" w:rsidRPr="000B07C3" w:rsidRDefault="000B07C3">
            <w:pPr>
              <w:rPr>
                <w:b/>
                <w:bCs/>
              </w:rPr>
            </w:pPr>
            <w:r w:rsidRPr="000B07C3">
              <w:rPr>
                <w:b/>
                <w:bCs/>
              </w:rPr>
              <w:t>Site Dryness</w:t>
            </w:r>
          </w:p>
        </w:tc>
        <w:tc>
          <w:tcPr>
            <w:tcW w:w="960" w:type="dxa"/>
            <w:noWrap/>
            <w:hideMark/>
          </w:tcPr>
          <w:p w14:paraId="0B2D9FA1" w14:textId="77777777" w:rsidR="000B07C3" w:rsidRPr="000B07C3" w:rsidRDefault="000B07C3" w:rsidP="000B07C3">
            <w:r w:rsidRPr="000B07C3">
              <w:t>-0.24</w:t>
            </w:r>
          </w:p>
        </w:tc>
        <w:tc>
          <w:tcPr>
            <w:tcW w:w="960" w:type="dxa"/>
            <w:noWrap/>
            <w:hideMark/>
          </w:tcPr>
          <w:p w14:paraId="70518D39" w14:textId="77777777" w:rsidR="000B07C3" w:rsidRPr="000B07C3" w:rsidRDefault="000B07C3" w:rsidP="000B07C3">
            <w:r w:rsidRPr="000B07C3">
              <w:t>-0.24</w:t>
            </w:r>
          </w:p>
        </w:tc>
        <w:tc>
          <w:tcPr>
            <w:tcW w:w="960" w:type="dxa"/>
            <w:noWrap/>
            <w:hideMark/>
          </w:tcPr>
          <w:p w14:paraId="03A3A438" w14:textId="77777777" w:rsidR="000B07C3" w:rsidRPr="000B07C3" w:rsidRDefault="000B07C3" w:rsidP="000B07C3">
            <w:r w:rsidRPr="000B07C3">
              <w:t>0.20</w:t>
            </w:r>
          </w:p>
        </w:tc>
        <w:tc>
          <w:tcPr>
            <w:tcW w:w="960" w:type="dxa"/>
            <w:noWrap/>
            <w:hideMark/>
          </w:tcPr>
          <w:p w14:paraId="37DFAA06" w14:textId="77777777" w:rsidR="000B07C3" w:rsidRPr="000B07C3" w:rsidRDefault="000B07C3" w:rsidP="000B07C3">
            <w:r w:rsidRPr="000B07C3">
              <w:t>-0.57</w:t>
            </w:r>
          </w:p>
        </w:tc>
        <w:tc>
          <w:tcPr>
            <w:tcW w:w="960" w:type="dxa"/>
            <w:noWrap/>
            <w:hideMark/>
          </w:tcPr>
          <w:p w14:paraId="1A8A6C11" w14:textId="77777777" w:rsidR="000B07C3" w:rsidRPr="000B07C3" w:rsidRDefault="000B07C3" w:rsidP="000B07C3">
            <w:r w:rsidRPr="000B07C3">
              <w:t>0.10</w:t>
            </w:r>
          </w:p>
        </w:tc>
        <w:tc>
          <w:tcPr>
            <w:tcW w:w="960" w:type="dxa"/>
            <w:noWrap/>
            <w:hideMark/>
          </w:tcPr>
          <w:p w14:paraId="4B609161" w14:textId="77777777" w:rsidR="000B07C3" w:rsidRPr="000B07C3" w:rsidRDefault="000B07C3" w:rsidP="000B07C3">
            <w:r w:rsidRPr="000B07C3">
              <w:t>1.00</w:t>
            </w:r>
          </w:p>
        </w:tc>
        <w:tc>
          <w:tcPr>
            <w:tcW w:w="960" w:type="dxa"/>
            <w:noWrap/>
            <w:hideMark/>
          </w:tcPr>
          <w:p w14:paraId="52B621D6" w14:textId="77777777" w:rsidR="000B07C3" w:rsidRPr="000B07C3" w:rsidRDefault="000B07C3" w:rsidP="000B07C3">
            <w:r w:rsidRPr="000B07C3">
              <w:t>1674.60</w:t>
            </w:r>
          </w:p>
        </w:tc>
        <w:tc>
          <w:tcPr>
            <w:tcW w:w="960" w:type="dxa"/>
            <w:noWrap/>
            <w:hideMark/>
          </w:tcPr>
          <w:p w14:paraId="303CE24A" w14:textId="77777777" w:rsidR="000B07C3" w:rsidRPr="000B07C3" w:rsidRDefault="000B07C3" w:rsidP="000B07C3">
            <w:r w:rsidRPr="000B07C3">
              <w:t>2170.42</w:t>
            </w:r>
          </w:p>
        </w:tc>
      </w:tr>
      <w:tr w:rsidR="000B07C3" w:rsidRPr="000B07C3" w14:paraId="46FD4164" w14:textId="77777777" w:rsidTr="000B07C3">
        <w:trPr>
          <w:trHeight w:val="288"/>
        </w:trPr>
        <w:tc>
          <w:tcPr>
            <w:tcW w:w="1354" w:type="dxa"/>
            <w:noWrap/>
            <w:hideMark/>
          </w:tcPr>
          <w:p w14:paraId="6E6D6C0B" w14:textId="77777777" w:rsidR="000B07C3" w:rsidRPr="000B07C3" w:rsidRDefault="000B07C3">
            <w:pPr>
              <w:rPr>
                <w:b/>
                <w:bCs/>
              </w:rPr>
            </w:pPr>
            <w:r w:rsidRPr="000B07C3">
              <w:rPr>
                <w:b/>
                <w:bCs/>
              </w:rPr>
              <w:t>DBH x Fire</w:t>
            </w:r>
          </w:p>
        </w:tc>
        <w:tc>
          <w:tcPr>
            <w:tcW w:w="960" w:type="dxa"/>
            <w:noWrap/>
            <w:hideMark/>
          </w:tcPr>
          <w:p w14:paraId="76D6DD7A" w14:textId="77777777" w:rsidR="000B07C3" w:rsidRPr="000B07C3" w:rsidRDefault="000B07C3" w:rsidP="000B07C3">
            <w:r w:rsidRPr="000B07C3">
              <w:t>1.10</w:t>
            </w:r>
          </w:p>
        </w:tc>
        <w:tc>
          <w:tcPr>
            <w:tcW w:w="960" w:type="dxa"/>
            <w:noWrap/>
            <w:hideMark/>
          </w:tcPr>
          <w:p w14:paraId="2BFB7859" w14:textId="77777777" w:rsidR="000B07C3" w:rsidRPr="000B07C3" w:rsidRDefault="000B07C3" w:rsidP="000B07C3">
            <w:r w:rsidRPr="000B07C3">
              <w:t>1.11</w:t>
            </w:r>
          </w:p>
        </w:tc>
        <w:tc>
          <w:tcPr>
            <w:tcW w:w="960" w:type="dxa"/>
            <w:noWrap/>
            <w:hideMark/>
          </w:tcPr>
          <w:p w14:paraId="6944BEE1" w14:textId="77777777" w:rsidR="000B07C3" w:rsidRPr="000B07C3" w:rsidRDefault="000B07C3" w:rsidP="000B07C3">
            <w:r w:rsidRPr="000B07C3">
              <w:t>0.48</w:t>
            </w:r>
          </w:p>
        </w:tc>
        <w:tc>
          <w:tcPr>
            <w:tcW w:w="960" w:type="dxa"/>
            <w:noWrap/>
            <w:hideMark/>
          </w:tcPr>
          <w:p w14:paraId="0D5BA1B2" w14:textId="77777777" w:rsidR="000B07C3" w:rsidRPr="000B07C3" w:rsidRDefault="000B07C3" w:rsidP="000B07C3">
            <w:r w:rsidRPr="000B07C3">
              <w:t>0.30</w:t>
            </w:r>
          </w:p>
        </w:tc>
        <w:tc>
          <w:tcPr>
            <w:tcW w:w="960" w:type="dxa"/>
            <w:noWrap/>
            <w:hideMark/>
          </w:tcPr>
          <w:p w14:paraId="0F56E8FB" w14:textId="77777777" w:rsidR="000B07C3" w:rsidRPr="000B07C3" w:rsidRDefault="000B07C3" w:rsidP="000B07C3">
            <w:r w:rsidRPr="000B07C3">
              <w:t>1.89</w:t>
            </w:r>
          </w:p>
        </w:tc>
        <w:tc>
          <w:tcPr>
            <w:tcW w:w="960" w:type="dxa"/>
            <w:noWrap/>
            <w:hideMark/>
          </w:tcPr>
          <w:p w14:paraId="1434AB52" w14:textId="77777777" w:rsidR="000B07C3" w:rsidRPr="000B07C3" w:rsidRDefault="000B07C3" w:rsidP="000B07C3">
            <w:r w:rsidRPr="000B07C3">
              <w:t>1.00</w:t>
            </w:r>
          </w:p>
        </w:tc>
        <w:tc>
          <w:tcPr>
            <w:tcW w:w="960" w:type="dxa"/>
            <w:noWrap/>
            <w:hideMark/>
          </w:tcPr>
          <w:p w14:paraId="439D1CDD" w14:textId="77777777" w:rsidR="000B07C3" w:rsidRPr="000B07C3" w:rsidRDefault="000B07C3" w:rsidP="000B07C3">
            <w:r w:rsidRPr="000B07C3">
              <w:t>2311.19</w:t>
            </w:r>
          </w:p>
        </w:tc>
        <w:tc>
          <w:tcPr>
            <w:tcW w:w="960" w:type="dxa"/>
            <w:noWrap/>
            <w:hideMark/>
          </w:tcPr>
          <w:p w14:paraId="7D692D56" w14:textId="77777777" w:rsidR="000B07C3" w:rsidRPr="000B07C3" w:rsidRDefault="000B07C3" w:rsidP="000B07C3">
            <w:r w:rsidRPr="000B07C3">
              <w:t>2298.86</w:t>
            </w:r>
          </w:p>
        </w:tc>
      </w:tr>
      <w:tr w:rsidR="000B07C3" w:rsidRPr="000B07C3" w14:paraId="6E8C50C1" w14:textId="77777777" w:rsidTr="000B07C3">
        <w:trPr>
          <w:trHeight w:val="288"/>
        </w:trPr>
        <w:tc>
          <w:tcPr>
            <w:tcW w:w="1354" w:type="dxa"/>
            <w:noWrap/>
            <w:hideMark/>
          </w:tcPr>
          <w:p w14:paraId="7CC26A9F" w14:textId="77777777" w:rsidR="000B07C3" w:rsidRPr="000B07C3" w:rsidRDefault="000B07C3">
            <w:pPr>
              <w:rPr>
                <w:b/>
                <w:bCs/>
              </w:rPr>
            </w:pPr>
            <w:r w:rsidRPr="000B07C3">
              <w:rPr>
                <w:b/>
                <w:bCs/>
              </w:rPr>
              <w:t>DBH x WPBR</w:t>
            </w:r>
          </w:p>
        </w:tc>
        <w:tc>
          <w:tcPr>
            <w:tcW w:w="960" w:type="dxa"/>
            <w:noWrap/>
            <w:hideMark/>
          </w:tcPr>
          <w:p w14:paraId="49815909" w14:textId="77777777" w:rsidR="000B07C3" w:rsidRPr="000B07C3" w:rsidRDefault="000B07C3" w:rsidP="000B07C3">
            <w:r w:rsidRPr="000B07C3">
              <w:t>1.08</w:t>
            </w:r>
          </w:p>
        </w:tc>
        <w:tc>
          <w:tcPr>
            <w:tcW w:w="960" w:type="dxa"/>
            <w:noWrap/>
            <w:hideMark/>
          </w:tcPr>
          <w:p w14:paraId="0241911B" w14:textId="77777777" w:rsidR="000B07C3" w:rsidRPr="000B07C3" w:rsidRDefault="000B07C3" w:rsidP="000B07C3">
            <w:r w:rsidRPr="000B07C3">
              <w:t>1.07</w:t>
            </w:r>
          </w:p>
        </w:tc>
        <w:tc>
          <w:tcPr>
            <w:tcW w:w="960" w:type="dxa"/>
            <w:noWrap/>
            <w:hideMark/>
          </w:tcPr>
          <w:p w14:paraId="28685C54" w14:textId="77777777" w:rsidR="000B07C3" w:rsidRPr="000B07C3" w:rsidRDefault="000B07C3" w:rsidP="000B07C3">
            <w:r w:rsidRPr="000B07C3">
              <w:t>0.85</w:t>
            </w:r>
          </w:p>
        </w:tc>
        <w:tc>
          <w:tcPr>
            <w:tcW w:w="960" w:type="dxa"/>
            <w:noWrap/>
            <w:hideMark/>
          </w:tcPr>
          <w:p w14:paraId="46AAB9BD" w14:textId="77777777" w:rsidR="000B07C3" w:rsidRPr="000B07C3" w:rsidRDefault="000B07C3" w:rsidP="000B07C3">
            <w:r w:rsidRPr="000B07C3">
              <w:t>-0.28</w:t>
            </w:r>
          </w:p>
        </w:tc>
        <w:tc>
          <w:tcPr>
            <w:tcW w:w="960" w:type="dxa"/>
            <w:noWrap/>
            <w:hideMark/>
          </w:tcPr>
          <w:p w14:paraId="1EA4737C" w14:textId="77777777" w:rsidR="000B07C3" w:rsidRPr="000B07C3" w:rsidRDefault="000B07C3" w:rsidP="000B07C3">
            <w:r w:rsidRPr="000B07C3">
              <w:t>2.48</w:t>
            </w:r>
          </w:p>
        </w:tc>
        <w:tc>
          <w:tcPr>
            <w:tcW w:w="960" w:type="dxa"/>
            <w:noWrap/>
            <w:hideMark/>
          </w:tcPr>
          <w:p w14:paraId="25EF1E23" w14:textId="77777777" w:rsidR="000B07C3" w:rsidRPr="000B07C3" w:rsidRDefault="000B07C3" w:rsidP="000B07C3">
            <w:r w:rsidRPr="000B07C3">
              <w:t>1.00</w:t>
            </w:r>
          </w:p>
        </w:tc>
        <w:tc>
          <w:tcPr>
            <w:tcW w:w="960" w:type="dxa"/>
            <w:noWrap/>
            <w:hideMark/>
          </w:tcPr>
          <w:p w14:paraId="6163E022" w14:textId="77777777" w:rsidR="000B07C3" w:rsidRPr="000B07C3" w:rsidRDefault="000B07C3" w:rsidP="000B07C3">
            <w:r w:rsidRPr="000B07C3">
              <w:t>3377.36</w:t>
            </w:r>
          </w:p>
        </w:tc>
        <w:tc>
          <w:tcPr>
            <w:tcW w:w="960" w:type="dxa"/>
            <w:noWrap/>
            <w:hideMark/>
          </w:tcPr>
          <w:p w14:paraId="4F9A53C3" w14:textId="77777777" w:rsidR="000B07C3" w:rsidRPr="000B07C3" w:rsidRDefault="000B07C3" w:rsidP="000B07C3">
            <w:r w:rsidRPr="000B07C3">
              <w:t>3101.19</w:t>
            </w:r>
          </w:p>
        </w:tc>
      </w:tr>
      <w:tr w:rsidR="000B07C3" w:rsidRPr="000B07C3" w14:paraId="4AB7FEB1" w14:textId="77777777" w:rsidTr="000B07C3">
        <w:trPr>
          <w:trHeight w:val="288"/>
        </w:trPr>
        <w:tc>
          <w:tcPr>
            <w:tcW w:w="1354" w:type="dxa"/>
            <w:noWrap/>
            <w:hideMark/>
          </w:tcPr>
          <w:p w14:paraId="1802F20E" w14:textId="77777777" w:rsidR="000B07C3" w:rsidRPr="000B07C3" w:rsidRDefault="000B07C3">
            <w:pPr>
              <w:rPr>
                <w:b/>
                <w:bCs/>
              </w:rPr>
            </w:pPr>
            <w:r w:rsidRPr="000B07C3">
              <w:rPr>
                <w:b/>
                <w:bCs/>
              </w:rPr>
              <w:t>DBH x BA</w:t>
            </w:r>
          </w:p>
        </w:tc>
        <w:tc>
          <w:tcPr>
            <w:tcW w:w="960" w:type="dxa"/>
            <w:noWrap/>
            <w:hideMark/>
          </w:tcPr>
          <w:p w14:paraId="440CB2F7" w14:textId="77777777" w:rsidR="000B07C3" w:rsidRPr="000B07C3" w:rsidRDefault="000B07C3" w:rsidP="000B07C3">
            <w:r w:rsidRPr="000B07C3">
              <w:t>-0.50</w:t>
            </w:r>
          </w:p>
        </w:tc>
        <w:tc>
          <w:tcPr>
            <w:tcW w:w="960" w:type="dxa"/>
            <w:noWrap/>
            <w:hideMark/>
          </w:tcPr>
          <w:p w14:paraId="363A8A31" w14:textId="77777777" w:rsidR="000B07C3" w:rsidRPr="000B07C3" w:rsidRDefault="000B07C3" w:rsidP="000B07C3">
            <w:r w:rsidRPr="000B07C3">
              <w:t>-0.50</w:t>
            </w:r>
          </w:p>
        </w:tc>
        <w:tc>
          <w:tcPr>
            <w:tcW w:w="960" w:type="dxa"/>
            <w:noWrap/>
            <w:hideMark/>
          </w:tcPr>
          <w:p w14:paraId="7ED4592E" w14:textId="77777777" w:rsidR="000B07C3" w:rsidRPr="000B07C3" w:rsidRDefault="000B07C3" w:rsidP="000B07C3">
            <w:r w:rsidRPr="000B07C3">
              <w:t>0.20</w:t>
            </w:r>
          </w:p>
        </w:tc>
        <w:tc>
          <w:tcPr>
            <w:tcW w:w="960" w:type="dxa"/>
            <w:noWrap/>
            <w:hideMark/>
          </w:tcPr>
          <w:p w14:paraId="336E42AE" w14:textId="77777777" w:rsidR="000B07C3" w:rsidRPr="000B07C3" w:rsidRDefault="000B07C3" w:rsidP="000B07C3">
            <w:r w:rsidRPr="000B07C3">
              <w:t>-0.82</w:t>
            </w:r>
          </w:p>
        </w:tc>
        <w:tc>
          <w:tcPr>
            <w:tcW w:w="960" w:type="dxa"/>
            <w:noWrap/>
            <w:hideMark/>
          </w:tcPr>
          <w:p w14:paraId="2800E88D" w14:textId="77777777" w:rsidR="000B07C3" w:rsidRPr="000B07C3" w:rsidRDefault="000B07C3" w:rsidP="000B07C3">
            <w:r w:rsidRPr="000B07C3">
              <w:t>-0.18</w:t>
            </w:r>
          </w:p>
        </w:tc>
        <w:tc>
          <w:tcPr>
            <w:tcW w:w="960" w:type="dxa"/>
            <w:noWrap/>
            <w:hideMark/>
          </w:tcPr>
          <w:p w14:paraId="45E62CCF" w14:textId="77777777" w:rsidR="000B07C3" w:rsidRPr="000B07C3" w:rsidRDefault="000B07C3" w:rsidP="000B07C3">
            <w:r w:rsidRPr="000B07C3">
              <w:t>1.00</w:t>
            </w:r>
          </w:p>
        </w:tc>
        <w:tc>
          <w:tcPr>
            <w:tcW w:w="960" w:type="dxa"/>
            <w:noWrap/>
            <w:hideMark/>
          </w:tcPr>
          <w:p w14:paraId="2A51D4E5" w14:textId="77777777" w:rsidR="000B07C3" w:rsidRPr="000B07C3" w:rsidRDefault="000B07C3" w:rsidP="000B07C3">
            <w:r w:rsidRPr="000B07C3">
              <w:t>2333.07</w:t>
            </w:r>
          </w:p>
        </w:tc>
        <w:tc>
          <w:tcPr>
            <w:tcW w:w="960" w:type="dxa"/>
            <w:noWrap/>
            <w:hideMark/>
          </w:tcPr>
          <w:p w14:paraId="20612AE9" w14:textId="77777777" w:rsidR="000B07C3" w:rsidRPr="000B07C3" w:rsidRDefault="000B07C3" w:rsidP="000B07C3">
            <w:r w:rsidRPr="000B07C3">
              <w:t>2741.33</w:t>
            </w:r>
          </w:p>
        </w:tc>
      </w:tr>
      <w:tr w:rsidR="000B07C3" w:rsidRPr="000B07C3" w14:paraId="41097F0F" w14:textId="77777777" w:rsidTr="000B07C3">
        <w:trPr>
          <w:trHeight w:val="288"/>
        </w:trPr>
        <w:tc>
          <w:tcPr>
            <w:tcW w:w="1354" w:type="dxa"/>
            <w:noWrap/>
            <w:hideMark/>
          </w:tcPr>
          <w:p w14:paraId="0FB2A22C" w14:textId="77777777" w:rsidR="000B07C3" w:rsidRPr="000B07C3" w:rsidRDefault="000B07C3">
            <w:pPr>
              <w:rPr>
                <w:b/>
                <w:bCs/>
              </w:rPr>
            </w:pPr>
            <w:r w:rsidRPr="000B07C3">
              <w:rPr>
                <w:b/>
                <w:bCs/>
              </w:rPr>
              <w:t>DBH x Drought</w:t>
            </w:r>
          </w:p>
        </w:tc>
        <w:tc>
          <w:tcPr>
            <w:tcW w:w="960" w:type="dxa"/>
            <w:noWrap/>
            <w:hideMark/>
          </w:tcPr>
          <w:p w14:paraId="53042B9A" w14:textId="77777777" w:rsidR="000B07C3" w:rsidRPr="000B07C3" w:rsidRDefault="000B07C3" w:rsidP="000B07C3">
            <w:r w:rsidRPr="000B07C3">
              <w:t>0.20</w:t>
            </w:r>
          </w:p>
        </w:tc>
        <w:tc>
          <w:tcPr>
            <w:tcW w:w="960" w:type="dxa"/>
            <w:noWrap/>
            <w:hideMark/>
          </w:tcPr>
          <w:p w14:paraId="6209A6EF" w14:textId="77777777" w:rsidR="000B07C3" w:rsidRPr="000B07C3" w:rsidRDefault="000B07C3" w:rsidP="000B07C3">
            <w:r w:rsidRPr="000B07C3">
              <w:t>0.19</w:t>
            </w:r>
          </w:p>
        </w:tc>
        <w:tc>
          <w:tcPr>
            <w:tcW w:w="960" w:type="dxa"/>
            <w:noWrap/>
            <w:hideMark/>
          </w:tcPr>
          <w:p w14:paraId="2755FF8F" w14:textId="77777777" w:rsidR="000B07C3" w:rsidRPr="000B07C3" w:rsidRDefault="000B07C3" w:rsidP="000B07C3">
            <w:r w:rsidRPr="000B07C3">
              <w:t>0.22</w:t>
            </w:r>
          </w:p>
        </w:tc>
        <w:tc>
          <w:tcPr>
            <w:tcW w:w="960" w:type="dxa"/>
            <w:noWrap/>
            <w:hideMark/>
          </w:tcPr>
          <w:p w14:paraId="2939D789" w14:textId="77777777" w:rsidR="000B07C3" w:rsidRPr="000B07C3" w:rsidRDefault="000B07C3" w:rsidP="000B07C3">
            <w:r w:rsidRPr="000B07C3">
              <w:t>-0.15</w:t>
            </w:r>
          </w:p>
        </w:tc>
        <w:tc>
          <w:tcPr>
            <w:tcW w:w="960" w:type="dxa"/>
            <w:noWrap/>
            <w:hideMark/>
          </w:tcPr>
          <w:p w14:paraId="2B0E5A4B" w14:textId="77777777" w:rsidR="000B07C3" w:rsidRPr="000B07C3" w:rsidRDefault="000B07C3" w:rsidP="000B07C3">
            <w:r w:rsidRPr="000B07C3">
              <w:t>0.56</w:t>
            </w:r>
          </w:p>
        </w:tc>
        <w:tc>
          <w:tcPr>
            <w:tcW w:w="960" w:type="dxa"/>
            <w:noWrap/>
            <w:hideMark/>
          </w:tcPr>
          <w:p w14:paraId="60AAB993" w14:textId="77777777" w:rsidR="000B07C3" w:rsidRPr="000B07C3" w:rsidRDefault="000B07C3" w:rsidP="000B07C3">
            <w:r w:rsidRPr="000B07C3">
              <w:t>1.00</w:t>
            </w:r>
          </w:p>
        </w:tc>
        <w:tc>
          <w:tcPr>
            <w:tcW w:w="960" w:type="dxa"/>
            <w:noWrap/>
            <w:hideMark/>
          </w:tcPr>
          <w:p w14:paraId="109E1D70" w14:textId="77777777" w:rsidR="000B07C3" w:rsidRPr="000B07C3" w:rsidRDefault="000B07C3" w:rsidP="000B07C3">
            <w:r w:rsidRPr="000B07C3">
              <w:t>2548.19</w:t>
            </w:r>
          </w:p>
        </w:tc>
        <w:tc>
          <w:tcPr>
            <w:tcW w:w="960" w:type="dxa"/>
            <w:noWrap/>
            <w:hideMark/>
          </w:tcPr>
          <w:p w14:paraId="1CDC0DC8" w14:textId="77777777" w:rsidR="000B07C3" w:rsidRPr="000B07C3" w:rsidRDefault="000B07C3" w:rsidP="000B07C3">
            <w:r w:rsidRPr="000B07C3">
              <w:t>2457.03</w:t>
            </w:r>
          </w:p>
        </w:tc>
      </w:tr>
      <w:tr w:rsidR="000B07C3" w:rsidRPr="000B07C3" w14:paraId="41F6145D" w14:textId="77777777" w:rsidTr="000B07C3">
        <w:trPr>
          <w:trHeight w:val="288"/>
        </w:trPr>
        <w:tc>
          <w:tcPr>
            <w:tcW w:w="1354" w:type="dxa"/>
            <w:noWrap/>
            <w:hideMark/>
          </w:tcPr>
          <w:p w14:paraId="245C2E47" w14:textId="77777777" w:rsidR="000B07C3" w:rsidRPr="000B07C3" w:rsidRDefault="000B07C3">
            <w:pPr>
              <w:rPr>
                <w:b/>
                <w:bCs/>
              </w:rPr>
            </w:pPr>
            <w:r w:rsidRPr="000B07C3">
              <w:rPr>
                <w:b/>
                <w:bCs/>
              </w:rPr>
              <w:t>DBH x Dryness</w:t>
            </w:r>
          </w:p>
        </w:tc>
        <w:tc>
          <w:tcPr>
            <w:tcW w:w="960" w:type="dxa"/>
            <w:noWrap/>
            <w:hideMark/>
          </w:tcPr>
          <w:p w14:paraId="7F682CBC" w14:textId="77777777" w:rsidR="000B07C3" w:rsidRPr="000B07C3" w:rsidRDefault="000B07C3" w:rsidP="000B07C3">
            <w:r w:rsidRPr="000B07C3">
              <w:t>0.01</w:t>
            </w:r>
          </w:p>
        </w:tc>
        <w:tc>
          <w:tcPr>
            <w:tcW w:w="960" w:type="dxa"/>
            <w:noWrap/>
            <w:hideMark/>
          </w:tcPr>
          <w:p w14:paraId="5A892B6C" w14:textId="77777777" w:rsidR="000B07C3" w:rsidRPr="000B07C3" w:rsidRDefault="000B07C3" w:rsidP="000B07C3">
            <w:r w:rsidRPr="000B07C3">
              <w:t>0.02</w:t>
            </w:r>
          </w:p>
        </w:tc>
        <w:tc>
          <w:tcPr>
            <w:tcW w:w="960" w:type="dxa"/>
            <w:noWrap/>
            <w:hideMark/>
          </w:tcPr>
          <w:p w14:paraId="5B53A347" w14:textId="77777777" w:rsidR="000B07C3" w:rsidRPr="000B07C3" w:rsidRDefault="000B07C3" w:rsidP="000B07C3">
            <w:r w:rsidRPr="000B07C3">
              <w:t>0.24</w:t>
            </w:r>
          </w:p>
        </w:tc>
        <w:tc>
          <w:tcPr>
            <w:tcW w:w="960" w:type="dxa"/>
            <w:noWrap/>
            <w:hideMark/>
          </w:tcPr>
          <w:p w14:paraId="32ABBADA" w14:textId="77777777" w:rsidR="000B07C3" w:rsidRPr="000B07C3" w:rsidRDefault="000B07C3" w:rsidP="000B07C3">
            <w:r w:rsidRPr="000B07C3">
              <w:t>-0.38</w:t>
            </w:r>
          </w:p>
        </w:tc>
        <w:tc>
          <w:tcPr>
            <w:tcW w:w="960" w:type="dxa"/>
            <w:noWrap/>
            <w:hideMark/>
          </w:tcPr>
          <w:p w14:paraId="012C11CB" w14:textId="77777777" w:rsidR="000B07C3" w:rsidRPr="000B07C3" w:rsidRDefault="000B07C3" w:rsidP="000B07C3">
            <w:r w:rsidRPr="000B07C3">
              <w:t>0.39</w:t>
            </w:r>
          </w:p>
        </w:tc>
        <w:tc>
          <w:tcPr>
            <w:tcW w:w="960" w:type="dxa"/>
            <w:noWrap/>
            <w:hideMark/>
          </w:tcPr>
          <w:p w14:paraId="12B34EFF" w14:textId="77777777" w:rsidR="000B07C3" w:rsidRPr="000B07C3" w:rsidRDefault="000B07C3" w:rsidP="000B07C3">
            <w:r w:rsidRPr="000B07C3">
              <w:t>1.00</w:t>
            </w:r>
          </w:p>
        </w:tc>
        <w:tc>
          <w:tcPr>
            <w:tcW w:w="960" w:type="dxa"/>
            <w:noWrap/>
            <w:hideMark/>
          </w:tcPr>
          <w:p w14:paraId="03EA5399" w14:textId="77777777" w:rsidR="000B07C3" w:rsidRPr="000B07C3" w:rsidRDefault="000B07C3" w:rsidP="000B07C3">
            <w:r w:rsidRPr="000B07C3">
              <w:t>2362.03</w:t>
            </w:r>
          </w:p>
        </w:tc>
        <w:tc>
          <w:tcPr>
            <w:tcW w:w="960" w:type="dxa"/>
            <w:noWrap/>
            <w:hideMark/>
          </w:tcPr>
          <w:p w14:paraId="4F95D415" w14:textId="77777777" w:rsidR="000B07C3" w:rsidRPr="000B07C3" w:rsidRDefault="000B07C3" w:rsidP="000B07C3">
            <w:r w:rsidRPr="000B07C3">
              <w:t>3201.45</w:t>
            </w:r>
          </w:p>
        </w:tc>
      </w:tr>
      <w:tr w:rsidR="000B07C3" w:rsidRPr="000B07C3" w14:paraId="0A8CEEDA" w14:textId="77777777" w:rsidTr="000B07C3">
        <w:trPr>
          <w:trHeight w:val="288"/>
        </w:trPr>
        <w:tc>
          <w:tcPr>
            <w:tcW w:w="1354" w:type="dxa"/>
            <w:noWrap/>
            <w:hideMark/>
          </w:tcPr>
          <w:p w14:paraId="18781725" w14:textId="77777777" w:rsidR="000B07C3" w:rsidRPr="000B07C3" w:rsidRDefault="000B07C3">
            <w:pPr>
              <w:rPr>
                <w:b/>
                <w:bCs/>
              </w:rPr>
            </w:pPr>
            <w:r w:rsidRPr="000B07C3">
              <w:rPr>
                <w:b/>
                <w:bCs/>
              </w:rPr>
              <w:t>SD Plots</w:t>
            </w:r>
          </w:p>
        </w:tc>
        <w:tc>
          <w:tcPr>
            <w:tcW w:w="960" w:type="dxa"/>
            <w:noWrap/>
            <w:hideMark/>
          </w:tcPr>
          <w:p w14:paraId="521C945F" w14:textId="77777777" w:rsidR="000B07C3" w:rsidRPr="000B07C3" w:rsidRDefault="000B07C3" w:rsidP="000B07C3">
            <w:r w:rsidRPr="000B07C3">
              <w:t>1.95</w:t>
            </w:r>
          </w:p>
        </w:tc>
        <w:tc>
          <w:tcPr>
            <w:tcW w:w="960" w:type="dxa"/>
            <w:noWrap/>
            <w:hideMark/>
          </w:tcPr>
          <w:p w14:paraId="2D74E79D" w14:textId="77777777" w:rsidR="000B07C3" w:rsidRPr="000B07C3" w:rsidRDefault="000B07C3" w:rsidP="000B07C3">
            <w:r w:rsidRPr="000B07C3">
              <w:t>1.94</w:t>
            </w:r>
          </w:p>
        </w:tc>
        <w:tc>
          <w:tcPr>
            <w:tcW w:w="960" w:type="dxa"/>
            <w:noWrap/>
            <w:hideMark/>
          </w:tcPr>
          <w:p w14:paraId="78E64979" w14:textId="77777777" w:rsidR="000B07C3" w:rsidRPr="000B07C3" w:rsidRDefault="000B07C3" w:rsidP="000B07C3">
            <w:r w:rsidRPr="000B07C3">
              <w:t>0.16</w:t>
            </w:r>
          </w:p>
        </w:tc>
        <w:tc>
          <w:tcPr>
            <w:tcW w:w="960" w:type="dxa"/>
            <w:noWrap/>
            <w:hideMark/>
          </w:tcPr>
          <w:p w14:paraId="359DA630" w14:textId="77777777" w:rsidR="000B07C3" w:rsidRPr="000B07C3" w:rsidRDefault="000B07C3" w:rsidP="000B07C3">
            <w:r w:rsidRPr="000B07C3">
              <w:t>1.70</w:t>
            </w:r>
          </w:p>
        </w:tc>
        <w:tc>
          <w:tcPr>
            <w:tcW w:w="960" w:type="dxa"/>
            <w:noWrap/>
            <w:hideMark/>
          </w:tcPr>
          <w:p w14:paraId="7BFD4365" w14:textId="77777777" w:rsidR="000B07C3" w:rsidRPr="000B07C3" w:rsidRDefault="000B07C3" w:rsidP="000B07C3">
            <w:r w:rsidRPr="000B07C3">
              <w:t>2.23</w:t>
            </w:r>
          </w:p>
        </w:tc>
        <w:tc>
          <w:tcPr>
            <w:tcW w:w="960" w:type="dxa"/>
            <w:noWrap/>
            <w:hideMark/>
          </w:tcPr>
          <w:p w14:paraId="3E0F703A" w14:textId="77777777" w:rsidR="000B07C3" w:rsidRPr="000B07C3" w:rsidRDefault="000B07C3" w:rsidP="000B07C3">
            <w:r w:rsidRPr="000B07C3">
              <w:t>1.00</w:t>
            </w:r>
          </w:p>
        </w:tc>
        <w:tc>
          <w:tcPr>
            <w:tcW w:w="960" w:type="dxa"/>
            <w:noWrap/>
            <w:hideMark/>
          </w:tcPr>
          <w:p w14:paraId="715148B2" w14:textId="77777777" w:rsidR="000B07C3" w:rsidRPr="000B07C3" w:rsidRDefault="000B07C3" w:rsidP="000B07C3">
            <w:r w:rsidRPr="000B07C3">
              <w:t>1005.62</w:t>
            </w:r>
          </w:p>
        </w:tc>
        <w:tc>
          <w:tcPr>
            <w:tcW w:w="960" w:type="dxa"/>
            <w:noWrap/>
            <w:hideMark/>
          </w:tcPr>
          <w:p w14:paraId="565EB685" w14:textId="77777777" w:rsidR="000B07C3" w:rsidRPr="000B07C3" w:rsidRDefault="000B07C3" w:rsidP="000B07C3">
            <w:r w:rsidRPr="000B07C3">
              <w:t>2217.70</w:t>
            </w:r>
          </w:p>
        </w:tc>
      </w:tr>
      <w:tr w:rsidR="000B07C3" w:rsidRPr="000B07C3" w14:paraId="26B968F7" w14:textId="77777777" w:rsidTr="000B07C3">
        <w:trPr>
          <w:trHeight w:val="288"/>
        </w:trPr>
        <w:tc>
          <w:tcPr>
            <w:tcW w:w="1354" w:type="dxa"/>
            <w:noWrap/>
            <w:hideMark/>
          </w:tcPr>
          <w:p w14:paraId="5BB3CF33" w14:textId="77777777" w:rsidR="000B07C3" w:rsidRPr="000B07C3" w:rsidRDefault="000B07C3">
            <w:pPr>
              <w:rPr>
                <w:b/>
                <w:bCs/>
              </w:rPr>
            </w:pPr>
            <w:r w:rsidRPr="000B07C3">
              <w:rPr>
                <w:b/>
                <w:bCs/>
              </w:rPr>
              <w:t>SD Ecoregions</w:t>
            </w:r>
          </w:p>
        </w:tc>
        <w:tc>
          <w:tcPr>
            <w:tcW w:w="960" w:type="dxa"/>
            <w:noWrap/>
            <w:hideMark/>
          </w:tcPr>
          <w:p w14:paraId="1C20C599" w14:textId="77777777" w:rsidR="000B07C3" w:rsidRPr="000B07C3" w:rsidRDefault="000B07C3" w:rsidP="000B07C3">
            <w:r w:rsidRPr="000B07C3">
              <w:t>0.29</w:t>
            </w:r>
          </w:p>
        </w:tc>
        <w:tc>
          <w:tcPr>
            <w:tcW w:w="960" w:type="dxa"/>
            <w:noWrap/>
            <w:hideMark/>
          </w:tcPr>
          <w:p w14:paraId="304951E7" w14:textId="77777777" w:rsidR="000B07C3" w:rsidRPr="000B07C3" w:rsidRDefault="000B07C3" w:rsidP="000B07C3">
            <w:r w:rsidRPr="000B07C3">
              <w:t>0.27</w:t>
            </w:r>
          </w:p>
        </w:tc>
        <w:tc>
          <w:tcPr>
            <w:tcW w:w="960" w:type="dxa"/>
            <w:noWrap/>
            <w:hideMark/>
          </w:tcPr>
          <w:p w14:paraId="07D7E429" w14:textId="77777777" w:rsidR="000B07C3" w:rsidRPr="000B07C3" w:rsidRDefault="000B07C3" w:rsidP="000B07C3">
            <w:r w:rsidRPr="000B07C3">
              <w:t>0.18</w:t>
            </w:r>
          </w:p>
        </w:tc>
        <w:tc>
          <w:tcPr>
            <w:tcW w:w="960" w:type="dxa"/>
            <w:noWrap/>
            <w:hideMark/>
          </w:tcPr>
          <w:p w14:paraId="0058B930" w14:textId="77777777" w:rsidR="000B07C3" w:rsidRPr="000B07C3" w:rsidRDefault="000B07C3" w:rsidP="000B07C3">
            <w:r w:rsidRPr="000B07C3">
              <w:t>0.03</w:t>
            </w:r>
          </w:p>
        </w:tc>
        <w:tc>
          <w:tcPr>
            <w:tcW w:w="960" w:type="dxa"/>
            <w:noWrap/>
            <w:hideMark/>
          </w:tcPr>
          <w:p w14:paraId="66C51411" w14:textId="77777777" w:rsidR="000B07C3" w:rsidRPr="000B07C3" w:rsidRDefault="000B07C3" w:rsidP="000B07C3">
            <w:r w:rsidRPr="000B07C3">
              <w:t>0.61</w:t>
            </w:r>
          </w:p>
        </w:tc>
        <w:tc>
          <w:tcPr>
            <w:tcW w:w="960" w:type="dxa"/>
            <w:noWrap/>
            <w:hideMark/>
          </w:tcPr>
          <w:p w14:paraId="319FC1C5" w14:textId="77777777" w:rsidR="000B07C3" w:rsidRPr="000B07C3" w:rsidRDefault="000B07C3" w:rsidP="000B07C3">
            <w:r w:rsidRPr="000B07C3">
              <w:t>1.01</w:t>
            </w:r>
          </w:p>
        </w:tc>
        <w:tc>
          <w:tcPr>
            <w:tcW w:w="960" w:type="dxa"/>
            <w:noWrap/>
            <w:hideMark/>
          </w:tcPr>
          <w:p w14:paraId="58D97284" w14:textId="77777777" w:rsidR="000B07C3" w:rsidRPr="000B07C3" w:rsidRDefault="000B07C3" w:rsidP="000B07C3">
            <w:r w:rsidRPr="000B07C3">
              <w:t>464.98</w:t>
            </w:r>
          </w:p>
        </w:tc>
        <w:tc>
          <w:tcPr>
            <w:tcW w:w="960" w:type="dxa"/>
            <w:noWrap/>
            <w:hideMark/>
          </w:tcPr>
          <w:p w14:paraId="290B0487" w14:textId="77777777" w:rsidR="000B07C3" w:rsidRPr="000B07C3" w:rsidRDefault="000B07C3" w:rsidP="000B07C3">
            <w:pPr>
              <w:keepNext/>
            </w:pPr>
            <w:r w:rsidRPr="000B07C3">
              <w:t>1286.87</w:t>
            </w:r>
          </w:p>
        </w:tc>
      </w:tr>
    </w:tbl>
    <w:p w14:paraId="229C7EC4" w14:textId="35882079" w:rsidR="00F25243" w:rsidRDefault="000B07C3" w:rsidP="000B07C3">
      <w:pPr>
        <w:pStyle w:val="Caption"/>
      </w:pPr>
      <w:bookmarkStart w:id="205" w:name="_Ref94607451"/>
      <w:r>
        <w:t xml:space="preserve">Supplementary Table </w:t>
      </w:r>
      <w:fldSimple w:instr=" SEQ Supplementary_Table \* ARABIC ">
        <w:r w:rsidR="002D364A">
          <w:rPr>
            <w:noProof/>
          </w:rPr>
          <w:t>1</w:t>
        </w:r>
      </w:fldSimple>
      <w:bookmarkEnd w:id="205"/>
      <w:r>
        <w:t>: Summary of results for survival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7F26ABAD" w14:textId="5204CE27" w:rsidR="00E16782" w:rsidRDefault="00E16782">
      <w:r>
        <w:br w:type="page"/>
      </w:r>
    </w:p>
    <w:p w14:paraId="1D65920D" w14:textId="77777777" w:rsidR="00E16782" w:rsidRPr="00E16782" w:rsidRDefault="00E16782" w:rsidP="00E16782"/>
    <w:tbl>
      <w:tblPr>
        <w:tblStyle w:val="TableGrid"/>
        <w:tblW w:w="0" w:type="auto"/>
        <w:tblLook w:val="04A0" w:firstRow="1" w:lastRow="0" w:firstColumn="1" w:lastColumn="0" w:noHBand="0" w:noVBand="1"/>
      </w:tblPr>
      <w:tblGrid>
        <w:gridCol w:w="1354"/>
        <w:gridCol w:w="960"/>
        <w:gridCol w:w="960"/>
        <w:gridCol w:w="960"/>
        <w:gridCol w:w="960"/>
        <w:gridCol w:w="960"/>
        <w:gridCol w:w="960"/>
        <w:gridCol w:w="1053"/>
        <w:gridCol w:w="1053"/>
      </w:tblGrid>
      <w:tr w:rsidR="00870621" w:rsidRPr="00870621" w14:paraId="54BDE500" w14:textId="77777777" w:rsidTr="00C3625A">
        <w:trPr>
          <w:trHeight w:val="288"/>
        </w:trPr>
        <w:tc>
          <w:tcPr>
            <w:tcW w:w="1354" w:type="dxa"/>
            <w:noWrap/>
            <w:hideMark/>
          </w:tcPr>
          <w:p w14:paraId="32CB6F36" w14:textId="77777777" w:rsidR="00870621" w:rsidRPr="00870621" w:rsidRDefault="00870621">
            <w:pPr>
              <w:rPr>
                <w:b/>
                <w:bCs/>
              </w:rPr>
            </w:pPr>
            <w:r w:rsidRPr="00870621">
              <w:rPr>
                <w:b/>
                <w:bCs/>
              </w:rPr>
              <w:t>Parameter</w:t>
            </w:r>
          </w:p>
        </w:tc>
        <w:tc>
          <w:tcPr>
            <w:tcW w:w="960" w:type="dxa"/>
            <w:noWrap/>
            <w:hideMark/>
          </w:tcPr>
          <w:p w14:paraId="41764176" w14:textId="77777777" w:rsidR="00870621" w:rsidRPr="00870621" w:rsidRDefault="00870621">
            <w:pPr>
              <w:rPr>
                <w:b/>
                <w:bCs/>
              </w:rPr>
            </w:pPr>
            <w:r w:rsidRPr="00870621">
              <w:rPr>
                <w:b/>
                <w:bCs/>
              </w:rPr>
              <w:t>Mean</w:t>
            </w:r>
          </w:p>
        </w:tc>
        <w:tc>
          <w:tcPr>
            <w:tcW w:w="960" w:type="dxa"/>
            <w:noWrap/>
            <w:hideMark/>
          </w:tcPr>
          <w:p w14:paraId="70BA1359" w14:textId="77777777" w:rsidR="00870621" w:rsidRPr="00870621" w:rsidRDefault="00870621">
            <w:pPr>
              <w:rPr>
                <w:b/>
                <w:bCs/>
              </w:rPr>
            </w:pPr>
            <w:r w:rsidRPr="00870621">
              <w:rPr>
                <w:b/>
                <w:bCs/>
              </w:rPr>
              <w:t>Median</w:t>
            </w:r>
          </w:p>
        </w:tc>
        <w:tc>
          <w:tcPr>
            <w:tcW w:w="960" w:type="dxa"/>
            <w:noWrap/>
            <w:hideMark/>
          </w:tcPr>
          <w:p w14:paraId="2D85221D" w14:textId="77777777" w:rsidR="00870621" w:rsidRPr="00870621" w:rsidRDefault="00870621">
            <w:pPr>
              <w:rPr>
                <w:b/>
                <w:bCs/>
              </w:rPr>
            </w:pPr>
            <w:proofErr w:type="spellStart"/>
            <w:r w:rsidRPr="00870621">
              <w:rPr>
                <w:b/>
                <w:bCs/>
              </w:rPr>
              <w:t>StDev</w:t>
            </w:r>
            <w:proofErr w:type="spellEnd"/>
          </w:p>
        </w:tc>
        <w:tc>
          <w:tcPr>
            <w:tcW w:w="960" w:type="dxa"/>
            <w:noWrap/>
            <w:hideMark/>
          </w:tcPr>
          <w:p w14:paraId="677A71D9" w14:textId="77777777" w:rsidR="00870621" w:rsidRPr="00870621" w:rsidRDefault="00870621">
            <w:pPr>
              <w:rPr>
                <w:b/>
                <w:bCs/>
              </w:rPr>
            </w:pPr>
            <w:r w:rsidRPr="00870621">
              <w:rPr>
                <w:b/>
                <w:bCs/>
              </w:rPr>
              <w:t>q5</w:t>
            </w:r>
          </w:p>
        </w:tc>
        <w:tc>
          <w:tcPr>
            <w:tcW w:w="960" w:type="dxa"/>
            <w:noWrap/>
            <w:hideMark/>
          </w:tcPr>
          <w:p w14:paraId="5F6E7E54" w14:textId="77777777" w:rsidR="00870621" w:rsidRPr="00870621" w:rsidRDefault="00870621">
            <w:pPr>
              <w:rPr>
                <w:b/>
                <w:bCs/>
              </w:rPr>
            </w:pPr>
            <w:r w:rsidRPr="00870621">
              <w:rPr>
                <w:b/>
                <w:bCs/>
              </w:rPr>
              <w:t>q95</w:t>
            </w:r>
          </w:p>
        </w:tc>
        <w:tc>
          <w:tcPr>
            <w:tcW w:w="960" w:type="dxa"/>
            <w:noWrap/>
            <w:hideMark/>
          </w:tcPr>
          <w:p w14:paraId="2CF136F5" w14:textId="77777777" w:rsidR="00870621" w:rsidRPr="00870621" w:rsidRDefault="00870621">
            <w:pPr>
              <w:rPr>
                <w:b/>
                <w:bCs/>
              </w:rPr>
            </w:pPr>
            <w:proofErr w:type="spellStart"/>
            <w:r w:rsidRPr="00870621">
              <w:rPr>
                <w:b/>
                <w:bCs/>
              </w:rPr>
              <w:t>rhat</w:t>
            </w:r>
            <w:proofErr w:type="spellEnd"/>
          </w:p>
        </w:tc>
        <w:tc>
          <w:tcPr>
            <w:tcW w:w="1008" w:type="dxa"/>
            <w:noWrap/>
            <w:hideMark/>
          </w:tcPr>
          <w:p w14:paraId="3CD611B2" w14:textId="77777777" w:rsidR="00870621" w:rsidRPr="00870621" w:rsidRDefault="00870621">
            <w:pPr>
              <w:rPr>
                <w:b/>
                <w:bCs/>
              </w:rPr>
            </w:pPr>
            <w:proofErr w:type="spellStart"/>
            <w:r w:rsidRPr="00870621">
              <w:rPr>
                <w:b/>
                <w:bCs/>
              </w:rPr>
              <w:t>ess_bulk</w:t>
            </w:r>
            <w:proofErr w:type="spellEnd"/>
          </w:p>
        </w:tc>
        <w:tc>
          <w:tcPr>
            <w:tcW w:w="960" w:type="dxa"/>
            <w:noWrap/>
            <w:hideMark/>
          </w:tcPr>
          <w:p w14:paraId="7B71B872" w14:textId="77777777" w:rsidR="00870621" w:rsidRPr="00870621" w:rsidRDefault="00870621">
            <w:pPr>
              <w:rPr>
                <w:b/>
                <w:bCs/>
              </w:rPr>
            </w:pPr>
            <w:proofErr w:type="spellStart"/>
            <w:r w:rsidRPr="00870621">
              <w:rPr>
                <w:b/>
                <w:bCs/>
              </w:rPr>
              <w:t>ess_tail</w:t>
            </w:r>
            <w:proofErr w:type="spellEnd"/>
          </w:p>
        </w:tc>
      </w:tr>
      <w:tr w:rsidR="00C3625A" w:rsidRPr="00870621" w14:paraId="4DEA7F17" w14:textId="77777777" w:rsidTr="00C3625A">
        <w:trPr>
          <w:trHeight w:val="288"/>
        </w:trPr>
        <w:tc>
          <w:tcPr>
            <w:tcW w:w="1354" w:type="dxa"/>
            <w:noWrap/>
            <w:hideMark/>
          </w:tcPr>
          <w:p w14:paraId="140706F2" w14:textId="77777777" w:rsidR="00C3625A" w:rsidRPr="00870621" w:rsidRDefault="00C3625A" w:rsidP="00C3625A">
            <w:pPr>
              <w:rPr>
                <w:b/>
                <w:bCs/>
              </w:rPr>
            </w:pPr>
            <w:r w:rsidRPr="00870621">
              <w:rPr>
                <w:b/>
                <w:bCs/>
              </w:rPr>
              <w:t>Intercept</w:t>
            </w:r>
          </w:p>
        </w:tc>
        <w:tc>
          <w:tcPr>
            <w:tcW w:w="960" w:type="dxa"/>
            <w:noWrap/>
            <w:hideMark/>
          </w:tcPr>
          <w:p w14:paraId="6CA23280" w14:textId="46845722" w:rsidR="00C3625A" w:rsidRPr="00870621" w:rsidRDefault="00C3625A" w:rsidP="00C3625A">
            <w:r w:rsidRPr="008254FD">
              <w:t>0.040</w:t>
            </w:r>
          </w:p>
        </w:tc>
        <w:tc>
          <w:tcPr>
            <w:tcW w:w="960" w:type="dxa"/>
            <w:noWrap/>
            <w:hideMark/>
          </w:tcPr>
          <w:p w14:paraId="2578485F" w14:textId="1754AF35" w:rsidR="00C3625A" w:rsidRPr="00870621" w:rsidRDefault="00C3625A" w:rsidP="00C3625A">
            <w:r w:rsidRPr="008254FD">
              <w:t>0.040</w:t>
            </w:r>
          </w:p>
        </w:tc>
        <w:tc>
          <w:tcPr>
            <w:tcW w:w="960" w:type="dxa"/>
            <w:noWrap/>
            <w:hideMark/>
          </w:tcPr>
          <w:p w14:paraId="127D1F55" w14:textId="6996F3C4" w:rsidR="00C3625A" w:rsidRPr="00870621" w:rsidRDefault="00C3625A" w:rsidP="00C3625A">
            <w:r w:rsidRPr="008254FD">
              <w:t>0.003</w:t>
            </w:r>
          </w:p>
        </w:tc>
        <w:tc>
          <w:tcPr>
            <w:tcW w:w="960" w:type="dxa"/>
            <w:noWrap/>
            <w:hideMark/>
          </w:tcPr>
          <w:p w14:paraId="6527C9E8" w14:textId="6944986D" w:rsidR="00C3625A" w:rsidRPr="00870621" w:rsidRDefault="00C3625A" w:rsidP="00C3625A">
            <w:r w:rsidRPr="008254FD">
              <w:t>0.035</w:t>
            </w:r>
          </w:p>
        </w:tc>
        <w:tc>
          <w:tcPr>
            <w:tcW w:w="960" w:type="dxa"/>
            <w:noWrap/>
            <w:hideMark/>
          </w:tcPr>
          <w:p w14:paraId="4279B4CE" w14:textId="7F6886F7" w:rsidR="00C3625A" w:rsidRPr="00870621" w:rsidRDefault="00C3625A" w:rsidP="00C3625A">
            <w:r w:rsidRPr="008254FD">
              <w:t>0.044</w:t>
            </w:r>
          </w:p>
        </w:tc>
        <w:tc>
          <w:tcPr>
            <w:tcW w:w="960" w:type="dxa"/>
            <w:noWrap/>
            <w:hideMark/>
          </w:tcPr>
          <w:p w14:paraId="521A0F69" w14:textId="15546071" w:rsidR="00C3625A" w:rsidRPr="00870621" w:rsidRDefault="00C3625A" w:rsidP="00C3625A">
            <w:r w:rsidRPr="008254FD">
              <w:t>1.002</w:t>
            </w:r>
          </w:p>
        </w:tc>
        <w:tc>
          <w:tcPr>
            <w:tcW w:w="1008" w:type="dxa"/>
            <w:noWrap/>
            <w:hideMark/>
          </w:tcPr>
          <w:p w14:paraId="4CCE2169" w14:textId="056962B6" w:rsidR="00C3625A" w:rsidRPr="00870621" w:rsidRDefault="00C3625A" w:rsidP="00C3625A">
            <w:r w:rsidRPr="008254FD">
              <w:t>1563.786</w:t>
            </w:r>
          </w:p>
        </w:tc>
        <w:tc>
          <w:tcPr>
            <w:tcW w:w="960" w:type="dxa"/>
            <w:noWrap/>
            <w:hideMark/>
          </w:tcPr>
          <w:p w14:paraId="1AE49310" w14:textId="10BFF687" w:rsidR="00C3625A" w:rsidRPr="00870621" w:rsidRDefault="00C3625A" w:rsidP="00C3625A">
            <w:r w:rsidRPr="008254FD">
              <w:t>2037.420</w:t>
            </w:r>
          </w:p>
        </w:tc>
      </w:tr>
      <w:tr w:rsidR="00C3625A" w:rsidRPr="00870621" w14:paraId="08529718" w14:textId="77777777" w:rsidTr="00C3625A">
        <w:trPr>
          <w:trHeight w:val="288"/>
        </w:trPr>
        <w:tc>
          <w:tcPr>
            <w:tcW w:w="1354" w:type="dxa"/>
            <w:noWrap/>
            <w:hideMark/>
          </w:tcPr>
          <w:p w14:paraId="381A6AA0" w14:textId="77777777" w:rsidR="00C3625A" w:rsidRPr="00870621" w:rsidRDefault="00C3625A" w:rsidP="00C3625A">
            <w:pPr>
              <w:rPr>
                <w:b/>
                <w:bCs/>
              </w:rPr>
            </w:pPr>
            <w:r w:rsidRPr="00870621">
              <w:rPr>
                <w:b/>
                <w:bCs/>
              </w:rPr>
              <w:t>DBH (m)</w:t>
            </w:r>
          </w:p>
        </w:tc>
        <w:tc>
          <w:tcPr>
            <w:tcW w:w="960" w:type="dxa"/>
            <w:noWrap/>
            <w:hideMark/>
          </w:tcPr>
          <w:p w14:paraId="68794AB9" w14:textId="41880A16" w:rsidR="00C3625A" w:rsidRPr="00870621" w:rsidRDefault="00C3625A" w:rsidP="00C3625A">
            <w:r w:rsidRPr="008254FD">
              <w:t>1.000</w:t>
            </w:r>
          </w:p>
        </w:tc>
        <w:tc>
          <w:tcPr>
            <w:tcW w:w="960" w:type="dxa"/>
            <w:noWrap/>
            <w:hideMark/>
          </w:tcPr>
          <w:p w14:paraId="103489CE" w14:textId="2CFC7C19" w:rsidR="00C3625A" w:rsidRPr="00870621" w:rsidRDefault="00C3625A" w:rsidP="00C3625A">
            <w:r w:rsidRPr="008254FD">
              <w:t>1.000</w:t>
            </w:r>
          </w:p>
        </w:tc>
        <w:tc>
          <w:tcPr>
            <w:tcW w:w="960" w:type="dxa"/>
            <w:noWrap/>
            <w:hideMark/>
          </w:tcPr>
          <w:p w14:paraId="4A975B35" w14:textId="227CFB55" w:rsidR="00C3625A" w:rsidRPr="00870621" w:rsidRDefault="00C3625A" w:rsidP="00C3625A">
            <w:r w:rsidRPr="008254FD">
              <w:t>0.002</w:t>
            </w:r>
          </w:p>
        </w:tc>
        <w:tc>
          <w:tcPr>
            <w:tcW w:w="960" w:type="dxa"/>
            <w:noWrap/>
            <w:hideMark/>
          </w:tcPr>
          <w:p w14:paraId="2B92E303" w14:textId="5D5EBE91" w:rsidR="00C3625A" w:rsidRPr="00870621" w:rsidRDefault="00C3625A" w:rsidP="00C3625A">
            <w:r w:rsidRPr="008254FD">
              <w:t>0.996</w:t>
            </w:r>
          </w:p>
        </w:tc>
        <w:tc>
          <w:tcPr>
            <w:tcW w:w="960" w:type="dxa"/>
            <w:noWrap/>
            <w:hideMark/>
          </w:tcPr>
          <w:p w14:paraId="3D1BAD00" w14:textId="1F3CEA01" w:rsidR="00C3625A" w:rsidRPr="00870621" w:rsidRDefault="00C3625A" w:rsidP="00C3625A">
            <w:r w:rsidRPr="008254FD">
              <w:t>1.003</w:t>
            </w:r>
          </w:p>
        </w:tc>
        <w:tc>
          <w:tcPr>
            <w:tcW w:w="960" w:type="dxa"/>
            <w:noWrap/>
            <w:hideMark/>
          </w:tcPr>
          <w:p w14:paraId="69C8BAB4" w14:textId="6CF9D4E5" w:rsidR="00C3625A" w:rsidRPr="00870621" w:rsidRDefault="00C3625A" w:rsidP="00C3625A">
            <w:r w:rsidRPr="008254FD">
              <w:t>1.000</w:t>
            </w:r>
          </w:p>
        </w:tc>
        <w:tc>
          <w:tcPr>
            <w:tcW w:w="1008" w:type="dxa"/>
            <w:noWrap/>
            <w:hideMark/>
          </w:tcPr>
          <w:p w14:paraId="54AF8632" w14:textId="2DA4E4F5" w:rsidR="00C3625A" w:rsidRPr="00870621" w:rsidRDefault="00C3625A" w:rsidP="00C3625A">
            <w:r w:rsidRPr="008254FD">
              <w:t>4852.064</w:t>
            </w:r>
          </w:p>
        </w:tc>
        <w:tc>
          <w:tcPr>
            <w:tcW w:w="960" w:type="dxa"/>
            <w:noWrap/>
            <w:hideMark/>
          </w:tcPr>
          <w:p w14:paraId="6CBC2133" w14:textId="06B2A023" w:rsidR="00C3625A" w:rsidRPr="00870621" w:rsidRDefault="00C3625A" w:rsidP="00C3625A">
            <w:r w:rsidRPr="008254FD">
              <w:t>3711.382</w:t>
            </w:r>
          </w:p>
        </w:tc>
      </w:tr>
      <w:tr w:rsidR="00C3625A" w:rsidRPr="00870621" w14:paraId="4F748F23" w14:textId="77777777" w:rsidTr="00C3625A">
        <w:trPr>
          <w:trHeight w:val="288"/>
        </w:trPr>
        <w:tc>
          <w:tcPr>
            <w:tcW w:w="1354" w:type="dxa"/>
            <w:noWrap/>
            <w:hideMark/>
          </w:tcPr>
          <w:p w14:paraId="637B270B" w14:textId="77777777" w:rsidR="00C3625A" w:rsidRPr="00870621" w:rsidRDefault="00C3625A" w:rsidP="00C3625A">
            <w:pPr>
              <w:rPr>
                <w:b/>
                <w:bCs/>
              </w:rPr>
            </w:pPr>
            <w:r w:rsidRPr="00870621">
              <w:rPr>
                <w:b/>
                <w:bCs/>
              </w:rPr>
              <w:t>Fire</w:t>
            </w:r>
          </w:p>
        </w:tc>
        <w:tc>
          <w:tcPr>
            <w:tcW w:w="960" w:type="dxa"/>
            <w:noWrap/>
            <w:hideMark/>
          </w:tcPr>
          <w:p w14:paraId="0695BB19" w14:textId="1AEDAA1B" w:rsidR="00C3625A" w:rsidRPr="00870621" w:rsidRDefault="00C3625A" w:rsidP="00C3625A">
            <w:r w:rsidRPr="008254FD">
              <w:t>-0.003</w:t>
            </w:r>
          </w:p>
        </w:tc>
        <w:tc>
          <w:tcPr>
            <w:tcW w:w="960" w:type="dxa"/>
            <w:noWrap/>
            <w:hideMark/>
          </w:tcPr>
          <w:p w14:paraId="3937695A" w14:textId="622A0B12" w:rsidR="00C3625A" w:rsidRPr="00870621" w:rsidRDefault="00C3625A" w:rsidP="00C3625A">
            <w:r w:rsidRPr="008254FD">
              <w:t>-0.003</w:t>
            </w:r>
          </w:p>
        </w:tc>
        <w:tc>
          <w:tcPr>
            <w:tcW w:w="960" w:type="dxa"/>
            <w:noWrap/>
            <w:hideMark/>
          </w:tcPr>
          <w:p w14:paraId="1DD16F2C" w14:textId="14AD0BBE" w:rsidR="00C3625A" w:rsidRPr="00870621" w:rsidRDefault="00C3625A" w:rsidP="00C3625A">
            <w:r w:rsidRPr="008254FD">
              <w:t>0.005</w:t>
            </w:r>
          </w:p>
        </w:tc>
        <w:tc>
          <w:tcPr>
            <w:tcW w:w="960" w:type="dxa"/>
            <w:noWrap/>
            <w:hideMark/>
          </w:tcPr>
          <w:p w14:paraId="06A2BDC9" w14:textId="4B45ABE3" w:rsidR="00C3625A" w:rsidRPr="00870621" w:rsidRDefault="00C3625A" w:rsidP="00C3625A">
            <w:r w:rsidRPr="008254FD">
              <w:t>-0.012</w:t>
            </w:r>
          </w:p>
        </w:tc>
        <w:tc>
          <w:tcPr>
            <w:tcW w:w="960" w:type="dxa"/>
            <w:noWrap/>
            <w:hideMark/>
          </w:tcPr>
          <w:p w14:paraId="2C57707B" w14:textId="0BDD83D8" w:rsidR="00C3625A" w:rsidRPr="00870621" w:rsidRDefault="00C3625A" w:rsidP="00C3625A">
            <w:r w:rsidRPr="008254FD">
              <w:t>0.005</w:t>
            </w:r>
          </w:p>
        </w:tc>
        <w:tc>
          <w:tcPr>
            <w:tcW w:w="960" w:type="dxa"/>
            <w:noWrap/>
            <w:hideMark/>
          </w:tcPr>
          <w:p w14:paraId="3182FBD2" w14:textId="407FF731" w:rsidR="00C3625A" w:rsidRPr="00870621" w:rsidRDefault="00C3625A" w:rsidP="00C3625A">
            <w:r w:rsidRPr="008254FD">
              <w:t>1.001</w:t>
            </w:r>
          </w:p>
        </w:tc>
        <w:tc>
          <w:tcPr>
            <w:tcW w:w="1008" w:type="dxa"/>
            <w:noWrap/>
            <w:hideMark/>
          </w:tcPr>
          <w:p w14:paraId="090378AA" w14:textId="5910902E" w:rsidR="00C3625A" w:rsidRPr="00870621" w:rsidRDefault="00C3625A" w:rsidP="00C3625A">
            <w:r w:rsidRPr="008254FD">
              <w:t>2242.081</w:t>
            </w:r>
          </w:p>
        </w:tc>
        <w:tc>
          <w:tcPr>
            <w:tcW w:w="960" w:type="dxa"/>
            <w:noWrap/>
            <w:hideMark/>
          </w:tcPr>
          <w:p w14:paraId="6538CF46" w14:textId="76B95591" w:rsidR="00C3625A" w:rsidRPr="00870621" w:rsidRDefault="00C3625A" w:rsidP="00C3625A">
            <w:r w:rsidRPr="008254FD">
              <w:t>2468.383</w:t>
            </w:r>
          </w:p>
        </w:tc>
      </w:tr>
      <w:tr w:rsidR="00C3625A" w:rsidRPr="00870621" w14:paraId="7951F0E7" w14:textId="77777777" w:rsidTr="00C3625A">
        <w:trPr>
          <w:trHeight w:val="288"/>
        </w:trPr>
        <w:tc>
          <w:tcPr>
            <w:tcW w:w="1354" w:type="dxa"/>
            <w:noWrap/>
            <w:hideMark/>
          </w:tcPr>
          <w:p w14:paraId="45A42255" w14:textId="77777777" w:rsidR="00C3625A" w:rsidRPr="00870621" w:rsidRDefault="00C3625A" w:rsidP="00C3625A">
            <w:pPr>
              <w:rPr>
                <w:b/>
                <w:bCs/>
              </w:rPr>
            </w:pPr>
            <w:r w:rsidRPr="00870621">
              <w:rPr>
                <w:b/>
                <w:bCs/>
              </w:rPr>
              <w:t>WPBR</w:t>
            </w:r>
          </w:p>
        </w:tc>
        <w:tc>
          <w:tcPr>
            <w:tcW w:w="960" w:type="dxa"/>
            <w:noWrap/>
            <w:hideMark/>
          </w:tcPr>
          <w:p w14:paraId="44C5F0F1" w14:textId="11E3F890" w:rsidR="00C3625A" w:rsidRPr="00870621" w:rsidRDefault="00C3625A" w:rsidP="00C3625A">
            <w:r w:rsidRPr="008254FD">
              <w:t>0.002</w:t>
            </w:r>
          </w:p>
        </w:tc>
        <w:tc>
          <w:tcPr>
            <w:tcW w:w="960" w:type="dxa"/>
            <w:noWrap/>
            <w:hideMark/>
          </w:tcPr>
          <w:p w14:paraId="78B93420" w14:textId="6E27C699" w:rsidR="00C3625A" w:rsidRPr="00870621" w:rsidRDefault="00C3625A" w:rsidP="00C3625A">
            <w:r w:rsidRPr="008254FD">
              <w:t>0.002</w:t>
            </w:r>
          </w:p>
        </w:tc>
        <w:tc>
          <w:tcPr>
            <w:tcW w:w="960" w:type="dxa"/>
            <w:noWrap/>
            <w:hideMark/>
          </w:tcPr>
          <w:p w14:paraId="7411A303" w14:textId="5D6A66D2" w:rsidR="00C3625A" w:rsidRPr="00870621" w:rsidRDefault="00C3625A" w:rsidP="00C3625A">
            <w:r w:rsidRPr="008254FD">
              <w:t>0.005</w:t>
            </w:r>
          </w:p>
        </w:tc>
        <w:tc>
          <w:tcPr>
            <w:tcW w:w="960" w:type="dxa"/>
            <w:noWrap/>
            <w:hideMark/>
          </w:tcPr>
          <w:p w14:paraId="63A79FCD" w14:textId="11B35B2F" w:rsidR="00C3625A" w:rsidRPr="00870621" w:rsidRDefault="00C3625A" w:rsidP="00C3625A">
            <w:r w:rsidRPr="008254FD">
              <w:t>-0.006</w:t>
            </w:r>
          </w:p>
        </w:tc>
        <w:tc>
          <w:tcPr>
            <w:tcW w:w="960" w:type="dxa"/>
            <w:noWrap/>
            <w:hideMark/>
          </w:tcPr>
          <w:p w14:paraId="30AA631A" w14:textId="169CF3B7" w:rsidR="00C3625A" w:rsidRPr="00870621" w:rsidRDefault="00C3625A" w:rsidP="00C3625A">
            <w:r w:rsidRPr="008254FD">
              <w:t>0.009</w:t>
            </w:r>
          </w:p>
        </w:tc>
        <w:tc>
          <w:tcPr>
            <w:tcW w:w="960" w:type="dxa"/>
            <w:noWrap/>
            <w:hideMark/>
          </w:tcPr>
          <w:p w14:paraId="13A897F1" w14:textId="5A6DFD45" w:rsidR="00C3625A" w:rsidRPr="00870621" w:rsidRDefault="00C3625A" w:rsidP="00C3625A">
            <w:r w:rsidRPr="008254FD">
              <w:t>1.001</w:t>
            </w:r>
          </w:p>
        </w:tc>
        <w:tc>
          <w:tcPr>
            <w:tcW w:w="1008" w:type="dxa"/>
            <w:noWrap/>
            <w:hideMark/>
          </w:tcPr>
          <w:p w14:paraId="45D9B491" w14:textId="5D8FAC0B" w:rsidR="00C3625A" w:rsidRPr="00870621" w:rsidRDefault="00C3625A" w:rsidP="00C3625A">
            <w:r w:rsidRPr="008254FD">
              <w:t>3474.428</w:t>
            </w:r>
          </w:p>
        </w:tc>
        <w:tc>
          <w:tcPr>
            <w:tcW w:w="960" w:type="dxa"/>
            <w:noWrap/>
            <w:hideMark/>
          </w:tcPr>
          <w:p w14:paraId="4BF10B79" w14:textId="73E3DD97" w:rsidR="00C3625A" w:rsidRPr="00870621" w:rsidRDefault="00C3625A" w:rsidP="00C3625A">
            <w:r w:rsidRPr="008254FD">
              <w:t>3252.897</w:t>
            </w:r>
          </w:p>
        </w:tc>
      </w:tr>
      <w:tr w:rsidR="00C3625A" w:rsidRPr="00870621" w14:paraId="27B2B34C" w14:textId="77777777" w:rsidTr="00C3625A">
        <w:trPr>
          <w:trHeight w:val="288"/>
        </w:trPr>
        <w:tc>
          <w:tcPr>
            <w:tcW w:w="1354" w:type="dxa"/>
            <w:noWrap/>
            <w:hideMark/>
          </w:tcPr>
          <w:p w14:paraId="5793C6DA" w14:textId="77777777" w:rsidR="00C3625A" w:rsidRPr="00870621" w:rsidRDefault="00C3625A" w:rsidP="00C3625A">
            <w:pPr>
              <w:rPr>
                <w:b/>
                <w:bCs/>
              </w:rPr>
            </w:pPr>
            <w:r w:rsidRPr="00870621">
              <w:rPr>
                <w:b/>
                <w:bCs/>
              </w:rPr>
              <w:t>Basal Area</w:t>
            </w:r>
          </w:p>
        </w:tc>
        <w:tc>
          <w:tcPr>
            <w:tcW w:w="960" w:type="dxa"/>
            <w:noWrap/>
            <w:hideMark/>
          </w:tcPr>
          <w:p w14:paraId="5B4079A0" w14:textId="5A37A75F" w:rsidR="00C3625A" w:rsidRPr="00870621" w:rsidRDefault="00C3625A" w:rsidP="00C3625A">
            <w:r w:rsidRPr="008254FD">
              <w:t>-0.005</w:t>
            </w:r>
          </w:p>
        </w:tc>
        <w:tc>
          <w:tcPr>
            <w:tcW w:w="960" w:type="dxa"/>
            <w:noWrap/>
            <w:hideMark/>
          </w:tcPr>
          <w:p w14:paraId="5386E68F" w14:textId="7DC81026" w:rsidR="00C3625A" w:rsidRPr="00870621" w:rsidRDefault="00C3625A" w:rsidP="00C3625A">
            <w:r w:rsidRPr="008254FD">
              <w:t>-0.005</w:t>
            </w:r>
          </w:p>
        </w:tc>
        <w:tc>
          <w:tcPr>
            <w:tcW w:w="960" w:type="dxa"/>
            <w:noWrap/>
            <w:hideMark/>
          </w:tcPr>
          <w:p w14:paraId="7947EA51" w14:textId="1CF1BADC" w:rsidR="00C3625A" w:rsidRPr="00870621" w:rsidRDefault="00C3625A" w:rsidP="00C3625A">
            <w:r w:rsidRPr="008254FD">
              <w:t>0.001</w:t>
            </w:r>
          </w:p>
        </w:tc>
        <w:tc>
          <w:tcPr>
            <w:tcW w:w="960" w:type="dxa"/>
            <w:noWrap/>
            <w:hideMark/>
          </w:tcPr>
          <w:p w14:paraId="56F5149E" w14:textId="386041A8" w:rsidR="00C3625A" w:rsidRPr="00870621" w:rsidRDefault="00C3625A" w:rsidP="00C3625A">
            <w:r w:rsidRPr="008254FD">
              <w:t>-0.008</w:t>
            </w:r>
          </w:p>
        </w:tc>
        <w:tc>
          <w:tcPr>
            <w:tcW w:w="960" w:type="dxa"/>
            <w:noWrap/>
            <w:hideMark/>
          </w:tcPr>
          <w:p w14:paraId="1324E085" w14:textId="70FF2D4C" w:rsidR="00C3625A" w:rsidRPr="00870621" w:rsidRDefault="00C3625A" w:rsidP="00C3625A">
            <w:r w:rsidRPr="008254FD">
              <w:t>-0.003</w:t>
            </w:r>
          </w:p>
        </w:tc>
        <w:tc>
          <w:tcPr>
            <w:tcW w:w="960" w:type="dxa"/>
            <w:noWrap/>
            <w:hideMark/>
          </w:tcPr>
          <w:p w14:paraId="08C6101B" w14:textId="410B2C36" w:rsidR="00C3625A" w:rsidRPr="00870621" w:rsidRDefault="00C3625A" w:rsidP="00C3625A">
            <w:r w:rsidRPr="008254FD">
              <w:t>1.000</w:t>
            </w:r>
          </w:p>
        </w:tc>
        <w:tc>
          <w:tcPr>
            <w:tcW w:w="1008" w:type="dxa"/>
            <w:noWrap/>
            <w:hideMark/>
          </w:tcPr>
          <w:p w14:paraId="3164A1B8" w14:textId="2FA53700" w:rsidR="00C3625A" w:rsidRPr="00870621" w:rsidRDefault="00C3625A" w:rsidP="00C3625A">
            <w:r w:rsidRPr="008254FD">
              <w:t>4498.668</w:t>
            </w:r>
          </w:p>
        </w:tc>
        <w:tc>
          <w:tcPr>
            <w:tcW w:w="960" w:type="dxa"/>
            <w:noWrap/>
            <w:hideMark/>
          </w:tcPr>
          <w:p w14:paraId="7C9CD560" w14:textId="40E87EB8" w:rsidR="00C3625A" w:rsidRPr="00870621" w:rsidRDefault="00C3625A" w:rsidP="00C3625A">
            <w:r w:rsidRPr="008254FD">
              <w:t>3306.307</w:t>
            </w:r>
          </w:p>
        </w:tc>
      </w:tr>
      <w:tr w:rsidR="00C3625A" w:rsidRPr="00870621" w14:paraId="6A7B3E8B" w14:textId="77777777" w:rsidTr="00C3625A">
        <w:trPr>
          <w:trHeight w:val="288"/>
        </w:trPr>
        <w:tc>
          <w:tcPr>
            <w:tcW w:w="1354" w:type="dxa"/>
            <w:noWrap/>
            <w:hideMark/>
          </w:tcPr>
          <w:p w14:paraId="0D9521FC" w14:textId="77777777" w:rsidR="00C3625A" w:rsidRPr="00870621" w:rsidRDefault="00C3625A" w:rsidP="00C3625A">
            <w:pPr>
              <w:rPr>
                <w:b/>
                <w:bCs/>
              </w:rPr>
            </w:pPr>
            <w:r w:rsidRPr="00870621">
              <w:rPr>
                <w:b/>
                <w:bCs/>
              </w:rPr>
              <w:t>Drought</w:t>
            </w:r>
          </w:p>
        </w:tc>
        <w:tc>
          <w:tcPr>
            <w:tcW w:w="960" w:type="dxa"/>
            <w:noWrap/>
            <w:hideMark/>
          </w:tcPr>
          <w:p w14:paraId="2D457CF1" w14:textId="16CB311C" w:rsidR="00C3625A" w:rsidRPr="00870621" w:rsidRDefault="00C3625A" w:rsidP="00C3625A">
            <w:r w:rsidRPr="008254FD">
              <w:t>-0.001</w:t>
            </w:r>
          </w:p>
        </w:tc>
        <w:tc>
          <w:tcPr>
            <w:tcW w:w="960" w:type="dxa"/>
            <w:noWrap/>
            <w:hideMark/>
          </w:tcPr>
          <w:p w14:paraId="5DD6EC76" w14:textId="6D27F781" w:rsidR="00C3625A" w:rsidRPr="00870621" w:rsidRDefault="00C3625A" w:rsidP="00C3625A">
            <w:r w:rsidRPr="008254FD">
              <w:t>-0.001</w:t>
            </w:r>
          </w:p>
        </w:tc>
        <w:tc>
          <w:tcPr>
            <w:tcW w:w="960" w:type="dxa"/>
            <w:noWrap/>
            <w:hideMark/>
          </w:tcPr>
          <w:p w14:paraId="193A4C94" w14:textId="3F67C219" w:rsidR="00C3625A" w:rsidRPr="00870621" w:rsidRDefault="00C3625A" w:rsidP="00C3625A">
            <w:r w:rsidRPr="008254FD">
              <w:t>0.002</w:t>
            </w:r>
          </w:p>
        </w:tc>
        <w:tc>
          <w:tcPr>
            <w:tcW w:w="960" w:type="dxa"/>
            <w:noWrap/>
            <w:hideMark/>
          </w:tcPr>
          <w:p w14:paraId="6C9877D8" w14:textId="070E5E32" w:rsidR="00C3625A" w:rsidRPr="00870621" w:rsidRDefault="00C3625A" w:rsidP="00C3625A">
            <w:r w:rsidRPr="008254FD">
              <w:t>-0.003</w:t>
            </w:r>
          </w:p>
        </w:tc>
        <w:tc>
          <w:tcPr>
            <w:tcW w:w="960" w:type="dxa"/>
            <w:noWrap/>
            <w:hideMark/>
          </w:tcPr>
          <w:p w14:paraId="303A8E82" w14:textId="383862B5" w:rsidR="00C3625A" w:rsidRPr="00870621" w:rsidRDefault="00C3625A" w:rsidP="00C3625A">
            <w:r w:rsidRPr="008254FD">
              <w:t>0.002</w:t>
            </w:r>
          </w:p>
        </w:tc>
        <w:tc>
          <w:tcPr>
            <w:tcW w:w="960" w:type="dxa"/>
            <w:noWrap/>
            <w:hideMark/>
          </w:tcPr>
          <w:p w14:paraId="5179E093" w14:textId="4A691DF3" w:rsidR="00C3625A" w:rsidRPr="00870621" w:rsidRDefault="00C3625A" w:rsidP="00C3625A">
            <w:r w:rsidRPr="008254FD">
              <w:t>1.001</w:t>
            </w:r>
          </w:p>
        </w:tc>
        <w:tc>
          <w:tcPr>
            <w:tcW w:w="1008" w:type="dxa"/>
            <w:noWrap/>
            <w:hideMark/>
          </w:tcPr>
          <w:p w14:paraId="4BA94EF4" w14:textId="782A909B" w:rsidR="00C3625A" w:rsidRPr="00870621" w:rsidRDefault="00C3625A" w:rsidP="00C3625A">
            <w:r w:rsidRPr="008254FD">
              <w:t>2633.481</w:t>
            </w:r>
          </w:p>
        </w:tc>
        <w:tc>
          <w:tcPr>
            <w:tcW w:w="960" w:type="dxa"/>
            <w:noWrap/>
            <w:hideMark/>
          </w:tcPr>
          <w:p w14:paraId="3946C188" w14:textId="0F192479" w:rsidR="00C3625A" w:rsidRPr="00870621" w:rsidRDefault="00C3625A" w:rsidP="00C3625A">
            <w:r w:rsidRPr="008254FD">
              <w:t>3010.413</w:t>
            </w:r>
          </w:p>
        </w:tc>
      </w:tr>
      <w:tr w:rsidR="00C3625A" w:rsidRPr="00870621" w14:paraId="7B7912DD" w14:textId="77777777" w:rsidTr="00C3625A">
        <w:trPr>
          <w:trHeight w:val="288"/>
        </w:trPr>
        <w:tc>
          <w:tcPr>
            <w:tcW w:w="1354" w:type="dxa"/>
            <w:noWrap/>
            <w:hideMark/>
          </w:tcPr>
          <w:p w14:paraId="151B46EC" w14:textId="77777777" w:rsidR="00C3625A" w:rsidRPr="00870621" w:rsidRDefault="00C3625A" w:rsidP="00C3625A">
            <w:pPr>
              <w:rPr>
                <w:b/>
                <w:bCs/>
              </w:rPr>
            </w:pPr>
            <w:r w:rsidRPr="00870621">
              <w:rPr>
                <w:b/>
                <w:bCs/>
              </w:rPr>
              <w:t>Site Dryness</w:t>
            </w:r>
          </w:p>
        </w:tc>
        <w:tc>
          <w:tcPr>
            <w:tcW w:w="960" w:type="dxa"/>
            <w:noWrap/>
            <w:hideMark/>
          </w:tcPr>
          <w:p w14:paraId="527C78D7" w14:textId="50DB2680" w:rsidR="00C3625A" w:rsidRPr="00870621" w:rsidRDefault="00C3625A" w:rsidP="00C3625A">
            <w:r w:rsidRPr="008254FD">
              <w:t>-0.004</w:t>
            </w:r>
          </w:p>
        </w:tc>
        <w:tc>
          <w:tcPr>
            <w:tcW w:w="960" w:type="dxa"/>
            <w:noWrap/>
            <w:hideMark/>
          </w:tcPr>
          <w:p w14:paraId="0C34B749" w14:textId="5BA64FC3" w:rsidR="00C3625A" w:rsidRPr="00870621" w:rsidRDefault="00C3625A" w:rsidP="00C3625A">
            <w:r w:rsidRPr="008254FD">
              <w:t>-0.004</w:t>
            </w:r>
          </w:p>
        </w:tc>
        <w:tc>
          <w:tcPr>
            <w:tcW w:w="960" w:type="dxa"/>
            <w:noWrap/>
            <w:hideMark/>
          </w:tcPr>
          <w:p w14:paraId="5D682390" w14:textId="69EB0B63" w:rsidR="00C3625A" w:rsidRPr="00870621" w:rsidRDefault="00C3625A" w:rsidP="00C3625A">
            <w:r w:rsidRPr="008254FD">
              <w:t>0.002</w:t>
            </w:r>
          </w:p>
        </w:tc>
        <w:tc>
          <w:tcPr>
            <w:tcW w:w="960" w:type="dxa"/>
            <w:noWrap/>
            <w:hideMark/>
          </w:tcPr>
          <w:p w14:paraId="7F29466B" w14:textId="7B3728F2" w:rsidR="00C3625A" w:rsidRPr="00870621" w:rsidRDefault="00C3625A" w:rsidP="00C3625A">
            <w:r w:rsidRPr="008254FD">
              <w:t>-0.007</w:t>
            </w:r>
          </w:p>
        </w:tc>
        <w:tc>
          <w:tcPr>
            <w:tcW w:w="960" w:type="dxa"/>
            <w:noWrap/>
            <w:hideMark/>
          </w:tcPr>
          <w:p w14:paraId="6D7F616B" w14:textId="1A1675F6" w:rsidR="00C3625A" w:rsidRPr="00870621" w:rsidRDefault="00C3625A" w:rsidP="00C3625A">
            <w:r w:rsidRPr="008254FD">
              <w:t>0.000</w:t>
            </w:r>
          </w:p>
        </w:tc>
        <w:tc>
          <w:tcPr>
            <w:tcW w:w="960" w:type="dxa"/>
            <w:noWrap/>
            <w:hideMark/>
          </w:tcPr>
          <w:p w14:paraId="4AC92B19" w14:textId="3204837B" w:rsidR="00C3625A" w:rsidRPr="00870621" w:rsidRDefault="00C3625A" w:rsidP="00C3625A">
            <w:r w:rsidRPr="008254FD">
              <w:t>1.003</w:t>
            </w:r>
          </w:p>
        </w:tc>
        <w:tc>
          <w:tcPr>
            <w:tcW w:w="1008" w:type="dxa"/>
            <w:noWrap/>
            <w:hideMark/>
          </w:tcPr>
          <w:p w14:paraId="22874735" w14:textId="6D22FAE2" w:rsidR="00C3625A" w:rsidRPr="00870621" w:rsidRDefault="00C3625A" w:rsidP="00C3625A">
            <w:r w:rsidRPr="008254FD">
              <w:t>2016.892</w:t>
            </w:r>
          </w:p>
        </w:tc>
        <w:tc>
          <w:tcPr>
            <w:tcW w:w="960" w:type="dxa"/>
            <w:noWrap/>
            <w:hideMark/>
          </w:tcPr>
          <w:p w14:paraId="3AC39006" w14:textId="741F2B80" w:rsidR="00C3625A" w:rsidRPr="00870621" w:rsidRDefault="00C3625A" w:rsidP="00C3625A">
            <w:r w:rsidRPr="008254FD">
              <w:t>2684.394</w:t>
            </w:r>
          </w:p>
        </w:tc>
      </w:tr>
      <w:tr w:rsidR="00C3625A" w:rsidRPr="00870621" w14:paraId="1E267F0C" w14:textId="77777777" w:rsidTr="00C3625A">
        <w:trPr>
          <w:trHeight w:val="288"/>
        </w:trPr>
        <w:tc>
          <w:tcPr>
            <w:tcW w:w="1354" w:type="dxa"/>
            <w:noWrap/>
            <w:hideMark/>
          </w:tcPr>
          <w:p w14:paraId="6ED59C92" w14:textId="77777777" w:rsidR="00C3625A" w:rsidRPr="00870621" w:rsidRDefault="00C3625A" w:rsidP="00C3625A">
            <w:pPr>
              <w:rPr>
                <w:b/>
                <w:bCs/>
              </w:rPr>
            </w:pPr>
            <w:r w:rsidRPr="00870621">
              <w:rPr>
                <w:b/>
                <w:bCs/>
              </w:rPr>
              <w:t>DBH x Fire</w:t>
            </w:r>
          </w:p>
        </w:tc>
        <w:tc>
          <w:tcPr>
            <w:tcW w:w="960" w:type="dxa"/>
            <w:noWrap/>
            <w:hideMark/>
          </w:tcPr>
          <w:p w14:paraId="13E489A6" w14:textId="0020CCF0" w:rsidR="00C3625A" w:rsidRPr="00870621" w:rsidRDefault="00C3625A" w:rsidP="00C3625A">
            <w:r w:rsidRPr="008254FD">
              <w:t>-0.012</w:t>
            </w:r>
          </w:p>
        </w:tc>
        <w:tc>
          <w:tcPr>
            <w:tcW w:w="960" w:type="dxa"/>
            <w:noWrap/>
            <w:hideMark/>
          </w:tcPr>
          <w:p w14:paraId="41815B7A" w14:textId="3669DC17" w:rsidR="00C3625A" w:rsidRPr="00870621" w:rsidRDefault="00C3625A" w:rsidP="00C3625A">
            <w:r w:rsidRPr="008254FD">
              <w:t>-0.012</w:t>
            </w:r>
          </w:p>
        </w:tc>
        <w:tc>
          <w:tcPr>
            <w:tcW w:w="960" w:type="dxa"/>
            <w:noWrap/>
            <w:hideMark/>
          </w:tcPr>
          <w:p w14:paraId="1A9F3DAD" w14:textId="60B153CE" w:rsidR="00C3625A" w:rsidRPr="00870621" w:rsidRDefault="00C3625A" w:rsidP="00C3625A">
            <w:r w:rsidRPr="008254FD">
              <w:t>0.006</w:t>
            </w:r>
          </w:p>
        </w:tc>
        <w:tc>
          <w:tcPr>
            <w:tcW w:w="960" w:type="dxa"/>
            <w:noWrap/>
            <w:hideMark/>
          </w:tcPr>
          <w:p w14:paraId="6A0DCDF7" w14:textId="3B0D53AF" w:rsidR="00C3625A" w:rsidRPr="00870621" w:rsidRDefault="00C3625A" w:rsidP="00C3625A">
            <w:r w:rsidRPr="008254FD">
              <w:t>-0.021</w:t>
            </w:r>
          </w:p>
        </w:tc>
        <w:tc>
          <w:tcPr>
            <w:tcW w:w="960" w:type="dxa"/>
            <w:noWrap/>
            <w:hideMark/>
          </w:tcPr>
          <w:p w14:paraId="2EA37ECF" w14:textId="62F547AC" w:rsidR="00C3625A" w:rsidRPr="00870621" w:rsidRDefault="00C3625A" w:rsidP="00C3625A">
            <w:r w:rsidRPr="008254FD">
              <w:t>-0.003</w:t>
            </w:r>
          </w:p>
        </w:tc>
        <w:tc>
          <w:tcPr>
            <w:tcW w:w="960" w:type="dxa"/>
            <w:noWrap/>
            <w:hideMark/>
          </w:tcPr>
          <w:p w14:paraId="51448B43" w14:textId="798A0B27" w:rsidR="00C3625A" w:rsidRPr="00870621" w:rsidRDefault="00C3625A" w:rsidP="00C3625A">
            <w:r w:rsidRPr="008254FD">
              <w:t>1.002</w:t>
            </w:r>
          </w:p>
        </w:tc>
        <w:tc>
          <w:tcPr>
            <w:tcW w:w="1008" w:type="dxa"/>
            <w:noWrap/>
            <w:hideMark/>
          </w:tcPr>
          <w:p w14:paraId="4D9F6ECB" w14:textId="46211051" w:rsidR="00C3625A" w:rsidRPr="00870621" w:rsidRDefault="00C3625A" w:rsidP="00C3625A">
            <w:r w:rsidRPr="008254FD">
              <w:t>2761.307</w:t>
            </w:r>
          </w:p>
        </w:tc>
        <w:tc>
          <w:tcPr>
            <w:tcW w:w="960" w:type="dxa"/>
            <w:noWrap/>
            <w:hideMark/>
          </w:tcPr>
          <w:p w14:paraId="786A3956" w14:textId="0F42751D" w:rsidR="00C3625A" w:rsidRPr="00870621" w:rsidRDefault="00C3625A" w:rsidP="00C3625A">
            <w:r w:rsidRPr="008254FD">
              <w:t>3153.945</w:t>
            </w:r>
          </w:p>
        </w:tc>
      </w:tr>
      <w:tr w:rsidR="00C3625A" w:rsidRPr="00870621" w14:paraId="4D7EBE73" w14:textId="77777777" w:rsidTr="00C3625A">
        <w:trPr>
          <w:trHeight w:val="288"/>
        </w:trPr>
        <w:tc>
          <w:tcPr>
            <w:tcW w:w="1354" w:type="dxa"/>
            <w:noWrap/>
            <w:hideMark/>
          </w:tcPr>
          <w:p w14:paraId="45E4AAED" w14:textId="77777777" w:rsidR="00C3625A" w:rsidRPr="00870621" w:rsidRDefault="00C3625A" w:rsidP="00C3625A">
            <w:pPr>
              <w:rPr>
                <w:b/>
                <w:bCs/>
              </w:rPr>
            </w:pPr>
            <w:r w:rsidRPr="00870621">
              <w:rPr>
                <w:b/>
                <w:bCs/>
              </w:rPr>
              <w:t>DBH x WPBR</w:t>
            </w:r>
          </w:p>
        </w:tc>
        <w:tc>
          <w:tcPr>
            <w:tcW w:w="960" w:type="dxa"/>
            <w:noWrap/>
            <w:hideMark/>
          </w:tcPr>
          <w:p w14:paraId="707E2F72" w14:textId="50B1E573" w:rsidR="00C3625A" w:rsidRPr="00870621" w:rsidRDefault="00C3625A" w:rsidP="00C3625A">
            <w:r w:rsidRPr="008254FD">
              <w:t>-0.001</w:t>
            </w:r>
          </w:p>
        </w:tc>
        <w:tc>
          <w:tcPr>
            <w:tcW w:w="960" w:type="dxa"/>
            <w:noWrap/>
            <w:hideMark/>
          </w:tcPr>
          <w:p w14:paraId="33EF1117" w14:textId="77BD3AC7" w:rsidR="00C3625A" w:rsidRPr="00870621" w:rsidRDefault="00C3625A" w:rsidP="00C3625A">
            <w:r w:rsidRPr="008254FD">
              <w:t>-0.001</w:t>
            </w:r>
          </w:p>
        </w:tc>
        <w:tc>
          <w:tcPr>
            <w:tcW w:w="960" w:type="dxa"/>
            <w:noWrap/>
            <w:hideMark/>
          </w:tcPr>
          <w:p w14:paraId="756F6FC0" w14:textId="4EA6D744" w:rsidR="00C3625A" w:rsidRPr="00870621" w:rsidRDefault="00C3625A" w:rsidP="00C3625A">
            <w:r w:rsidRPr="008254FD">
              <w:t>0.007</w:t>
            </w:r>
          </w:p>
        </w:tc>
        <w:tc>
          <w:tcPr>
            <w:tcW w:w="960" w:type="dxa"/>
            <w:noWrap/>
            <w:hideMark/>
          </w:tcPr>
          <w:p w14:paraId="4F1F1521" w14:textId="37D81316" w:rsidR="00C3625A" w:rsidRPr="00870621" w:rsidRDefault="00C3625A" w:rsidP="00C3625A">
            <w:r w:rsidRPr="008254FD">
              <w:t>-0.013</w:t>
            </w:r>
          </w:p>
        </w:tc>
        <w:tc>
          <w:tcPr>
            <w:tcW w:w="960" w:type="dxa"/>
            <w:noWrap/>
            <w:hideMark/>
          </w:tcPr>
          <w:p w14:paraId="767A80E8" w14:textId="6152D7C1" w:rsidR="00C3625A" w:rsidRPr="00870621" w:rsidRDefault="00C3625A" w:rsidP="00C3625A">
            <w:r w:rsidRPr="008254FD">
              <w:t>0.011</w:t>
            </w:r>
          </w:p>
        </w:tc>
        <w:tc>
          <w:tcPr>
            <w:tcW w:w="960" w:type="dxa"/>
            <w:noWrap/>
            <w:hideMark/>
          </w:tcPr>
          <w:p w14:paraId="54B03007" w14:textId="2DA305CA" w:rsidR="00C3625A" w:rsidRPr="00870621" w:rsidRDefault="00C3625A" w:rsidP="00C3625A">
            <w:r w:rsidRPr="008254FD">
              <w:t>1.000</w:t>
            </w:r>
          </w:p>
        </w:tc>
        <w:tc>
          <w:tcPr>
            <w:tcW w:w="1008" w:type="dxa"/>
            <w:noWrap/>
            <w:hideMark/>
          </w:tcPr>
          <w:p w14:paraId="062F5E2E" w14:textId="4965DF43" w:rsidR="00C3625A" w:rsidRPr="00870621" w:rsidRDefault="00C3625A" w:rsidP="00C3625A">
            <w:r w:rsidRPr="008254FD">
              <w:t>3633.764</w:t>
            </w:r>
          </w:p>
        </w:tc>
        <w:tc>
          <w:tcPr>
            <w:tcW w:w="960" w:type="dxa"/>
            <w:noWrap/>
            <w:hideMark/>
          </w:tcPr>
          <w:p w14:paraId="623CB1D2" w14:textId="0DF8B71D" w:rsidR="00C3625A" w:rsidRPr="00870621" w:rsidRDefault="00C3625A" w:rsidP="00C3625A">
            <w:r w:rsidRPr="008254FD">
              <w:t>3293.020</w:t>
            </w:r>
          </w:p>
        </w:tc>
      </w:tr>
      <w:tr w:rsidR="00C3625A" w:rsidRPr="00870621" w14:paraId="6B0E36F0" w14:textId="77777777" w:rsidTr="00C3625A">
        <w:trPr>
          <w:trHeight w:val="288"/>
        </w:trPr>
        <w:tc>
          <w:tcPr>
            <w:tcW w:w="1354" w:type="dxa"/>
            <w:noWrap/>
            <w:hideMark/>
          </w:tcPr>
          <w:p w14:paraId="125D109B" w14:textId="77777777" w:rsidR="00C3625A" w:rsidRPr="00870621" w:rsidRDefault="00C3625A" w:rsidP="00C3625A">
            <w:pPr>
              <w:rPr>
                <w:b/>
                <w:bCs/>
              </w:rPr>
            </w:pPr>
            <w:r w:rsidRPr="00870621">
              <w:rPr>
                <w:b/>
                <w:bCs/>
              </w:rPr>
              <w:t>DBH x BA</w:t>
            </w:r>
          </w:p>
        </w:tc>
        <w:tc>
          <w:tcPr>
            <w:tcW w:w="960" w:type="dxa"/>
            <w:noWrap/>
            <w:hideMark/>
          </w:tcPr>
          <w:p w14:paraId="1752C116" w14:textId="189D0D70" w:rsidR="00C3625A" w:rsidRPr="00870621" w:rsidRDefault="00C3625A" w:rsidP="00C3625A">
            <w:r w:rsidRPr="008254FD">
              <w:t>0.002</w:t>
            </w:r>
          </w:p>
        </w:tc>
        <w:tc>
          <w:tcPr>
            <w:tcW w:w="960" w:type="dxa"/>
            <w:noWrap/>
            <w:hideMark/>
          </w:tcPr>
          <w:p w14:paraId="5CC61400" w14:textId="4E69DA4F" w:rsidR="00C3625A" w:rsidRPr="00870621" w:rsidRDefault="00C3625A" w:rsidP="00C3625A">
            <w:r w:rsidRPr="008254FD">
              <w:t>0.002</w:t>
            </w:r>
          </w:p>
        </w:tc>
        <w:tc>
          <w:tcPr>
            <w:tcW w:w="960" w:type="dxa"/>
            <w:noWrap/>
            <w:hideMark/>
          </w:tcPr>
          <w:p w14:paraId="35FA27E1" w14:textId="7A2ADB18" w:rsidR="00C3625A" w:rsidRPr="00870621" w:rsidRDefault="00C3625A" w:rsidP="00C3625A">
            <w:r w:rsidRPr="008254FD">
              <w:t>0.002</w:t>
            </w:r>
          </w:p>
        </w:tc>
        <w:tc>
          <w:tcPr>
            <w:tcW w:w="960" w:type="dxa"/>
            <w:noWrap/>
            <w:hideMark/>
          </w:tcPr>
          <w:p w14:paraId="58D8C172" w14:textId="5B785657" w:rsidR="00C3625A" w:rsidRPr="00870621" w:rsidRDefault="00C3625A" w:rsidP="00C3625A">
            <w:r w:rsidRPr="008254FD">
              <w:t>-0.001</w:t>
            </w:r>
          </w:p>
        </w:tc>
        <w:tc>
          <w:tcPr>
            <w:tcW w:w="960" w:type="dxa"/>
            <w:noWrap/>
            <w:hideMark/>
          </w:tcPr>
          <w:p w14:paraId="0E822309" w14:textId="2266D397" w:rsidR="00C3625A" w:rsidRPr="00870621" w:rsidRDefault="00C3625A" w:rsidP="00C3625A">
            <w:r w:rsidRPr="008254FD">
              <w:t>0.005</w:t>
            </w:r>
          </w:p>
        </w:tc>
        <w:tc>
          <w:tcPr>
            <w:tcW w:w="960" w:type="dxa"/>
            <w:noWrap/>
            <w:hideMark/>
          </w:tcPr>
          <w:p w14:paraId="3186C3F9" w14:textId="12F76EDE" w:rsidR="00C3625A" w:rsidRPr="00870621" w:rsidRDefault="00C3625A" w:rsidP="00C3625A">
            <w:r w:rsidRPr="008254FD">
              <w:t>1.000</w:t>
            </w:r>
          </w:p>
        </w:tc>
        <w:tc>
          <w:tcPr>
            <w:tcW w:w="1008" w:type="dxa"/>
            <w:noWrap/>
            <w:hideMark/>
          </w:tcPr>
          <w:p w14:paraId="1A18E7AC" w14:textId="7143A575" w:rsidR="00C3625A" w:rsidRPr="00870621" w:rsidRDefault="00C3625A" w:rsidP="00C3625A">
            <w:r w:rsidRPr="008254FD">
              <w:t>5032.684</w:t>
            </w:r>
          </w:p>
        </w:tc>
        <w:tc>
          <w:tcPr>
            <w:tcW w:w="960" w:type="dxa"/>
            <w:noWrap/>
            <w:hideMark/>
          </w:tcPr>
          <w:p w14:paraId="487C7E83" w14:textId="747467EB" w:rsidR="00C3625A" w:rsidRPr="00870621" w:rsidRDefault="00C3625A" w:rsidP="00C3625A">
            <w:r w:rsidRPr="008254FD">
              <w:t>3609.049</w:t>
            </w:r>
          </w:p>
        </w:tc>
      </w:tr>
      <w:tr w:rsidR="00C3625A" w:rsidRPr="00870621" w14:paraId="098CA9B1" w14:textId="77777777" w:rsidTr="00C3625A">
        <w:trPr>
          <w:trHeight w:val="288"/>
        </w:trPr>
        <w:tc>
          <w:tcPr>
            <w:tcW w:w="1354" w:type="dxa"/>
            <w:noWrap/>
            <w:hideMark/>
          </w:tcPr>
          <w:p w14:paraId="1B5E7CBE" w14:textId="77777777" w:rsidR="00C3625A" w:rsidRPr="00870621" w:rsidRDefault="00C3625A" w:rsidP="00C3625A">
            <w:pPr>
              <w:rPr>
                <w:b/>
                <w:bCs/>
              </w:rPr>
            </w:pPr>
            <w:r w:rsidRPr="00870621">
              <w:rPr>
                <w:b/>
                <w:bCs/>
              </w:rPr>
              <w:t>DBH x Drought</w:t>
            </w:r>
          </w:p>
        </w:tc>
        <w:tc>
          <w:tcPr>
            <w:tcW w:w="960" w:type="dxa"/>
            <w:noWrap/>
            <w:hideMark/>
          </w:tcPr>
          <w:p w14:paraId="12E439B3" w14:textId="5B29DFC4" w:rsidR="00C3625A" w:rsidRPr="00870621" w:rsidRDefault="00C3625A" w:rsidP="00C3625A">
            <w:r w:rsidRPr="008254FD">
              <w:t>0.001</w:t>
            </w:r>
          </w:p>
        </w:tc>
        <w:tc>
          <w:tcPr>
            <w:tcW w:w="960" w:type="dxa"/>
            <w:noWrap/>
            <w:hideMark/>
          </w:tcPr>
          <w:p w14:paraId="5886561A" w14:textId="20CDB096" w:rsidR="00C3625A" w:rsidRPr="00870621" w:rsidRDefault="00C3625A" w:rsidP="00C3625A">
            <w:r w:rsidRPr="008254FD">
              <w:t>0.001</w:t>
            </w:r>
          </w:p>
        </w:tc>
        <w:tc>
          <w:tcPr>
            <w:tcW w:w="960" w:type="dxa"/>
            <w:noWrap/>
            <w:hideMark/>
          </w:tcPr>
          <w:p w14:paraId="34A207A0" w14:textId="1F4C9FC8" w:rsidR="00C3625A" w:rsidRPr="00870621" w:rsidRDefault="00C3625A" w:rsidP="00C3625A">
            <w:r w:rsidRPr="008254FD">
              <w:t>0.002</w:t>
            </w:r>
          </w:p>
        </w:tc>
        <w:tc>
          <w:tcPr>
            <w:tcW w:w="960" w:type="dxa"/>
            <w:noWrap/>
            <w:hideMark/>
          </w:tcPr>
          <w:p w14:paraId="470B5958" w14:textId="162D2B70" w:rsidR="00C3625A" w:rsidRPr="00870621" w:rsidRDefault="00C3625A" w:rsidP="00C3625A">
            <w:r w:rsidRPr="008254FD">
              <w:t>-0.002</w:t>
            </w:r>
          </w:p>
        </w:tc>
        <w:tc>
          <w:tcPr>
            <w:tcW w:w="960" w:type="dxa"/>
            <w:noWrap/>
            <w:hideMark/>
          </w:tcPr>
          <w:p w14:paraId="196F651B" w14:textId="2E9492D8" w:rsidR="00C3625A" w:rsidRPr="00870621" w:rsidRDefault="00C3625A" w:rsidP="00C3625A">
            <w:r w:rsidRPr="008254FD">
              <w:t>0.004</w:t>
            </w:r>
          </w:p>
        </w:tc>
        <w:tc>
          <w:tcPr>
            <w:tcW w:w="960" w:type="dxa"/>
            <w:noWrap/>
            <w:hideMark/>
          </w:tcPr>
          <w:p w14:paraId="61867202" w14:textId="5C615AC1" w:rsidR="00C3625A" w:rsidRPr="00870621" w:rsidRDefault="00C3625A" w:rsidP="00C3625A">
            <w:r w:rsidRPr="008254FD">
              <w:t>1.000</w:t>
            </w:r>
          </w:p>
        </w:tc>
        <w:tc>
          <w:tcPr>
            <w:tcW w:w="1008" w:type="dxa"/>
            <w:noWrap/>
            <w:hideMark/>
          </w:tcPr>
          <w:p w14:paraId="7DD08F37" w14:textId="3F3AA6BD" w:rsidR="00C3625A" w:rsidRPr="00870621" w:rsidRDefault="00C3625A" w:rsidP="00C3625A">
            <w:r w:rsidRPr="008254FD">
              <w:t>4394.254</w:t>
            </w:r>
          </w:p>
        </w:tc>
        <w:tc>
          <w:tcPr>
            <w:tcW w:w="960" w:type="dxa"/>
            <w:noWrap/>
            <w:hideMark/>
          </w:tcPr>
          <w:p w14:paraId="45131EAD" w14:textId="5F3D68EE" w:rsidR="00C3625A" w:rsidRPr="00870621" w:rsidRDefault="00C3625A" w:rsidP="00C3625A">
            <w:r w:rsidRPr="008254FD">
              <w:t>3376.167</w:t>
            </w:r>
          </w:p>
        </w:tc>
      </w:tr>
      <w:tr w:rsidR="00C3625A" w:rsidRPr="00870621" w14:paraId="52CAF3C7" w14:textId="77777777" w:rsidTr="00C3625A">
        <w:trPr>
          <w:trHeight w:val="288"/>
        </w:trPr>
        <w:tc>
          <w:tcPr>
            <w:tcW w:w="1354" w:type="dxa"/>
            <w:noWrap/>
            <w:hideMark/>
          </w:tcPr>
          <w:p w14:paraId="7456B2C8" w14:textId="77777777" w:rsidR="00C3625A" w:rsidRPr="00870621" w:rsidRDefault="00C3625A" w:rsidP="00C3625A">
            <w:pPr>
              <w:rPr>
                <w:b/>
                <w:bCs/>
              </w:rPr>
            </w:pPr>
            <w:r w:rsidRPr="00870621">
              <w:rPr>
                <w:b/>
                <w:bCs/>
              </w:rPr>
              <w:t>DBH x Dryness</w:t>
            </w:r>
          </w:p>
        </w:tc>
        <w:tc>
          <w:tcPr>
            <w:tcW w:w="960" w:type="dxa"/>
            <w:noWrap/>
            <w:hideMark/>
          </w:tcPr>
          <w:p w14:paraId="3D15876F" w14:textId="69737C69" w:rsidR="00C3625A" w:rsidRPr="00870621" w:rsidRDefault="00C3625A" w:rsidP="00C3625A">
            <w:r w:rsidRPr="008254FD">
              <w:t>0.006</w:t>
            </w:r>
          </w:p>
        </w:tc>
        <w:tc>
          <w:tcPr>
            <w:tcW w:w="960" w:type="dxa"/>
            <w:noWrap/>
            <w:hideMark/>
          </w:tcPr>
          <w:p w14:paraId="7DF99300" w14:textId="49745DF9" w:rsidR="00C3625A" w:rsidRPr="00870621" w:rsidRDefault="00C3625A" w:rsidP="00C3625A">
            <w:r w:rsidRPr="008254FD">
              <w:t>0.006</w:t>
            </w:r>
          </w:p>
        </w:tc>
        <w:tc>
          <w:tcPr>
            <w:tcW w:w="960" w:type="dxa"/>
            <w:noWrap/>
            <w:hideMark/>
          </w:tcPr>
          <w:p w14:paraId="6A89537E" w14:textId="6437D770" w:rsidR="00C3625A" w:rsidRPr="00870621" w:rsidRDefault="00C3625A" w:rsidP="00C3625A">
            <w:r w:rsidRPr="008254FD">
              <w:t>0.002</w:t>
            </w:r>
          </w:p>
        </w:tc>
        <w:tc>
          <w:tcPr>
            <w:tcW w:w="960" w:type="dxa"/>
            <w:noWrap/>
            <w:hideMark/>
          </w:tcPr>
          <w:p w14:paraId="31550994" w14:textId="30A89181" w:rsidR="00C3625A" w:rsidRPr="00870621" w:rsidRDefault="00C3625A" w:rsidP="00C3625A">
            <w:r w:rsidRPr="008254FD">
              <w:t>0.003</w:t>
            </w:r>
          </w:p>
        </w:tc>
        <w:tc>
          <w:tcPr>
            <w:tcW w:w="960" w:type="dxa"/>
            <w:noWrap/>
            <w:hideMark/>
          </w:tcPr>
          <w:p w14:paraId="265D2F76" w14:textId="128F2004" w:rsidR="00C3625A" w:rsidRPr="00870621" w:rsidRDefault="00C3625A" w:rsidP="00C3625A">
            <w:r w:rsidRPr="008254FD">
              <w:t>0.009</w:t>
            </w:r>
          </w:p>
        </w:tc>
        <w:tc>
          <w:tcPr>
            <w:tcW w:w="960" w:type="dxa"/>
            <w:noWrap/>
            <w:hideMark/>
          </w:tcPr>
          <w:p w14:paraId="5FF27A49" w14:textId="04E5BCCB" w:rsidR="00C3625A" w:rsidRPr="00870621" w:rsidRDefault="00C3625A" w:rsidP="00C3625A">
            <w:r w:rsidRPr="008254FD">
              <w:t>1.001</w:t>
            </w:r>
          </w:p>
        </w:tc>
        <w:tc>
          <w:tcPr>
            <w:tcW w:w="1008" w:type="dxa"/>
            <w:noWrap/>
            <w:hideMark/>
          </w:tcPr>
          <w:p w14:paraId="744A3A1A" w14:textId="17B184F4" w:rsidR="00C3625A" w:rsidRPr="00870621" w:rsidRDefault="00C3625A" w:rsidP="00C3625A">
            <w:r w:rsidRPr="008254FD">
              <w:t>4803.129</w:t>
            </w:r>
          </w:p>
        </w:tc>
        <w:tc>
          <w:tcPr>
            <w:tcW w:w="960" w:type="dxa"/>
            <w:noWrap/>
            <w:hideMark/>
          </w:tcPr>
          <w:p w14:paraId="5EA3F3C0" w14:textId="7087ACB5" w:rsidR="00C3625A" w:rsidRPr="00870621" w:rsidRDefault="00C3625A" w:rsidP="00C3625A">
            <w:r w:rsidRPr="008254FD">
              <w:t>3802.862</w:t>
            </w:r>
          </w:p>
        </w:tc>
      </w:tr>
      <w:tr w:rsidR="00C3625A" w:rsidRPr="00870621" w14:paraId="38B264DA" w14:textId="77777777" w:rsidTr="00C3625A">
        <w:trPr>
          <w:trHeight w:val="288"/>
        </w:trPr>
        <w:tc>
          <w:tcPr>
            <w:tcW w:w="1354" w:type="dxa"/>
            <w:noWrap/>
            <w:hideMark/>
          </w:tcPr>
          <w:p w14:paraId="4EF6E9C4" w14:textId="77777777" w:rsidR="00C3625A" w:rsidRPr="00870621" w:rsidRDefault="00C3625A" w:rsidP="00C3625A">
            <w:pPr>
              <w:rPr>
                <w:b/>
                <w:bCs/>
              </w:rPr>
            </w:pPr>
            <w:r w:rsidRPr="00870621">
              <w:rPr>
                <w:b/>
                <w:bCs/>
              </w:rPr>
              <w:t>SD Plots</w:t>
            </w:r>
          </w:p>
        </w:tc>
        <w:tc>
          <w:tcPr>
            <w:tcW w:w="960" w:type="dxa"/>
            <w:noWrap/>
            <w:hideMark/>
          </w:tcPr>
          <w:p w14:paraId="7172E130" w14:textId="4293BDC6" w:rsidR="00C3625A" w:rsidRPr="00870621" w:rsidRDefault="00C3625A" w:rsidP="00C3625A">
            <w:r w:rsidRPr="008254FD">
              <w:t>0.018</w:t>
            </w:r>
          </w:p>
        </w:tc>
        <w:tc>
          <w:tcPr>
            <w:tcW w:w="960" w:type="dxa"/>
            <w:noWrap/>
            <w:hideMark/>
          </w:tcPr>
          <w:p w14:paraId="5F35D83C" w14:textId="2375FDAA" w:rsidR="00C3625A" w:rsidRPr="00870621" w:rsidRDefault="00C3625A" w:rsidP="00C3625A">
            <w:r w:rsidRPr="008254FD">
              <w:t>0.018</w:t>
            </w:r>
          </w:p>
        </w:tc>
        <w:tc>
          <w:tcPr>
            <w:tcW w:w="960" w:type="dxa"/>
            <w:noWrap/>
            <w:hideMark/>
          </w:tcPr>
          <w:p w14:paraId="2FB561EB" w14:textId="5CAF43B2" w:rsidR="00C3625A" w:rsidRPr="00870621" w:rsidRDefault="00C3625A" w:rsidP="00C3625A">
            <w:r w:rsidRPr="008254FD">
              <w:t>0.001</w:t>
            </w:r>
          </w:p>
        </w:tc>
        <w:tc>
          <w:tcPr>
            <w:tcW w:w="960" w:type="dxa"/>
            <w:noWrap/>
            <w:hideMark/>
          </w:tcPr>
          <w:p w14:paraId="5C7A5254" w14:textId="7F1EC7BA" w:rsidR="00C3625A" w:rsidRPr="00870621" w:rsidRDefault="00C3625A" w:rsidP="00C3625A">
            <w:r w:rsidRPr="008254FD">
              <w:t>0.017</w:t>
            </w:r>
          </w:p>
        </w:tc>
        <w:tc>
          <w:tcPr>
            <w:tcW w:w="960" w:type="dxa"/>
            <w:noWrap/>
            <w:hideMark/>
          </w:tcPr>
          <w:p w14:paraId="5BB5582D" w14:textId="09E54EAF" w:rsidR="00C3625A" w:rsidRPr="00870621" w:rsidRDefault="00C3625A" w:rsidP="00C3625A">
            <w:r w:rsidRPr="008254FD">
              <w:t>0.019</w:t>
            </w:r>
          </w:p>
        </w:tc>
        <w:tc>
          <w:tcPr>
            <w:tcW w:w="960" w:type="dxa"/>
            <w:noWrap/>
            <w:hideMark/>
          </w:tcPr>
          <w:p w14:paraId="57049342" w14:textId="7EE1D3D5" w:rsidR="00C3625A" w:rsidRPr="00870621" w:rsidRDefault="00C3625A" w:rsidP="00C3625A">
            <w:r w:rsidRPr="008254FD">
              <w:t>1.005</w:t>
            </w:r>
          </w:p>
        </w:tc>
        <w:tc>
          <w:tcPr>
            <w:tcW w:w="1008" w:type="dxa"/>
            <w:noWrap/>
            <w:hideMark/>
          </w:tcPr>
          <w:p w14:paraId="65922DCE" w14:textId="6C187C87" w:rsidR="00C3625A" w:rsidRPr="00870621" w:rsidRDefault="00C3625A" w:rsidP="00C3625A">
            <w:r w:rsidRPr="008254FD">
              <w:t>1324.991</w:t>
            </w:r>
          </w:p>
        </w:tc>
        <w:tc>
          <w:tcPr>
            <w:tcW w:w="960" w:type="dxa"/>
            <w:noWrap/>
            <w:hideMark/>
          </w:tcPr>
          <w:p w14:paraId="33F42814" w14:textId="5B962EDF" w:rsidR="00C3625A" w:rsidRPr="00870621" w:rsidRDefault="00C3625A" w:rsidP="00C3625A">
            <w:r w:rsidRPr="008254FD">
              <w:t>2237.302</w:t>
            </w:r>
          </w:p>
        </w:tc>
      </w:tr>
      <w:tr w:rsidR="00C3625A" w:rsidRPr="00870621" w14:paraId="0D092239" w14:textId="77777777" w:rsidTr="00C3625A">
        <w:trPr>
          <w:trHeight w:val="288"/>
        </w:trPr>
        <w:tc>
          <w:tcPr>
            <w:tcW w:w="1354" w:type="dxa"/>
            <w:noWrap/>
            <w:hideMark/>
          </w:tcPr>
          <w:p w14:paraId="2ED3D404" w14:textId="77777777" w:rsidR="00C3625A" w:rsidRPr="00870621" w:rsidRDefault="00C3625A" w:rsidP="00C3625A">
            <w:pPr>
              <w:rPr>
                <w:b/>
                <w:bCs/>
              </w:rPr>
            </w:pPr>
            <w:r w:rsidRPr="00870621">
              <w:rPr>
                <w:b/>
                <w:bCs/>
              </w:rPr>
              <w:t>SD Ecoregions</w:t>
            </w:r>
          </w:p>
        </w:tc>
        <w:tc>
          <w:tcPr>
            <w:tcW w:w="960" w:type="dxa"/>
            <w:noWrap/>
            <w:hideMark/>
          </w:tcPr>
          <w:p w14:paraId="0F79689C" w14:textId="75C8F0C9" w:rsidR="00C3625A" w:rsidRPr="00870621" w:rsidRDefault="00C3625A" w:rsidP="00C3625A">
            <w:r w:rsidRPr="008254FD">
              <w:t>0.012</w:t>
            </w:r>
          </w:p>
        </w:tc>
        <w:tc>
          <w:tcPr>
            <w:tcW w:w="960" w:type="dxa"/>
            <w:noWrap/>
            <w:hideMark/>
          </w:tcPr>
          <w:p w14:paraId="3FAEE344" w14:textId="45B27F6B" w:rsidR="00C3625A" w:rsidRPr="00870621" w:rsidRDefault="00C3625A" w:rsidP="00C3625A">
            <w:r w:rsidRPr="008254FD">
              <w:t>0.012</w:t>
            </w:r>
          </w:p>
        </w:tc>
        <w:tc>
          <w:tcPr>
            <w:tcW w:w="960" w:type="dxa"/>
            <w:noWrap/>
            <w:hideMark/>
          </w:tcPr>
          <w:p w14:paraId="33518331" w14:textId="7F3D92BE" w:rsidR="00C3625A" w:rsidRPr="00870621" w:rsidRDefault="00C3625A" w:rsidP="00C3625A">
            <w:r w:rsidRPr="008254FD">
              <w:t>0.002</w:t>
            </w:r>
          </w:p>
        </w:tc>
        <w:tc>
          <w:tcPr>
            <w:tcW w:w="960" w:type="dxa"/>
            <w:noWrap/>
            <w:hideMark/>
          </w:tcPr>
          <w:p w14:paraId="5922C052" w14:textId="6CBF487C" w:rsidR="00C3625A" w:rsidRPr="00870621" w:rsidRDefault="00C3625A" w:rsidP="00C3625A">
            <w:r w:rsidRPr="008254FD">
              <w:t>0.009</w:t>
            </w:r>
          </w:p>
        </w:tc>
        <w:tc>
          <w:tcPr>
            <w:tcW w:w="960" w:type="dxa"/>
            <w:noWrap/>
            <w:hideMark/>
          </w:tcPr>
          <w:p w14:paraId="2538FB9B" w14:textId="76BD60BD" w:rsidR="00C3625A" w:rsidRPr="00870621" w:rsidRDefault="00C3625A" w:rsidP="00C3625A">
            <w:r w:rsidRPr="008254FD">
              <w:t>0.016</w:t>
            </w:r>
          </w:p>
        </w:tc>
        <w:tc>
          <w:tcPr>
            <w:tcW w:w="960" w:type="dxa"/>
            <w:noWrap/>
            <w:hideMark/>
          </w:tcPr>
          <w:p w14:paraId="16193FC7" w14:textId="4291AC2A" w:rsidR="00C3625A" w:rsidRPr="00870621" w:rsidRDefault="00C3625A" w:rsidP="00C3625A">
            <w:r w:rsidRPr="008254FD">
              <w:t>1.001</w:t>
            </w:r>
          </w:p>
        </w:tc>
        <w:tc>
          <w:tcPr>
            <w:tcW w:w="1008" w:type="dxa"/>
            <w:noWrap/>
            <w:hideMark/>
          </w:tcPr>
          <w:p w14:paraId="61B0804B" w14:textId="6D54E873" w:rsidR="00C3625A" w:rsidRPr="00870621" w:rsidRDefault="00C3625A" w:rsidP="00C3625A">
            <w:r w:rsidRPr="008254FD">
              <w:t>998.024</w:t>
            </w:r>
          </w:p>
        </w:tc>
        <w:tc>
          <w:tcPr>
            <w:tcW w:w="960" w:type="dxa"/>
            <w:noWrap/>
            <w:hideMark/>
          </w:tcPr>
          <w:p w14:paraId="4B36B6A1" w14:textId="0E7DC18E" w:rsidR="00C3625A" w:rsidRPr="00870621" w:rsidRDefault="00C3625A" w:rsidP="00C3625A">
            <w:r w:rsidRPr="008254FD">
              <w:t>1942.918</w:t>
            </w:r>
          </w:p>
        </w:tc>
      </w:tr>
      <w:tr w:rsidR="00C3625A" w:rsidRPr="00870621" w14:paraId="191194D7" w14:textId="77777777" w:rsidTr="00C3625A">
        <w:trPr>
          <w:trHeight w:val="288"/>
        </w:trPr>
        <w:tc>
          <w:tcPr>
            <w:tcW w:w="1354" w:type="dxa"/>
            <w:noWrap/>
            <w:hideMark/>
          </w:tcPr>
          <w:p w14:paraId="32728F1E" w14:textId="77777777" w:rsidR="00C3625A" w:rsidRPr="00870621" w:rsidRDefault="00C3625A" w:rsidP="00C3625A">
            <w:pPr>
              <w:rPr>
                <w:b/>
                <w:bCs/>
              </w:rPr>
            </w:pPr>
            <w:r w:rsidRPr="00870621">
              <w:rPr>
                <w:b/>
                <w:bCs/>
              </w:rPr>
              <w:t>SD Residual</w:t>
            </w:r>
          </w:p>
        </w:tc>
        <w:tc>
          <w:tcPr>
            <w:tcW w:w="960" w:type="dxa"/>
            <w:noWrap/>
            <w:hideMark/>
          </w:tcPr>
          <w:p w14:paraId="6FE94464" w14:textId="3A3BDFF7" w:rsidR="00C3625A" w:rsidRPr="00870621" w:rsidRDefault="00C3625A" w:rsidP="00C3625A">
            <w:r w:rsidRPr="008254FD">
              <w:t>0.022</w:t>
            </w:r>
          </w:p>
        </w:tc>
        <w:tc>
          <w:tcPr>
            <w:tcW w:w="960" w:type="dxa"/>
            <w:noWrap/>
            <w:hideMark/>
          </w:tcPr>
          <w:p w14:paraId="62F1B001" w14:textId="3142CC3F" w:rsidR="00C3625A" w:rsidRPr="00870621" w:rsidRDefault="00C3625A" w:rsidP="00C3625A">
            <w:r w:rsidRPr="008254FD">
              <w:t>0.022</w:t>
            </w:r>
          </w:p>
        </w:tc>
        <w:tc>
          <w:tcPr>
            <w:tcW w:w="960" w:type="dxa"/>
            <w:noWrap/>
            <w:hideMark/>
          </w:tcPr>
          <w:p w14:paraId="6CFA03FB" w14:textId="71185896" w:rsidR="00C3625A" w:rsidRPr="00870621" w:rsidRDefault="00C3625A" w:rsidP="00C3625A">
            <w:r w:rsidRPr="008254FD">
              <w:t>0.000</w:t>
            </w:r>
          </w:p>
        </w:tc>
        <w:tc>
          <w:tcPr>
            <w:tcW w:w="960" w:type="dxa"/>
            <w:noWrap/>
            <w:hideMark/>
          </w:tcPr>
          <w:p w14:paraId="4E77AA6B" w14:textId="287B2591" w:rsidR="00C3625A" w:rsidRPr="00870621" w:rsidRDefault="00C3625A" w:rsidP="00C3625A">
            <w:r w:rsidRPr="008254FD">
              <w:t>0.021</w:t>
            </w:r>
          </w:p>
        </w:tc>
        <w:tc>
          <w:tcPr>
            <w:tcW w:w="960" w:type="dxa"/>
            <w:noWrap/>
            <w:hideMark/>
          </w:tcPr>
          <w:p w14:paraId="5FD1BCFC" w14:textId="658CD76D" w:rsidR="00C3625A" w:rsidRPr="00870621" w:rsidRDefault="00C3625A" w:rsidP="00C3625A">
            <w:r w:rsidRPr="008254FD">
              <w:t>0.022</w:t>
            </w:r>
          </w:p>
        </w:tc>
        <w:tc>
          <w:tcPr>
            <w:tcW w:w="960" w:type="dxa"/>
            <w:noWrap/>
            <w:hideMark/>
          </w:tcPr>
          <w:p w14:paraId="0C4C01E4" w14:textId="6C96731A" w:rsidR="00C3625A" w:rsidRPr="00870621" w:rsidRDefault="00C3625A" w:rsidP="00C3625A">
            <w:r w:rsidRPr="008254FD">
              <w:t>1.000</w:t>
            </w:r>
          </w:p>
        </w:tc>
        <w:tc>
          <w:tcPr>
            <w:tcW w:w="1008" w:type="dxa"/>
            <w:noWrap/>
            <w:hideMark/>
          </w:tcPr>
          <w:p w14:paraId="5AF14259" w14:textId="12B32079" w:rsidR="00C3625A" w:rsidRPr="00870621" w:rsidRDefault="00C3625A" w:rsidP="00C3625A">
            <w:r w:rsidRPr="008254FD">
              <w:t>2967.798</w:t>
            </w:r>
          </w:p>
        </w:tc>
        <w:tc>
          <w:tcPr>
            <w:tcW w:w="960" w:type="dxa"/>
            <w:noWrap/>
            <w:hideMark/>
          </w:tcPr>
          <w:p w14:paraId="748B24D9" w14:textId="58357DD8" w:rsidR="00C3625A" w:rsidRPr="00870621" w:rsidRDefault="00C3625A" w:rsidP="00C3625A">
            <w:pPr>
              <w:keepNext/>
            </w:pPr>
            <w:r w:rsidRPr="008254FD">
              <w:t>3024.243</w:t>
            </w:r>
          </w:p>
        </w:tc>
      </w:tr>
    </w:tbl>
    <w:p w14:paraId="27E9AFA7" w14:textId="7ABC3D41" w:rsidR="00870621" w:rsidRDefault="00870621" w:rsidP="00870621">
      <w:pPr>
        <w:pStyle w:val="Caption"/>
      </w:pPr>
      <w:bookmarkStart w:id="206" w:name="_Ref94609644"/>
      <w:r>
        <w:t xml:space="preserve">Supplementary Table </w:t>
      </w:r>
      <w:r w:rsidR="00DB4E95">
        <w:fldChar w:fldCharType="begin"/>
      </w:r>
      <w:r w:rsidR="00DB4E95">
        <w:instrText xml:space="preserve"> SEQ Supplementary_Table \* ARABIC </w:instrText>
      </w:r>
      <w:r w:rsidR="00DB4E95">
        <w:fldChar w:fldCharType="separate"/>
      </w:r>
      <w:r w:rsidR="002D364A">
        <w:rPr>
          <w:noProof/>
        </w:rPr>
        <w:t>2</w:t>
      </w:r>
      <w:r w:rsidR="00DB4E95">
        <w:rPr>
          <w:noProof/>
        </w:rPr>
        <w:fldChar w:fldCharType="end"/>
      </w:r>
      <w:bookmarkEnd w:id="206"/>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4559368" w14:textId="5CA0B511" w:rsidR="00E16782" w:rsidRDefault="00E16782">
      <w:r>
        <w:br w:type="page"/>
      </w:r>
    </w:p>
    <w:p w14:paraId="1C4F3DCC" w14:textId="77777777" w:rsidR="00E16782" w:rsidRPr="00E16782" w:rsidRDefault="00E16782" w:rsidP="00E16782"/>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870621" w:rsidRPr="00870621" w14:paraId="19C34F2F" w14:textId="77777777" w:rsidTr="00870621">
        <w:trPr>
          <w:trHeight w:val="288"/>
        </w:trPr>
        <w:tc>
          <w:tcPr>
            <w:tcW w:w="1354" w:type="dxa"/>
            <w:noWrap/>
            <w:hideMark/>
          </w:tcPr>
          <w:p w14:paraId="14DF9E4A" w14:textId="77777777" w:rsidR="00870621" w:rsidRPr="00870621" w:rsidRDefault="00870621">
            <w:pPr>
              <w:rPr>
                <w:b/>
                <w:bCs/>
              </w:rPr>
            </w:pPr>
            <w:r w:rsidRPr="00870621">
              <w:rPr>
                <w:b/>
                <w:bCs/>
              </w:rPr>
              <w:t>Parameter</w:t>
            </w:r>
          </w:p>
        </w:tc>
        <w:tc>
          <w:tcPr>
            <w:tcW w:w="960" w:type="dxa"/>
            <w:noWrap/>
            <w:hideMark/>
          </w:tcPr>
          <w:p w14:paraId="61C82D0F" w14:textId="77777777" w:rsidR="00870621" w:rsidRPr="00870621" w:rsidRDefault="00870621">
            <w:pPr>
              <w:rPr>
                <w:b/>
                <w:bCs/>
              </w:rPr>
            </w:pPr>
            <w:r w:rsidRPr="00870621">
              <w:rPr>
                <w:b/>
                <w:bCs/>
              </w:rPr>
              <w:t>Mean</w:t>
            </w:r>
          </w:p>
        </w:tc>
        <w:tc>
          <w:tcPr>
            <w:tcW w:w="960" w:type="dxa"/>
            <w:noWrap/>
            <w:hideMark/>
          </w:tcPr>
          <w:p w14:paraId="577590C8" w14:textId="77777777" w:rsidR="00870621" w:rsidRPr="00870621" w:rsidRDefault="00870621">
            <w:pPr>
              <w:rPr>
                <w:b/>
                <w:bCs/>
              </w:rPr>
            </w:pPr>
            <w:r w:rsidRPr="00870621">
              <w:rPr>
                <w:b/>
                <w:bCs/>
              </w:rPr>
              <w:t>Median</w:t>
            </w:r>
          </w:p>
        </w:tc>
        <w:tc>
          <w:tcPr>
            <w:tcW w:w="960" w:type="dxa"/>
            <w:noWrap/>
            <w:hideMark/>
          </w:tcPr>
          <w:p w14:paraId="54403DEB" w14:textId="77777777" w:rsidR="00870621" w:rsidRPr="00870621" w:rsidRDefault="00870621">
            <w:pPr>
              <w:rPr>
                <w:b/>
                <w:bCs/>
              </w:rPr>
            </w:pPr>
            <w:proofErr w:type="spellStart"/>
            <w:r w:rsidRPr="00870621">
              <w:rPr>
                <w:b/>
                <w:bCs/>
              </w:rPr>
              <w:t>StDev</w:t>
            </w:r>
            <w:proofErr w:type="spellEnd"/>
          </w:p>
        </w:tc>
        <w:tc>
          <w:tcPr>
            <w:tcW w:w="960" w:type="dxa"/>
            <w:noWrap/>
            <w:hideMark/>
          </w:tcPr>
          <w:p w14:paraId="3F94447A" w14:textId="77777777" w:rsidR="00870621" w:rsidRPr="00870621" w:rsidRDefault="00870621">
            <w:pPr>
              <w:rPr>
                <w:b/>
                <w:bCs/>
              </w:rPr>
            </w:pPr>
            <w:r w:rsidRPr="00870621">
              <w:rPr>
                <w:b/>
                <w:bCs/>
              </w:rPr>
              <w:t>q5</w:t>
            </w:r>
          </w:p>
        </w:tc>
        <w:tc>
          <w:tcPr>
            <w:tcW w:w="960" w:type="dxa"/>
            <w:noWrap/>
            <w:hideMark/>
          </w:tcPr>
          <w:p w14:paraId="3613C993" w14:textId="77777777" w:rsidR="00870621" w:rsidRPr="00870621" w:rsidRDefault="00870621">
            <w:pPr>
              <w:rPr>
                <w:b/>
                <w:bCs/>
              </w:rPr>
            </w:pPr>
            <w:r w:rsidRPr="00870621">
              <w:rPr>
                <w:b/>
                <w:bCs/>
              </w:rPr>
              <w:t>q95</w:t>
            </w:r>
          </w:p>
        </w:tc>
        <w:tc>
          <w:tcPr>
            <w:tcW w:w="960" w:type="dxa"/>
            <w:noWrap/>
            <w:hideMark/>
          </w:tcPr>
          <w:p w14:paraId="3028CA4B" w14:textId="77777777" w:rsidR="00870621" w:rsidRPr="00870621" w:rsidRDefault="00870621">
            <w:pPr>
              <w:rPr>
                <w:b/>
                <w:bCs/>
              </w:rPr>
            </w:pPr>
            <w:proofErr w:type="spellStart"/>
            <w:r w:rsidRPr="00870621">
              <w:rPr>
                <w:b/>
                <w:bCs/>
              </w:rPr>
              <w:t>rhat</w:t>
            </w:r>
            <w:proofErr w:type="spellEnd"/>
          </w:p>
        </w:tc>
        <w:tc>
          <w:tcPr>
            <w:tcW w:w="960" w:type="dxa"/>
            <w:noWrap/>
            <w:hideMark/>
          </w:tcPr>
          <w:p w14:paraId="27E57A70" w14:textId="77777777" w:rsidR="00870621" w:rsidRPr="00870621" w:rsidRDefault="00870621">
            <w:pPr>
              <w:rPr>
                <w:b/>
                <w:bCs/>
              </w:rPr>
            </w:pPr>
            <w:proofErr w:type="spellStart"/>
            <w:r w:rsidRPr="00870621">
              <w:rPr>
                <w:b/>
                <w:bCs/>
              </w:rPr>
              <w:t>ess_bulk</w:t>
            </w:r>
            <w:proofErr w:type="spellEnd"/>
          </w:p>
        </w:tc>
        <w:tc>
          <w:tcPr>
            <w:tcW w:w="960" w:type="dxa"/>
            <w:noWrap/>
            <w:hideMark/>
          </w:tcPr>
          <w:p w14:paraId="2996D056" w14:textId="77777777" w:rsidR="00870621" w:rsidRPr="00870621" w:rsidRDefault="00870621">
            <w:pPr>
              <w:rPr>
                <w:b/>
                <w:bCs/>
              </w:rPr>
            </w:pPr>
            <w:proofErr w:type="spellStart"/>
            <w:r w:rsidRPr="00870621">
              <w:rPr>
                <w:b/>
                <w:bCs/>
              </w:rPr>
              <w:t>ess_tail</w:t>
            </w:r>
            <w:proofErr w:type="spellEnd"/>
          </w:p>
        </w:tc>
      </w:tr>
      <w:tr w:rsidR="00870621" w:rsidRPr="00870621" w14:paraId="2C0E408C" w14:textId="77777777" w:rsidTr="00870621">
        <w:trPr>
          <w:trHeight w:val="288"/>
        </w:trPr>
        <w:tc>
          <w:tcPr>
            <w:tcW w:w="1354" w:type="dxa"/>
            <w:noWrap/>
            <w:hideMark/>
          </w:tcPr>
          <w:p w14:paraId="74C16CAD" w14:textId="77777777" w:rsidR="00870621" w:rsidRPr="00870621" w:rsidRDefault="00870621">
            <w:pPr>
              <w:rPr>
                <w:b/>
                <w:bCs/>
              </w:rPr>
            </w:pPr>
            <w:r w:rsidRPr="00870621">
              <w:rPr>
                <w:b/>
                <w:bCs/>
              </w:rPr>
              <w:t>Intercept</w:t>
            </w:r>
          </w:p>
        </w:tc>
        <w:tc>
          <w:tcPr>
            <w:tcW w:w="960" w:type="dxa"/>
            <w:noWrap/>
            <w:hideMark/>
          </w:tcPr>
          <w:p w14:paraId="3B73284D" w14:textId="77777777" w:rsidR="00870621" w:rsidRPr="00870621" w:rsidRDefault="00870621" w:rsidP="00870621">
            <w:r w:rsidRPr="00870621">
              <w:t>-1.59</w:t>
            </w:r>
          </w:p>
        </w:tc>
        <w:tc>
          <w:tcPr>
            <w:tcW w:w="960" w:type="dxa"/>
            <w:noWrap/>
            <w:hideMark/>
          </w:tcPr>
          <w:p w14:paraId="4BDDEAC3" w14:textId="77777777" w:rsidR="00870621" w:rsidRPr="00870621" w:rsidRDefault="00870621" w:rsidP="00870621">
            <w:r w:rsidRPr="00870621">
              <w:t>-1.57</w:t>
            </w:r>
          </w:p>
        </w:tc>
        <w:tc>
          <w:tcPr>
            <w:tcW w:w="960" w:type="dxa"/>
            <w:noWrap/>
            <w:hideMark/>
          </w:tcPr>
          <w:p w14:paraId="1B841E0C" w14:textId="77777777" w:rsidR="00870621" w:rsidRPr="00870621" w:rsidRDefault="00870621" w:rsidP="00870621">
            <w:r w:rsidRPr="00870621">
              <w:t>0.37</w:t>
            </w:r>
          </w:p>
        </w:tc>
        <w:tc>
          <w:tcPr>
            <w:tcW w:w="960" w:type="dxa"/>
            <w:noWrap/>
            <w:hideMark/>
          </w:tcPr>
          <w:p w14:paraId="368178B8" w14:textId="77777777" w:rsidR="00870621" w:rsidRPr="00870621" w:rsidRDefault="00870621" w:rsidP="00870621">
            <w:r w:rsidRPr="00870621">
              <w:t>-2.23</w:t>
            </w:r>
          </w:p>
        </w:tc>
        <w:tc>
          <w:tcPr>
            <w:tcW w:w="960" w:type="dxa"/>
            <w:noWrap/>
            <w:hideMark/>
          </w:tcPr>
          <w:p w14:paraId="2000F3D4" w14:textId="77777777" w:rsidR="00870621" w:rsidRPr="00870621" w:rsidRDefault="00870621" w:rsidP="00870621">
            <w:r w:rsidRPr="00870621">
              <w:t>-1.02</w:t>
            </w:r>
          </w:p>
        </w:tc>
        <w:tc>
          <w:tcPr>
            <w:tcW w:w="960" w:type="dxa"/>
            <w:noWrap/>
            <w:hideMark/>
          </w:tcPr>
          <w:p w14:paraId="5F96BC58" w14:textId="77777777" w:rsidR="00870621" w:rsidRPr="00870621" w:rsidRDefault="00870621" w:rsidP="00870621">
            <w:r w:rsidRPr="00870621">
              <w:t>1.00</w:t>
            </w:r>
          </w:p>
        </w:tc>
        <w:tc>
          <w:tcPr>
            <w:tcW w:w="960" w:type="dxa"/>
            <w:noWrap/>
            <w:hideMark/>
          </w:tcPr>
          <w:p w14:paraId="34C45BE1" w14:textId="77777777" w:rsidR="00870621" w:rsidRPr="00870621" w:rsidRDefault="00870621" w:rsidP="00870621">
            <w:r w:rsidRPr="00870621">
              <w:t>1758.74</w:t>
            </w:r>
          </w:p>
        </w:tc>
        <w:tc>
          <w:tcPr>
            <w:tcW w:w="960" w:type="dxa"/>
            <w:noWrap/>
            <w:hideMark/>
          </w:tcPr>
          <w:p w14:paraId="6C058D65" w14:textId="77777777" w:rsidR="00870621" w:rsidRPr="00870621" w:rsidRDefault="00870621" w:rsidP="00870621">
            <w:r w:rsidRPr="00870621">
              <w:t>2393.71</w:t>
            </w:r>
          </w:p>
        </w:tc>
      </w:tr>
      <w:tr w:rsidR="00870621" w:rsidRPr="00870621" w14:paraId="2484563C" w14:textId="77777777" w:rsidTr="00870621">
        <w:trPr>
          <w:trHeight w:val="288"/>
        </w:trPr>
        <w:tc>
          <w:tcPr>
            <w:tcW w:w="1354" w:type="dxa"/>
            <w:noWrap/>
            <w:hideMark/>
          </w:tcPr>
          <w:p w14:paraId="39CF0138" w14:textId="77777777" w:rsidR="00870621" w:rsidRPr="00870621" w:rsidRDefault="00870621">
            <w:pPr>
              <w:rPr>
                <w:b/>
                <w:bCs/>
              </w:rPr>
            </w:pPr>
            <w:r w:rsidRPr="00870621">
              <w:rPr>
                <w:b/>
                <w:bCs/>
              </w:rPr>
              <w:t>DBH (m)</w:t>
            </w:r>
          </w:p>
        </w:tc>
        <w:tc>
          <w:tcPr>
            <w:tcW w:w="960" w:type="dxa"/>
            <w:noWrap/>
            <w:hideMark/>
          </w:tcPr>
          <w:p w14:paraId="556E8A53" w14:textId="77777777" w:rsidR="00870621" w:rsidRPr="00870621" w:rsidRDefault="00870621" w:rsidP="00870621">
            <w:r w:rsidRPr="00870621">
              <w:t>3.11</w:t>
            </w:r>
          </w:p>
        </w:tc>
        <w:tc>
          <w:tcPr>
            <w:tcW w:w="960" w:type="dxa"/>
            <w:noWrap/>
            <w:hideMark/>
          </w:tcPr>
          <w:p w14:paraId="0CBD68D9" w14:textId="77777777" w:rsidR="00870621" w:rsidRPr="00870621" w:rsidRDefault="00870621" w:rsidP="00870621">
            <w:r w:rsidRPr="00870621">
              <w:t>3.12</w:t>
            </w:r>
          </w:p>
        </w:tc>
        <w:tc>
          <w:tcPr>
            <w:tcW w:w="960" w:type="dxa"/>
            <w:noWrap/>
            <w:hideMark/>
          </w:tcPr>
          <w:p w14:paraId="596C0660" w14:textId="77777777" w:rsidR="00870621" w:rsidRPr="00870621" w:rsidRDefault="00870621" w:rsidP="00870621">
            <w:r w:rsidRPr="00870621">
              <w:t>0.38</w:t>
            </w:r>
          </w:p>
        </w:tc>
        <w:tc>
          <w:tcPr>
            <w:tcW w:w="960" w:type="dxa"/>
            <w:noWrap/>
            <w:hideMark/>
          </w:tcPr>
          <w:p w14:paraId="203D7DE6" w14:textId="77777777" w:rsidR="00870621" w:rsidRPr="00870621" w:rsidRDefault="00870621" w:rsidP="00870621">
            <w:r w:rsidRPr="00870621">
              <w:t>2.49</w:t>
            </w:r>
          </w:p>
        </w:tc>
        <w:tc>
          <w:tcPr>
            <w:tcW w:w="960" w:type="dxa"/>
            <w:noWrap/>
            <w:hideMark/>
          </w:tcPr>
          <w:p w14:paraId="72139F0B" w14:textId="77777777" w:rsidR="00870621" w:rsidRPr="00870621" w:rsidRDefault="00870621" w:rsidP="00870621">
            <w:r w:rsidRPr="00870621">
              <w:t>3.73</w:t>
            </w:r>
          </w:p>
        </w:tc>
        <w:tc>
          <w:tcPr>
            <w:tcW w:w="960" w:type="dxa"/>
            <w:noWrap/>
            <w:hideMark/>
          </w:tcPr>
          <w:p w14:paraId="75C95590" w14:textId="77777777" w:rsidR="00870621" w:rsidRPr="00870621" w:rsidRDefault="00870621" w:rsidP="00870621">
            <w:r w:rsidRPr="00870621">
              <w:t>1.00</w:t>
            </w:r>
          </w:p>
        </w:tc>
        <w:tc>
          <w:tcPr>
            <w:tcW w:w="960" w:type="dxa"/>
            <w:noWrap/>
            <w:hideMark/>
          </w:tcPr>
          <w:p w14:paraId="47E47D28" w14:textId="77777777" w:rsidR="00870621" w:rsidRPr="00870621" w:rsidRDefault="00870621" w:rsidP="00870621">
            <w:r w:rsidRPr="00870621">
              <w:t>3649.67</w:t>
            </w:r>
          </w:p>
        </w:tc>
        <w:tc>
          <w:tcPr>
            <w:tcW w:w="960" w:type="dxa"/>
            <w:noWrap/>
            <w:hideMark/>
          </w:tcPr>
          <w:p w14:paraId="23A24D83" w14:textId="77777777" w:rsidR="00870621" w:rsidRPr="00870621" w:rsidRDefault="00870621" w:rsidP="00870621">
            <w:r w:rsidRPr="00870621">
              <w:t>2976.48</w:t>
            </w:r>
          </w:p>
        </w:tc>
      </w:tr>
      <w:tr w:rsidR="00870621" w:rsidRPr="00870621" w14:paraId="1EF6587B" w14:textId="77777777" w:rsidTr="00870621">
        <w:trPr>
          <w:trHeight w:val="288"/>
        </w:trPr>
        <w:tc>
          <w:tcPr>
            <w:tcW w:w="1354" w:type="dxa"/>
            <w:noWrap/>
            <w:hideMark/>
          </w:tcPr>
          <w:p w14:paraId="03ED05C1" w14:textId="77777777" w:rsidR="00870621" w:rsidRPr="00870621" w:rsidRDefault="00870621">
            <w:pPr>
              <w:rPr>
                <w:b/>
                <w:bCs/>
              </w:rPr>
            </w:pPr>
            <w:r w:rsidRPr="00870621">
              <w:rPr>
                <w:b/>
                <w:bCs/>
              </w:rPr>
              <w:t>Fire</w:t>
            </w:r>
          </w:p>
        </w:tc>
        <w:tc>
          <w:tcPr>
            <w:tcW w:w="960" w:type="dxa"/>
            <w:noWrap/>
            <w:hideMark/>
          </w:tcPr>
          <w:p w14:paraId="37027B4E" w14:textId="77777777" w:rsidR="00870621" w:rsidRPr="00870621" w:rsidRDefault="00870621" w:rsidP="00870621">
            <w:r w:rsidRPr="00870621">
              <w:t>-2.30</w:t>
            </w:r>
          </w:p>
        </w:tc>
        <w:tc>
          <w:tcPr>
            <w:tcW w:w="960" w:type="dxa"/>
            <w:noWrap/>
            <w:hideMark/>
          </w:tcPr>
          <w:p w14:paraId="75413008" w14:textId="77777777" w:rsidR="00870621" w:rsidRPr="00870621" w:rsidRDefault="00870621" w:rsidP="00870621">
            <w:r w:rsidRPr="00870621">
              <w:t>-2.26</w:t>
            </w:r>
          </w:p>
        </w:tc>
        <w:tc>
          <w:tcPr>
            <w:tcW w:w="960" w:type="dxa"/>
            <w:noWrap/>
            <w:hideMark/>
          </w:tcPr>
          <w:p w14:paraId="60DC94CC" w14:textId="77777777" w:rsidR="00870621" w:rsidRPr="00870621" w:rsidRDefault="00870621" w:rsidP="00870621">
            <w:r w:rsidRPr="00870621">
              <w:t>1.06</w:t>
            </w:r>
          </w:p>
        </w:tc>
        <w:tc>
          <w:tcPr>
            <w:tcW w:w="960" w:type="dxa"/>
            <w:noWrap/>
            <w:hideMark/>
          </w:tcPr>
          <w:p w14:paraId="0945338C" w14:textId="77777777" w:rsidR="00870621" w:rsidRPr="00870621" w:rsidRDefault="00870621" w:rsidP="00870621">
            <w:r w:rsidRPr="00870621">
              <w:t>-4.10</w:t>
            </w:r>
          </w:p>
        </w:tc>
        <w:tc>
          <w:tcPr>
            <w:tcW w:w="960" w:type="dxa"/>
            <w:noWrap/>
            <w:hideMark/>
          </w:tcPr>
          <w:p w14:paraId="3ED748BE" w14:textId="77777777" w:rsidR="00870621" w:rsidRPr="00870621" w:rsidRDefault="00870621" w:rsidP="00870621">
            <w:r w:rsidRPr="00870621">
              <w:t>-0.65</w:t>
            </w:r>
          </w:p>
        </w:tc>
        <w:tc>
          <w:tcPr>
            <w:tcW w:w="960" w:type="dxa"/>
            <w:noWrap/>
            <w:hideMark/>
          </w:tcPr>
          <w:p w14:paraId="640E746B" w14:textId="77777777" w:rsidR="00870621" w:rsidRPr="00870621" w:rsidRDefault="00870621" w:rsidP="00870621">
            <w:r w:rsidRPr="00870621">
              <w:t>1.00</w:t>
            </w:r>
          </w:p>
        </w:tc>
        <w:tc>
          <w:tcPr>
            <w:tcW w:w="960" w:type="dxa"/>
            <w:noWrap/>
            <w:hideMark/>
          </w:tcPr>
          <w:p w14:paraId="19950D15" w14:textId="77777777" w:rsidR="00870621" w:rsidRPr="00870621" w:rsidRDefault="00870621" w:rsidP="00870621">
            <w:r w:rsidRPr="00870621">
              <w:t>3105.33</w:t>
            </w:r>
          </w:p>
        </w:tc>
        <w:tc>
          <w:tcPr>
            <w:tcW w:w="960" w:type="dxa"/>
            <w:noWrap/>
            <w:hideMark/>
          </w:tcPr>
          <w:p w14:paraId="06239ACD" w14:textId="77777777" w:rsidR="00870621" w:rsidRPr="00870621" w:rsidRDefault="00870621" w:rsidP="00870621">
            <w:r w:rsidRPr="00870621">
              <w:t>2973.01</w:t>
            </w:r>
          </w:p>
        </w:tc>
      </w:tr>
      <w:tr w:rsidR="00870621" w:rsidRPr="00870621" w14:paraId="3598BB28" w14:textId="77777777" w:rsidTr="00870621">
        <w:trPr>
          <w:trHeight w:val="288"/>
        </w:trPr>
        <w:tc>
          <w:tcPr>
            <w:tcW w:w="1354" w:type="dxa"/>
            <w:noWrap/>
            <w:hideMark/>
          </w:tcPr>
          <w:p w14:paraId="6BAD2E63" w14:textId="77777777" w:rsidR="00870621" w:rsidRPr="00870621" w:rsidRDefault="00870621">
            <w:pPr>
              <w:rPr>
                <w:b/>
                <w:bCs/>
              </w:rPr>
            </w:pPr>
            <w:r w:rsidRPr="00870621">
              <w:rPr>
                <w:b/>
                <w:bCs/>
              </w:rPr>
              <w:t>WPBR</w:t>
            </w:r>
          </w:p>
        </w:tc>
        <w:tc>
          <w:tcPr>
            <w:tcW w:w="960" w:type="dxa"/>
            <w:noWrap/>
            <w:hideMark/>
          </w:tcPr>
          <w:p w14:paraId="6DD985A5" w14:textId="77777777" w:rsidR="00870621" w:rsidRPr="00870621" w:rsidRDefault="00870621" w:rsidP="00870621">
            <w:r w:rsidRPr="00870621">
              <w:t>0.33</w:t>
            </w:r>
          </w:p>
        </w:tc>
        <w:tc>
          <w:tcPr>
            <w:tcW w:w="960" w:type="dxa"/>
            <w:noWrap/>
            <w:hideMark/>
          </w:tcPr>
          <w:p w14:paraId="4CE90A8B" w14:textId="77777777" w:rsidR="00870621" w:rsidRPr="00870621" w:rsidRDefault="00870621" w:rsidP="00870621">
            <w:r w:rsidRPr="00870621">
              <w:t>0.35</w:t>
            </w:r>
          </w:p>
        </w:tc>
        <w:tc>
          <w:tcPr>
            <w:tcW w:w="960" w:type="dxa"/>
            <w:noWrap/>
            <w:hideMark/>
          </w:tcPr>
          <w:p w14:paraId="23465D3A" w14:textId="77777777" w:rsidR="00870621" w:rsidRPr="00870621" w:rsidRDefault="00870621" w:rsidP="00870621">
            <w:r w:rsidRPr="00870621">
              <w:t>1.03</w:t>
            </w:r>
          </w:p>
        </w:tc>
        <w:tc>
          <w:tcPr>
            <w:tcW w:w="960" w:type="dxa"/>
            <w:noWrap/>
            <w:hideMark/>
          </w:tcPr>
          <w:p w14:paraId="5D732EAB" w14:textId="77777777" w:rsidR="00870621" w:rsidRPr="00870621" w:rsidRDefault="00870621" w:rsidP="00870621">
            <w:r w:rsidRPr="00870621">
              <w:t>-1.43</w:t>
            </w:r>
          </w:p>
        </w:tc>
        <w:tc>
          <w:tcPr>
            <w:tcW w:w="960" w:type="dxa"/>
            <w:noWrap/>
            <w:hideMark/>
          </w:tcPr>
          <w:p w14:paraId="26D24398" w14:textId="77777777" w:rsidR="00870621" w:rsidRPr="00870621" w:rsidRDefault="00870621" w:rsidP="00870621">
            <w:r w:rsidRPr="00870621">
              <w:t>1.95</w:t>
            </w:r>
          </w:p>
        </w:tc>
        <w:tc>
          <w:tcPr>
            <w:tcW w:w="960" w:type="dxa"/>
            <w:noWrap/>
            <w:hideMark/>
          </w:tcPr>
          <w:p w14:paraId="6B77E027" w14:textId="77777777" w:rsidR="00870621" w:rsidRPr="00870621" w:rsidRDefault="00870621" w:rsidP="00870621">
            <w:r w:rsidRPr="00870621">
              <w:t>1.00</w:t>
            </w:r>
          </w:p>
        </w:tc>
        <w:tc>
          <w:tcPr>
            <w:tcW w:w="960" w:type="dxa"/>
            <w:noWrap/>
            <w:hideMark/>
          </w:tcPr>
          <w:p w14:paraId="70DF3260" w14:textId="77777777" w:rsidR="00870621" w:rsidRPr="00870621" w:rsidRDefault="00870621" w:rsidP="00870621">
            <w:r w:rsidRPr="00870621">
              <w:t>3702.80</w:t>
            </w:r>
          </w:p>
        </w:tc>
        <w:tc>
          <w:tcPr>
            <w:tcW w:w="960" w:type="dxa"/>
            <w:noWrap/>
            <w:hideMark/>
          </w:tcPr>
          <w:p w14:paraId="3D9C709B" w14:textId="77777777" w:rsidR="00870621" w:rsidRPr="00870621" w:rsidRDefault="00870621" w:rsidP="00870621">
            <w:r w:rsidRPr="00870621">
              <w:t>3159.12</w:t>
            </w:r>
          </w:p>
        </w:tc>
      </w:tr>
      <w:tr w:rsidR="00870621" w:rsidRPr="00870621" w14:paraId="1AFA17B0" w14:textId="77777777" w:rsidTr="00870621">
        <w:trPr>
          <w:trHeight w:val="288"/>
        </w:trPr>
        <w:tc>
          <w:tcPr>
            <w:tcW w:w="1354" w:type="dxa"/>
            <w:noWrap/>
            <w:hideMark/>
          </w:tcPr>
          <w:p w14:paraId="3F50C6FF" w14:textId="77777777" w:rsidR="00870621" w:rsidRPr="00870621" w:rsidRDefault="00870621">
            <w:pPr>
              <w:rPr>
                <w:b/>
                <w:bCs/>
              </w:rPr>
            </w:pPr>
            <w:r w:rsidRPr="00870621">
              <w:rPr>
                <w:b/>
                <w:bCs/>
              </w:rPr>
              <w:t>Basal Area</w:t>
            </w:r>
          </w:p>
        </w:tc>
        <w:tc>
          <w:tcPr>
            <w:tcW w:w="960" w:type="dxa"/>
            <w:noWrap/>
            <w:hideMark/>
          </w:tcPr>
          <w:p w14:paraId="18EEF9D5" w14:textId="77777777" w:rsidR="00870621" w:rsidRPr="00870621" w:rsidRDefault="00870621" w:rsidP="00870621">
            <w:r w:rsidRPr="00870621">
              <w:t>-1.26</w:t>
            </w:r>
          </w:p>
        </w:tc>
        <w:tc>
          <w:tcPr>
            <w:tcW w:w="960" w:type="dxa"/>
            <w:noWrap/>
            <w:hideMark/>
          </w:tcPr>
          <w:p w14:paraId="22F32803" w14:textId="77777777" w:rsidR="00870621" w:rsidRPr="00870621" w:rsidRDefault="00870621" w:rsidP="00870621">
            <w:r w:rsidRPr="00870621">
              <w:t>-1.25</w:t>
            </w:r>
          </w:p>
        </w:tc>
        <w:tc>
          <w:tcPr>
            <w:tcW w:w="960" w:type="dxa"/>
            <w:noWrap/>
            <w:hideMark/>
          </w:tcPr>
          <w:p w14:paraId="6552C771" w14:textId="77777777" w:rsidR="00870621" w:rsidRPr="00870621" w:rsidRDefault="00870621" w:rsidP="00870621">
            <w:r w:rsidRPr="00870621">
              <w:t>0.32</w:t>
            </w:r>
          </w:p>
        </w:tc>
        <w:tc>
          <w:tcPr>
            <w:tcW w:w="960" w:type="dxa"/>
            <w:noWrap/>
            <w:hideMark/>
          </w:tcPr>
          <w:p w14:paraId="33BA176A" w14:textId="77777777" w:rsidR="00870621" w:rsidRPr="00870621" w:rsidRDefault="00870621" w:rsidP="00870621">
            <w:r w:rsidRPr="00870621">
              <w:t>-1.81</w:t>
            </w:r>
          </w:p>
        </w:tc>
        <w:tc>
          <w:tcPr>
            <w:tcW w:w="960" w:type="dxa"/>
            <w:noWrap/>
            <w:hideMark/>
          </w:tcPr>
          <w:p w14:paraId="0520FD6D" w14:textId="77777777" w:rsidR="00870621" w:rsidRPr="00870621" w:rsidRDefault="00870621" w:rsidP="00870621">
            <w:r w:rsidRPr="00870621">
              <w:t>-0.74</w:t>
            </w:r>
          </w:p>
        </w:tc>
        <w:tc>
          <w:tcPr>
            <w:tcW w:w="960" w:type="dxa"/>
            <w:noWrap/>
            <w:hideMark/>
          </w:tcPr>
          <w:p w14:paraId="5DA6EFC0" w14:textId="77777777" w:rsidR="00870621" w:rsidRPr="00870621" w:rsidRDefault="00870621" w:rsidP="00870621">
            <w:r w:rsidRPr="00870621">
              <w:t>1.00</w:t>
            </w:r>
          </w:p>
        </w:tc>
        <w:tc>
          <w:tcPr>
            <w:tcW w:w="960" w:type="dxa"/>
            <w:noWrap/>
            <w:hideMark/>
          </w:tcPr>
          <w:p w14:paraId="68487895" w14:textId="77777777" w:rsidR="00870621" w:rsidRPr="00870621" w:rsidRDefault="00870621" w:rsidP="00870621">
            <w:r w:rsidRPr="00870621">
              <w:t>3271.34</w:t>
            </w:r>
          </w:p>
        </w:tc>
        <w:tc>
          <w:tcPr>
            <w:tcW w:w="960" w:type="dxa"/>
            <w:noWrap/>
            <w:hideMark/>
          </w:tcPr>
          <w:p w14:paraId="3F46D22E" w14:textId="77777777" w:rsidR="00870621" w:rsidRPr="00870621" w:rsidRDefault="00870621" w:rsidP="00870621">
            <w:r w:rsidRPr="00870621">
              <w:t>3365.68</w:t>
            </w:r>
          </w:p>
        </w:tc>
      </w:tr>
      <w:tr w:rsidR="00870621" w:rsidRPr="00870621" w14:paraId="58F121D0" w14:textId="77777777" w:rsidTr="00870621">
        <w:trPr>
          <w:trHeight w:val="288"/>
        </w:trPr>
        <w:tc>
          <w:tcPr>
            <w:tcW w:w="1354" w:type="dxa"/>
            <w:noWrap/>
            <w:hideMark/>
          </w:tcPr>
          <w:p w14:paraId="076B80C6" w14:textId="77777777" w:rsidR="00870621" w:rsidRPr="00870621" w:rsidRDefault="00870621">
            <w:pPr>
              <w:rPr>
                <w:b/>
                <w:bCs/>
              </w:rPr>
            </w:pPr>
            <w:r w:rsidRPr="00870621">
              <w:rPr>
                <w:b/>
                <w:bCs/>
              </w:rPr>
              <w:t>Drought</w:t>
            </w:r>
          </w:p>
        </w:tc>
        <w:tc>
          <w:tcPr>
            <w:tcW w:w="960" w:type="dxa"/>
            <w:noWrap/>
            <w:hideMark/>
          </w:tcPr>
          <w:p w14:paraId="4237EA7F" w14:textId="77777777" w:rsidR="00870621" w:rsidRPr="00870621" w:rsidRDefault="00870621" w:rsidP="00870621">
            <w:r w:rsidRPr="00870621">
              <w:t>0.23</w:t>
            </w:r>
          </w:p>
        </w:tc>
        <w:tc>
          <w:tcPr>
            <w:tcW w:w="960" w:type="dxa"/>
            <w:noWrap/>
            <w:hideMark/>
          </w:tcPr>
          <w:p w14:paraId="762BD74F" w14:textId="77777777" w:rsidR="00870621" w:rsidRPr="00870621" w:rsidRDefault="00870621" w:rsidP="00870621">
            <w:r w:rsidRPr="00870621">
              <w:t>0.23</w:t>
            </w:r>
          </w:p>
        </w:tc>
        <w:tc>
          <w:tcPr>
            <w:tcW w:w="960" w:type="dxa"/>
            <w:noWrap/>
            <w:hideMark/>
          </w:tcPr>
          <w:p w14:paraId="0AEFF55A" w14:textId="77777777" w:rsidR="00870621" w:rsidRPr="00870621" w:rsidRDefault="00870621" w:rsidP="00870621">
            <w:r w:rsidRPr="00870621">
              <w:t>0.26</w:t>
            </w:r>
          </w:p>
        </w:tc>
        <w:tc>
          <w:tcPr>
            <w:tcW w:w="960" w:type="dxa"/>
            <w:noWrap/>
            <w:hideMark/>
          </w:tcPr>
          <w:p w14:paraId="32A436B8" w14:textId="77777777" w:rsidR="00870621" w:rsidRPr="00870621" w:rsidRDefault="00870621" w:rsidP="00870621">
            <w:r w:rsidRPr="00870621">
              <w:t>-0.21</w:t>
            </w:r>
          </w:p>
        </w:tc>
        <w:tc>
          <w:tcPr>
            <w:tcW w:w="960" w:type="dxa"/>
            <w:noWrap/>
            <w:hideMark/>
          </w:tcPr>
          <w:p w14:paraId="60D3ED16" w14:textId="77777777" w:rsidR="00870621" w:rsidRPr="00870621" w:rsidRDefault="00870621" w:rsidP="00870621">
            <w:r w:rsidRPr="00870621">
              <w:t>0.65</w:t>
            </w:r>
          </w:p>
        </w:tc>
        <w:tc>
          <w:tcPr>
            <w:tcW w:w="960" w:type="dxa"/>
            <w:noWrap/>
            <w:hideMark/>
          </w:tcPr>
          <w:p w14:paraId="3D3B4055" w14:textId="77777777" w:rsidR="00870621" w:rsidRPr="00870621" w:rsidRDefault="00870621" w:rsidP="00870621">
            <w:r w:rsidRPr="00870621">
              <w:t>1.00</w:t>
            </w:r>
          </w:p>
        </w:tc>
        <w:tc>
          <w:tcPr>
            <w:tcW w:w="960" w:type="dxa"/>
            <w:noWrap/>
            <w:hideMark/>
          </w:tcPr>
          <w:p w14:paraId="251FC077" w14:textId="77777777" w:rsidR="00870621" w:rsidRPr="00870621" w:rsidRDefault="00870621" w:rsidP="00870621">
            <w:r w:rsidRPr="00870621">
              <w:t>2607.42</w:t>
            </w:r>
          </w:p>
        </w:tc>
        <w:tc>
          <w:tcPr>
            <w:tcW w:w="960" w:type="dxa"/>
            <w:noWrap/>
            <w:hideMark/>
          </w:tcPr>
          <w:p w14:paraId="4E2768ED" w14:textId="77777777" w:rsidR="00870621" w:rsidRPr="00870621" w:rsidRDefault="00870621" w:rsidP="00870621">
            <w:r w:rsidRPr="00870621">
              <w:t>2742.80</w:t>
            </w:r>
          </w:p>
        </w:tc>
      </w:tr>
      <w:tr w:rsidR="00870621" w:rsidRPr="00870621" w14:paraId="3170D7D3" w14:textId="77777777" w:rsidTr="00870621">
        <w:trPr>
          <w:trHeight w:val="288"/>
        </w:trPr>
        <w:tc>
          <w:tcPr>
            <w:tcW w:w="1354" w:type="dxa"/>
            <w:noWrap/>
            <w:hideMark/>
          </w:tcPr>
          <w:p w14:paraId="35AB20F9" w14:textId="77777777" w:rsidR="00870621" w:rsidRPr="00870621" w:rsidRDefault="00870621">
            <w:pPr>
              <w:rPr>
                <w:b/>
                <w:bCs/>
              </w:rPr>
            </w:pPr>
            <w:r w:rsidRPr="00870621">
              <w:rPr>
                <w:b/>
                <w:bCs/>
              </w:rPr>
              <w:t>Site Dryness</w:t>
            </w:r>
          </w:p>
        </w:tc>
        <w:tc>
          <w:tcPr>
            <w:tcW w:w="960" w:type="dxa"/>
            <w:noWrap/>
            <w:hideMark/>
          </w:tcPr>
          <w:p w14:paraId="011CC654" w14:textId="77777777" w:rsidR="00870621" w:rsidRPr="00870621" w:rsidRDefault="00870621" w:rsidP="00870621">
            <w:r w:rsidRPr="00870621">
              <w:t>0.15</w:t>
            </w:r>
          </w:p>
        </w:tc>
        <w:tc>
          <w:tcPr>
            <w:tcW w:w="960" w:type="dxa"/>
            <w:noWrap/>
            <w:hideMark/>
          </w:tcPr>
          <w:p w14:paraId="47F13E23" w14:textId="77777777" w:rsidR="00870621" w:rsidRPr="00870621" w:rsidRDefault="00870621" w:rsidP="00870621">
            <w:r w:rsidRPr="00870621">
              <w:t>0.15</w:t>
            </w:r>
          </w:p>
        </w:tc>
        <w:tc>
          <w:tcPr>
            <w:tcW w:w="960" w:type="dxa"/>
            <w:noWrap/>
            <w:hideMark/>
          </w:tcPr>
          <w:p w14:paraId="0CE99258" w14:textId="77777777" w:rsidR="00870621" w:rsidRPr="00870621" w:rsidRDefault="00870621" w:rsidP="00870621">
            <w:r w:rsidRPr="00870621">
              <w:t>0.31</w:t>
            </w:r>
          </w:p>
        </w:tc>
        <w:tc>
          <w:tcPr>
            <w:tcW w:w="960" w:type="dxa"/>
            <w:noWrap/>
            <w:hideMark/>
          </w:tcPr>
          <w:p w14:paraId="779FFFCD" w14:textId="77777777" w:rsidR="00870621" w:rsidRPr="00870621" w:rsidRDefault="00870621" w:rsidP="00870621">
            <w:r w:rsidRPr="00870621">
              <w:t>-0.37</w:t>
            </w:r>
          </w:p>
        </w:tc>
        <w:tc>
          <w:tcPr>
            <w:tcW w:w="960" w:type="dxa"/>
            <w:noWrap/>
            <w:hideMark/>
          </w:tcPr>
          <w:p w14:paraId="50254067" w14:textId="77777777" w:rsidR="00870621" w:rsidRPr="00870621" w:rsidRDefault="00870621" w:rsidP="00870621">
            <w:r w:rsidRPr="00870621">
              <w:t>0.65</w:t>
            </w:r>
          </w:p>
        </w:tc>
        <w:tc>
          <w:tcPr>
            <w:tcW w:w="960" w:type="dxa"/>
            <w:noWrap/>
            <w:hideMark/>
          </w:tcPr>
          <w:p w14:paraId="40247CAB" w14:textId="77777777" w:rsidR="00870621" w:rsidRPr="00870621" w:rsidRDefault="00870621" w:rsidP="00870621">
            <w:r w:rsidRPr="00870621">
              <w:t>1.00</w:t>
            </w:r>
          </w:p>
        </w:tc>
        <w:tc>
          <w:tcPr>
            <w:tcW w:w="960" w:type="dxa"/>
            <w:noWrap/>
            <w:hideMark/>
          </w:tcPr>
          <w:p w14:paraId="52CF9060" w14:textId="77777777" w:rsidR="00870621" w:rsidRPr="00870621" w:rsidRDefault="00870621" w:rsidP="00870621">
            <w:r w:rsidRPr="00870621">
              <w:t>2932.90</w:t>
            </w:r>
          </w:p>
        </w:tc>
        <w:tc>
          <w:tcPr>
            <w:tcW w:w="960" w:type="dxa"/>
            <w:noWrap/>
            <w:hideMark/>
          </w:tcPr>
          <w:p w14:paraId="7FE28E0F" w14:textId="77777777" w:rsidR="00870621" w:rsidRPr="00870621" w:rsidRDefault="00870621" w:rsidP="00870621">
            <w:r w:rsidRPr="00870621">
              <w:t>3309.83</w:t>
            </w:r>
          </w:p>
        </w:tc>
      </w:tr>
      <w:tr w:rsidR="00870621" w:rsidRPr="00870621" w14:paraId="6BB18695" w14:textId="77777777" w:rsidTr="00870621">
        <w:trPr>
          <w:trHeight w:val="288"/>
        </w:trPr>
        <w:tc>
          <w:tcPr>
            <w:tcW w:w="1354" w:type="dxa"/>
            <w:noWrap/>
            <w:hideMark/>
          </w:tcPr>
          <w:p w14:paraId="51149597" w14:textId="77777777" w:rsidR="00870621" w:rsidRPr="00870621" w:rsidRDefault="00870621">
            <w:pPr>
              <w:rPr>
                <w:b/>
                <w:bCs/>
              </w:rPr>
            </w:pPr>
            <w:r w:rsidRPr="00870621">
              <w:rPr>
                <w:b/>
                <w:bCs/>
              </w:rPr>
              <w:t>DBH x Fire</w:t>
            </w:r>
          </w:p>
        </w:tc>
        <w:tc>
          <w:tcPr>
            <w:tcW w:w="960" w:type="dxa"/>
            <w:noWrap/>
            <w:hideMark/>
          </w:tcPr>
          <w:p w14:paraId="1DBB96D4" w14:textId="77777777" w:rsidR="00870621" w:rsidRPr="00870621" w:rsidRDefault="00870621" w:rsidP="00870621">
            <w:r w:rsidRPr="00870621">
              <w:t>2.11</w:t>
            </w:r>
          </w:p>
        </w:tc>
        <w:tc>
          <w:tcPr>
            <w:tcW w:w="960" w:type="dxa"/>
            <w:noWrap/>
            <w:hideMark/>
          </w:tcPr>
          <w:p w14:paraId="4095F5BE" w14:textId="77777777" w:rsidR="00870621" w:rsidRPr="00870621" w:rsidRDefault="00870621" w:rsidP="00870621">
            <w:r w:rsidRPr="00870621">
              <w:t>2.09</w:t>
            </w:r>
          </w:p>
        </w:tc>
        <w:tc>
          <w:tcPr>
            <w:tcW w:w="960" w:type="dxa"/>
            <w:noWrap/>
            <w:hideMark/>
          </w:tcPr>
          <w:p w14:paraId="540152BD" w14:textId="77777777" w:rsidR="00870621" w:rsidRPr="00870621" w:rsidRDefault="00870621" w:rsidP="00870621">
            <w:r w:rsidRPr="00870621">
              <w:t>0.99</w:t>
            </w:r>
          </w:p>
        </w:tc>
        <w:tc>
          <w:tcPr>
            <w:tcW w:w="960" w:type="dxa"/>
            <w:noWrap/>
            <w:hideMark/>
          </w:tcPr>
          <w:p w14:paraId="51CFF8E5" w14:textId="77777777" w:rsidR="00870621" w:rsidRPr="00870621" w:rsidRDefault="00870621" w:rsidP="00870621">
            <w:r w:rsidRPr="00870621">
              <w:t>0.52</w:t>
            </w:r>
          </w:p>
        </w:tc>
        <w:tc>
          <w:tcPr>
            <w:tcW w:w="960" w:type="dxa"/>
            <w:noWrap/>
            <w:hideMark/>
          </w:tcPr>
          <w:p w14:paraId="328C5A09" w14:textId="77777777" w:rsidR="00870621" w:rsidRPr="00870621" w:rsidRDefault="00870621" w:rsidP="00870621">
            <w:r w:rsidRPr="00870621">
              <w:t>3.76</w:t>
            </w:r>
          </w:p>
        </w:tc>
        <w:tc>
          <w:tcPr>
            <w:tcW w:w="960" w:type="dxa"/>
            <w:noWrap/>
            <w:hideMark/>
          </w:tcPr>
          <w:p w14:paraId="4D66D3E0" w14:textId="77777777" w:rsidR="00870621" w:rsidRPr="00870621" w:rsidRDefault="00870621" w:rsidP="00870621">
            <w:r w:rsidRPr="00870621">
              <w:t>1.00</w:t>
            </w:r>
          </w:p>
        </w:tc>
        <w:tc>
          <w:tcPr>
            <w:tcW w:w="960" w:type="dxa"/>
            <w:noWrap/>
            <w:hideMark/>
          </w:tcPr>
          <w:p w14:paraId="7CDB1296" w14:textId="77777777" w:rsidR="00870621" w:rsidRPr="00870621" w:rsidRDefault="00870621" w:rsidP="00870621">
            <w:r w:rsidRPr="00870621">
              <w:t>3083.27</w:t>
            </w:r>
          </w:p>
        </w:tc>
        <w:tc>
          <w:tcPr>
            <w:tcW w:w="960" w:type="dxa"/>
            <w:noWrap/>
            <w:hideMark/>
          </w:tcPr>
          <w:p w14:paraId="7B64F901" w14:textId="77777777" w:rsidR="00870621" w:rsidRPr="00870621" w:rsidRDefault="00870621" w:rsidP="00870621">
            <w:r w:rsidRPr="00870621">
              <w:t>2716.53</w:t>
            </w:r>
          </w:p>
        </w:tc>
      </w:tr>
      <w:tr w:rsidR="00870621" w:rsidRPr="00870621" w14:paraId="004E14DE" w14:textId="77777777" w:rsidTr="00870621">
        <w:trPr>
          <w:trHeight w:val="288"/>
        </w:trPr>
        <w:tc>
          <w:tcPr>
            <w:tcW w:w="1354" w:type="dxa"/>
            <w:noWrap/>
            <w:hideMark/>
          </w:tcPr>
          <w:p w14:paraId="1484FFA3" w14:textId="77777777" w:rsidR="00870621" w:rsidRPr="00870621" w:rsidRDefault="00870621">
            <w:pPr>
              <w:rPr>
                <w:b/>
                <w:bCs/>
              </w:rPr>
            </w:pPr>
            <w:r w:rsidRPr="00870621">
              <w:rPr>
                <w:b/>
                <w:bCs/>
              </w:rPr>
              <w:t>DBH x WPBR</w:t>
            </w:r>
          </w:p>
        </w:tc>
        <w:tc>
          <w:tcPr>
            <w:tcW w:w="960" w:type="dxa"/>
            <w:noWrap/>
            <w:hideMark/>
          </w:tcPr>
          <w:p w14:paraId="4D4FCD48" w14:textId="77777777" w:rsidR="00870621" w:rsidRPr="00870621" w:rsidRDefault="00870621" w:rsidP="00870621">
            <w:r w:rsidRPr="00870621">
              <w:t>-0.26</w:t>
            </w:r>
          </w:p>
        </w:tc>
        <w:tc>
          <w:tcPr>
            <w:tcW w:w="960" w:type="dxa"/>
            <w:noWrap/>
            <w:hideMark/>
          </w:tcPr>
          <w:p w14:paraId="09831E6C" w14:textId="77777777" w:rsidR="00870621" w:rsidRPr="00870621" w:rsidRDefault="00870621" w:rsidP="00870621">
            <w:r w:rsidRPr="00870621">
              <w:t>-0.18</w:t>
            </w:r>
          </w:p>
        </w:tc>
        <w:tc>
          <w:tcPr>
            <w:tcW w:w="960" w:type="dxa"/>
            <w:noWrap/>
            <w:hideMark/>
          </w:tcPr>
          <w:p w14:paraId="0632D1DB" w14:textId="77777777" w:rsidR="00870621" w:rsidRPr="00870621" w:rsidRDefault="00870621" w:rsidP="00870621">
            <w:r w:rsidRPr="00870621">
              <w:t>1.73</w:t>
            </w:r>
          </w:p>
        </w:tc>
        <w:tc>
          <w:tcPr>
            <w:tcW w:w="960" w:type="dxa"/>
            <w:noWrap/>
            <w:hideMark/>
          </w:tcPr>
          <w:p w14:paraId="66A97002" w14:textId="77777777" w:rsidR="00870621" w:rsidRPr="00870621" w:rsidRDefault="00870621" w:rsidP="00870621">
            <w:r w:rsidRPr="00870621">
              <w:t>-3.14</w:t>
            </w:r>
          </w:p>
        </w:tc>
        <w:tc>
          <w:tcPr>
            <w:tcW w:w="960" w:type="dxa"/>
            <w:noWrap/>
            <w:hideMark/>
          </w:tcPr>
          <w:p w14:paraId="0D3AF870" w14:textId="77777777" w:rsidR="00870621" w:rsidRPr="00870621" w:rsidRDefault="00870621" w:rsidP="00870621">
            <w:r w:rsidRPr="00870621">
              <w:t>2.45</w:t>
            </w:r>
          </w:p>
        </w:tc>
        <w:tc>
          <w:tcPr>
            <w:tcW w:w="960" w:type="dxa"/>
            <w:noWrap/>
            <w:hideMark/>
          </w:tcPr>
          <w:p w14:paraId="2A598FE5" w14:textId="77777777" w:rsidR="00870621" w:rsidRPr="00870621" w:rsidRDefault="00870621" w:rsidP="00870621">
            <w:r w:rsidRPr="00870621">
              <w:t>1.00</w:t>
            </w:r>
          </w:p>
        </w:tc>
        <w:tc>
          <w:tcPr>
            <w:tcW w:w="960" w:type="dxa"/>
            <w:noWrap/>
            <w:hideMark/>
          </w:tcPr>
          <w:p w14:paraId="48F2084D" w14:textId="77777777" w:rsidR="00870621" w:rsidRPr="00870621" w:rsidRDefault="00870621" w:rsidP="00870621">
            <w:r w:rsidRPr="00870621">
              <w:t>3928.05</w:t>
            </w:r>
          </w:p>
        </w:tc>
        <w:tc>
          <w:tcPr>
            <w:tcW w:w="960" w:type="dxa"/>
            <w:noWrap/>
            <w:hideMark/>
          </w:tcPr>
          <w:p w14:paraId="08355016" w14:textId="77777777" w:rsidR="00870621" w:rsidRPr="00870621" w:rsidRDefault="00870621" w:rsidP="00870621">
            <w:r w:rsidRPr="00870621">
              <w:t>3055.86</w:t>
            </w:r>
          </w:p>
        </w:tc>
      </w:tr>
      <w:tr w:rsidR="00870621" w:rsidRPr="00870621" w14:paraId="5EC9531C" w14:textId="77777777" w:rsidTr="00870621">
        <w:trPr>
          <w:trHeight w:val="288"/>
        </w:trPr>
        <w:tc>
          <w:tcPr>
            <w:tcW w:w="1354" w:type="dxa"/>
            <w:noWrap/>
            <w:hideMark/>
          </w:tcPr>
          <w:p w14:paraId="4E8336F4" w14:textId="77777777" w:rsidR="00870621" w:rsidRPr="00870621" w:rsidRDefault="00870621">
            <w:pPr>
              <w:rPr>
                <w:b/>
                <w:bCs/>
              </w:rPr>
            </w:pPr>
            <w:r w:rsidRPr="00870621">
              <w:rPr>
                <w:b/>
                <w:bCs/>
              </w:rPr>
              <w:t>DBH x BA</w:t>
            </w:r>
          </w:p>
        </w:tc>
        <w:tc>
          <w:tcPr>
            <w:tcW w:w="960" w:type="dxa"/>
            <w:noWrap/>
            <w:hideMark/>
          </w:tcPr>
          <w:p w14:paraId="1AE01239" w14:textId="77777777" w:rsidR="00870621" w:rsidRPr="00870621" w:rsidRDefault="00870621" w:rsidP="00870621">
            <w:r w:rsidRPr="00870621">
              <w:t>0.23</w:t>
            </w:r>
          </w:p>
        </w:tc>
        <w:tc>
          <w:tcPr>
            <w:tcW w:w="960" w:type="dxa"/>
            <w:noWrap/>
            <w:hideMark/>
          </w:tcPr>
          <w:p w14:paraId="2127E5EE" w14:textId="77777777" w:rsidR="00870621" w:rsidRPr="00870621" w:rsidRDefault="00870621" w:rsidP="00870621">
            <w:r w:rsidRPr="00870621">
              <w:t>0.23</w:t>
            </w:r>
          </w:p>
        </w:tc>
        <w:tc>
          <w:tcPr>
            <w:tcW w:w="960" w:type="dxa"/>
            <w:noWrap/>
            <w:hideMark/>
          </w:tcPr>
          <w:p w14:paraId="12ACB168" w14:textId="77777777" w:rsidR="00870621" w:rsidRPr="00870621" w:rsidRDefault="00870621" w:rsidP="00870621">
            <w:r w:rsidRPr="00870621">
              <w:t>0.37</w:t>
            </w:r>
          </w:p>
        </w:tc>
        <w:tc>
          <w:tcPr>
            <w:tcW w:w="960" w:type="dxa"/>
            <w:noWrap/>
            <w:hideMark/>
          </w:tcPr>
          <w:p w14:paraId="061EA360" w14:textId="77777777" w:rsidR="00870621" w:rsidRPr="00870621" w:rsidRDefault="00870621" w:rsidP="00870621">
            <w:r w:rsidRPr="00870621">
              <w:t>-0.36</w:t>
            </w:r>
          </w:p>
        </w:tc>
        <w:tc>
          <w:tcPr>
            <w:tcW w:w="960" w:type="dxa"/>
            <w:noWrap/>
            <w:hideMark/>
          </w:tcPr>
          <w:p w14:paraId="606E3D04" w14:textId="77777777" w:rsidR="00870621" w:rsidRPr="00870621" w:rsidRDefault="00870621" w:rsidP="00870621">
            <w:r w:rsidRPr="00870621">
              <w:t>0.83</w:t>
            </w:r>
          </w:p>
        </w:tc>
        <w:tc>
          <w:tcPr>
            <w:tcW w:w="960" w:type="dxa"/>
            <w:noWrap/>
            <w:hideMark/>
          </w:tcPr>
          <w:p w14:paraId="0027A390" w14:textId="77777777" w:rsidR="00870621" w:rsidRPr="00870621" w:rsidRDefault="00870621" w:rsidP="00870621">
            <w:r w:rsidRPr="00870621">
              <w:t>1.00</w:t>
            </w:r>
          </w:p>
        </w:tc>
        <w:tc>
          <w:tcPr>
            <w:tcW w:w="960" w:type="dxa"/>
            <w:noWrap/>
            <w:hideMark/>
          </w:tcPr>
          <w:p w14:paraId="0BBA8E60" w14:textId="77777777" w:rsidR="00870621" w:rsidRPr="00870621" w:rsidRDefault="00870621" w:rsidP="00870621">
            <w:r w:rsidRPr="00870621">
              <w:t>3143.14</w:t>
            </w:r>
          </w:p>
        </w:tc>
        <w:tc>
          <w:tcPr>
            <w:tcW w:w="960" w:type="dxa"/>
            <w:noWrap/>
            <w:hideMark/>
          </w:tcPr>
          <w:p w14:paraId="0EF4C229" w14:textId="77777777" w:rsidR="00870621" w:rsidRPr="00870621" w:rsidRDefault="00870621" w:rsidP="00870621">
            <w:r w:rsidRPr="00870621">
              <w:t>3162.84</w:t>
            </w:r>
          </w:p>
        </w:tc>
      </w:tr>
      <w:tr w:rsidR="00870621" w:rsidRPr="00870621" w14:paraId="1CC75633" w14:textId="77777777" w:rsidTr="00870621">
        <w:trPr>
          <w:trHeight w:val="288"/>
        </w:trPr>
        <w:tc>
          <w:tcPr>
            <w:tcW w:w="1354" w:type="dxa"/>
            <w:noWrap/>
            <w:hideMark/>
          </w:tcPr>
          <w:p w14:paraId="6C863AEA" w14:textId="77777777" w:rsidR="00870621" w:rsidRPr="00870621" w:rsidRDefault="00870621">
            <w:pPr>
              <w:rPr>
                <w:b/>
                <w:bCs/>
              </w:rPr>
            </w:pPr>
            <w:r w:rsidRPr="00870621">
              <w:rPr>
                <w:b/>
                <w:bCs/>
              </w:rPr>
              <w:t>DBH x Drought</w:t>
            </w:r>
          </w:p>
        </w:tc>
        <w:tc>
          <w:tcPr>
            <w:tcW w:w="960" w:type="dxa"/>
            <w:noWrap/>
            <w:hideMark/>
          </w:tcPr>
          <w:p w14:paraId="748F0E27" w14:textId="77777777" w:rsidR="00870621" w:rsidRPr="00870621" w:rsidRDefault="00870621" w:rsidP="00870621">
            <w:r w:rsidRPr="00870621">
              <w:t>0.16</w:t>
            </w:r>
          </w:p>
        </w:tc>
        <w:tc>
          <w:tcPr>
            <w:tcW w:w="960" w:type="dxa"/>
            <w:noWrap/>
            <w:hideMark/>
          </w:tcPr>
          <w:p w14:paraId="2F1EE4C8" w14:textId="77777777" w:rsidR="00870621" w:rsidRPr="00870621" w:rsidRDefault="00870621" w:rsidP="00870621">
            <w:r w:rsidRPr="00870621">
              <w:t>0.15</w:t>
            </w:r>
          </w:p>
        </w:tc>
        <w:tc>
          <w:tcPr>
            <w:tcW w:w="960" w:type="dxa"/>
            <w:noWrap/>
            <w:hideMark/>
          </w:tcPr>
          <w:p w14:paraId="4F3B94D0" w14:textId="77777777" w:rsidR="00870621" w:rsidRPr="00870621" w:rsidRDefault="00870621" w:rsidP="00870621">
            <w:r w:rsidRPr="00870621">
              <w:t>0.33</w:t>
            </w:r>
          </w:p>
        </w:tc>
        <w:tc>
          <w:tcPr>
            <w:tcW w:w="960" w:type="dxa"/>
            <w:noWrap/>
            <w:hideMark/>
          </w:tcPr>
          <w:p w14:paraId="3BC8C654" w14:textId="77777777" w:rsidR="00870621" w:rsidRPr="00870621" w:rsidRDefault="00870621" w:rsidP="00870621">
            <w:r w:rsidRPr="00870621">
              <w:t>-0.37</w:t>
            </w:r>
          </w:p>
        </w:tc>
        <w:tc>
          <w:tcPr>
            <w:tcW w:w="960" w:type="dxa"/>
            <w:noWrap/>
            <w:hideMark/>
          </w:tcPr>
          <w:p w14:paraId="206D6B65" w14:textId="77777777" w:rsidR="00870621" w:rsidRPr="00870621" w:rsidRDefault="00870621" w:rsidP="00870621">
            <w:r w:rsidRPr="00870621">
              <w:t>0.71</w:t>
            </w:r>
          </w:p>
        </w:tc>
        <w:tc>
          <w:tcPr>
            <w:tcW w:w="960" w:type="dxa"/>
            <w:noWrap/>
            <w:hideMark/>
          </w:tcPr>
          <w:p w14:paraId="20BDC43B" w14:textId="77777777" w:rsidR="00870621" w:rsidRPr="00870621" w:rsidRDefault="00870621" w:rsidP="00870621">
            <w:r w:rsidRPr="00870621">
              <w:t>1.00</w:t>
            </w:r>
          </w:p>
        </w:tc>
        <w:tc>
          <w:tcPr>
            <w:tcW w:w="960" w:type="dxa"/>
            <w:noWrap/>
            <w:hideMark/>
          </w:tcPr>
          <w:p w14:paraId="2B1DCA4D" w14:textId="77777777" w:rsidR="00870621" w:rsidRPr="00870621" w:rsidRDefault="00870621" w:rsidP="00870621">
            <w:r w:rsidRPr="00870621">
              <w:t>2934.51</w:t>
            </w:r>
          </w:p>
        </w:tc>
        <w:tc>
          <w:tcPr>
            <w:tcW w:w="960" w:type="dxa"/>
            <w:noWrap/>
            <w:hideMark/>
          </w:tcPr>
          <w:p w14:paraId="30E6AEA9" w14:textId="77777777" w:rsidR="00870621" w:rsidRPr="00870621" w:rsidRDefault="00870621" w:rsidP="00870621">
            <w:r w:rsidRPr="00870621">
              <w:t>2844.34</w:t>
            </w:r>
          </w:p>
        </w:tc>
      </w:tr>
      <w:tr w:rsidR="00870621" w:rsidRPr="00870621" w14:paraId="18595353" w14:textId="77777777" w:rsidTr="00870621">
        <w:trPr>
          <w:trHeight w:val="288"/>
        </w:trPr>
        <w:tc>
          <w:tcPr>
            <w:tcW w:w="1354" w:type="dxa"/>
            <w:noWrap/>
            <w:hideMark/>
          </w:tcPr>
          <w:p w14:paraId="26429CF9" w14:textId="77777777" w:rsidR="00870621" w:rsidRPr="00870621" w:rsidRDefault="00870621">
            <w:pPr>
              <w:rPr>
                <w:b/>
                <w:bCs/>
              </w:rPr>
            </w:pPr>
            <w:r w:rsidRPr="00870621">
              <w:rPr>
                <w:b/>
                <w:bCs/>
              </w:rPr>
              <w:t>DBH x Dryness</w:t>
            </w:r>
          </w:p>
        </w:tc>
        <w:tc>
          <w:tcPr>
            <w:tcW w:w="960" w:type="dxa"/>
            <w:noWrap/>
            <w:hideMark/>
          </w:tcPr>
          <w:p w14:paraId="648CCA02" w14:textId="77777777" w:rsidR="00870621" w:rsidRPr="00870621" w:rsidRDefault="00870621" w:rsidP="00870621">
            <w:r w:rsidRPr="00870621">
              <w:t>-0.45</w:t>
            </w:r>
          </w:p>
        </w:tc>
        <w:tc>
          <w:tcPr>
            <w:tcW w:w="960" w:type="dxa"/>
            <w:noWrap/>
            <w:hideMark/>
          </w:tcPr>
          <w:p w14:paraId="082E887F" w14:textId="77777777" w:rsidR="00870621" w:rsidRPr="00870621" w:rsidRDefault="00870621" w:rsidP="00870621">
            <w:r w:rsidRPr="00870621">
              <w:t>-0.45</w:t>
            </w:r>
          </w:p>
        </w:tc>
        <w:tc>
          <w:tcPr>
            <w:tcW w:w="960" w:type="dxa"/>
            <w:noWrap/>
            <w:hideMark/>
          </w:tcPr>
          <w:p w14:paraId="7C371479" w14:textId="77777777" w:rsidR="00870621" w:rsidRPr="00870621" w:rsidRDefault="00870621" w:rsidP="00870621">
            <w:r w:rsidRPr="00870621">
              <w:t>0.38</w:t>
            </w:r>
          </w:p>
        </w:tc>
        <w:tc>
          <w:tcPr>
            <w:tcW w:w="960" w:type="dxa"/>
            <w:noWrap/>
            <w:hideMark/>
          </w:tcPr>
          <w:p w14:paraId="681969D4" w14:textId="77777777" w:rsidR="00870621" w:rsidRPr="00870621" w:rsidRDefault="00870621" w:rsidP="00870621">
            <w:r w:rsidRPr="00870621">
              <w:t>-1.07</w:t>
            </w:r>
          </w:p>
        </w:tc>
        <w:tc>
          <w:tcPr>
            <w:tcW w:w="960" w:type="dxa"/>
            <w:noWrap/>
            <w:hideMark/>
          </w:tcPr>
          <w:p w14:paraId="31FDDE3B" w14:textId="77777777" w:rsidR="00870621" w:rsidRPr="00870621" w:rsidRDefault="00870621" w:rsidP="00870621">
            <w:r w:rsidRPr="00870621">
              <w:t>0.17</w:t>
            </w:r>
          </w:p>
        </w:tc>
        <w:tc>
          <w:tcPr>
            <w:tcW w:w="960" w:type="dxa"/>
            <w:noWrap/>
            <w:hideMark/>
          </w:tcPr>
          <w:p w14:paraId="73434CB4" w14:textId="77777777" w:rsidR="00870621" w:rsidRPr="00870621" w:rsidRDefault="00870621" w:rsidP="00870621">
            <w:r w:rsidRPr="00870621">
              <w:t>1.00</w:t>
            </w:r>
          </w:p>
        </w:tc>
        <w:tc>
          <w:tcPr>
            <w:tcW w:w="960" w:type="dxa"/>
            <w:noWrap/>
            <w:hideMark/>
          </w:tcPr>
          <w:p w14:paraId="77E29C55" w14:textId="77777777" w:rsidR="00870621" w:rsidRPr="00870621" w:rsidRDefault="00870621" w:rsidP="00870621">
            <w:r w:rsidRPr="00870621">
              <w:t>2930.73</w:t>
            </w:r>
          </w:p>
        </w:tc>
        <w:tc>
          <w:tcPr>
            <w:tcW w:w="960" w:type="dxa"/>
            <w:noWrap/>
            <w:hideMark/>
          </w:tcPr>
          <w:p w14:paraId="4B946E53" w14:textId="77777777" w:rsidR="00870621" w:rsidRPr="00870621" w:rsidRDefault="00870621" w:rsidP="00870621">
            <w:r w:rsidRPr="00870621">
              <w:t>2876.23</w:t>
            </w:r>
          </w:p>
        </w:tc>
      </w:tr>
      <w:tr w:rsidR="00870621" w:rsidRPr="00870621" w14:paraId="166E9DE3" w14:textId="77777777" w:rsidTr="00870621">
        <w:trPr>
          <w:trHeight w:val="288"/>
        </w:trPr>
        <w:tc>
          <w:tcPr>
            <w:tcW w:w="1354" w:type="dxa"/>
            <w:noWrap/>
            <w:hideMark/>
          </w:tcPr>
          <w:p w14:paraId="35DE6395" w14:textId="77777777" w:rsidR="00870621" w:rsidRPr="00870621" w:rsidRDefault="00870621">
            <w:pPr>
              <w:rPr>
                <w:b/>
                <w:bCs/>
              </w:rPr>
            </w:pPr>
            <w:r w:rsidRPr="00870621">
              <w:rPr>
                <w:b/>
                <w:bCs/>
              </w:rPr>
              <w:t>SD Plots</w:t>
            </w:r>
          </w:p>
        </w:tc>
        <w:tc>
          <w:tcPr>
            <w:tcW w:w="960" w:type="dxa"/>
            <w:noWrap/>
            <w:hideMark/>
          </w:tcPr>
          <w:p w14:paraId="2F9F0919" w14:textId="77777777" w:rsidR="00870621" w:rsidRPr="00870621" w:rsidRDefault="00870621" w:rsidP="00870621">
            <w:r w:rsidRPr="00870621">
              <w:t>1.32</w:t>
            </w:r>
          </w:p>
        </w:tc>
        <w:tc>
          <w:tcPr>
            <w:tcW w:w="960" w:type="dxa"/>
            <w:noWrap/>
            <w:hideMark/>
          </w:tcPr>
          <w:p w14:paraId="032CBFE1" w14:textId="77777777" w:rsidR="00870621" w:rsidRPr="00870621" w:rsidRDefault="00870621" w:rsidP="00870621">
            <w:r w:rsidRPr="00870621">
              <w:t>1.31</w:t>
            </w:r>
          </w:p>
        </w:tc>
        <w:tc>
          <w:tcPr>
            <w:tcW w:w="960" w:type="dxa"/>
            <w:noWrap/>
            <w:hideMark/>
          </w:tcPr>
          <w:p w14:paraId="66C9CC44" w14:textId="77777777" w:rsidR="00870621" w:rsidRPr="00870621" w:rsidRDefault="00870621" w:rsidP="00870621">
            <w:r w:rsidRPr="00870621">
              <w:t>0.26</w:t>
            </w:r>
          </w:p>
        </w:tc>
        <w:tc>
          <w:tcPr>
            <w:tcW w:w="960" w:type="dxa"/>
            <w:noWrap/>
            <w:hideMark/>
          </w:tcPr>
          <w:p w14:paraId="66AE2904" w14:textId="77777777" w:rsidR="00870621" w:rsidRPr="00870621" w:rsidRDefault="00870621" w:rsidP="00870621">
            <w:r w:rsidRPr="00870621">
              <w:t>0.90</w:t>
            </w:r>
          </w:p>
        </w:tc>
        <w:tc>
          <w:tcPr>
            <w:tcW w:w="960" w:type="dxa"/>
            <w:noWrap/>
            <w:hideMark/>
          </w:tcPr>
          <w:p w14:paraId="426866E7" w14:textId="77777777" w:rsidR="00870621" w:rsidRPr="00870621" w:rsidRDefault="00870621" w:rsidP="00870621">
            <w:r w:rsidRPr="00870621">
              <w:t>1.77</w:t>
            </w:r>
          </w:p>
        </w:tc>
        <w:tc>
          <w:tcPr>
            <w:tcW w:w="960" w:type="dxa"/>
            <w:noWrap/>
            <w:hideMark/>
          </w:tcPr>
          <w:p w14:paraId="3A408DB3" w14:textId="77777777" w:rsidR="00870621" w:rsidRPr="00870621" w:rsidRDefault="00870621" w:rsidP="00870621">
            <w:r w:rsidRPr="00870621">
              <w:t>1.00</w:t>
            </w:r>
          </w:p>
        </w:tc>
        <w:tc>
          <w:tcPr>
            <w:tcW w:w="960" w:type="dxa"/>
            <w:noWrap/>
            <w:hideMark/>
          </w:tcPr>
          <w:p w14:paraId="5988E770" w14:textId="77777777" w:rsidR="00870621" w:rsidRPr="00870621" w:rsidRDefault="00870621" w:rsidP="00870621">
            <w:r w:rsidRPr="00870621">
              <w:t>1242.46</w:t>
            </w:r>
          </w:p>
        </w:tc>
        <w:tc>
          <w:tcPr>
            <w:tcW w:w="960" w:type="dxa"/>
            <w:noWrap/>
            <w:hideMark/>
          </w:tcPr>
          <w:p w14:paraId="7423A49A" w14:textId="77777777" w:rsidR="00870621" w:rsidRPr="00870621" w:rsidRDefault="00870621" w:rsidP="00870621">
            <w:r w:rsidRPr="00870621">
              <w:t>1959.87</w:t>
            </w:r>
          </w:p>
        </w:tc>
      </w:tr>
      <w:tr w:rsidR="00870621" w:rsidRPr="00870621" w14:paraId="676F4B88" w14:textId="77777777" w:rsidTr="00870621">
        <w:trPr>
          <w:trHeight w:val="288"/>
        </w:trPr>
        <w:tc>
          <w:tcPr>
            <w:tcW w:w="1354" w:type="dxa"/>
            <w:noWrap/>
            <w:hideMark/>
          </w:tcPr>
          <w:p w14:paraId="2CABBD58" w14:textId="77777777" w:rsidR="00870621" w:rsidRPr="00870621" w:rsidRDefault="00870621">
            <w:pPr>
              <w:rPr>
                <w:b/>
                <w:bCs/>
              </w:rPr>
            </w:pPr>
            <w:r w:rsidRPr="00870621">
              <w:rPr>
                <w:b/>
                <w:bCs/>
              </w:rPr>
              <w:t>SD Ecoregions</w:t>
            </w:r>
          </w:p>
        </w:tc>
        <w:tc>
          <w:tcPr>
            <w:tcW w:w="960" w:type="dxa"/>
            <w:noWrap/>
            <w:hideMark/>
          </w:tcPr>
          <w:p w14:paraId="538BB56E" w14:textId="77777777" w:rsidR="00870621" w:rsidRPr="00870621" w:rsidRDefault="00870621" w:rsidP="00870621">
            <w:r w:rsidRPr="00870621">
              <w:t>0.47</w:t>
            </w:r>
          </w:p>
        </w:tc>
        <w:tc>
          <w:tcPr>
            <w:tcW w:w="960" w:type="dxa"/>
            <w:noWrap/>
            <w:hideMark/>
          </w:tcPr>
          <w:p w14:paraId="31BC1C59" w14:textId="77777777" w:rsidR="00870621" w:rsidRPr="00870621" w:rsidRDefault="00870621" w:rsidP="00870621">
            <w:r w:rsidRPr="00870621">
              <w:t>0.46</w:t>
            </w:r>
          </w:p>
        </w:tc>
        <w:tc>
          <w:tcPr>
            <w:tcW w:w="960" w:type="dxa"/>
            <w:noWrap/>
            <w:hideMark/>
          </w:tcPr>
          <w:p w14:paraId="18983E94" w14:textId="77777777" w:rsidR="00870621" w:rsidRPr="00870621" w:rsidRDefault="00870621" w:rsidP="00870621">
            <w:r w:rsidRPr="00870621">
              <w:t>0.27</w:t>
            </w:r>
          </w:p>
        </w:tc>
        <w:tc>
          <w:tcPr>
            <w:tcW w:w="960" w:type="dxa"/>
            <w:noWrap/>
            <w:hideMark/>
          </w:tcPr>
          <w:p w14:paraId="23A568BE" w14:textId="77777777" w:rsidR="00870621" w:rsidRPr="00870621" w:rsidRDefault="00870621" w:rsidP="00870621">
            <w:r w:rsidRPr="00870621">
              <w:t>0.05</w:t>
            </w:r>
          </w:p>
        </w:tc>
        <w:tc>
          <w:tcPr>
            <w:tcW w:w="960" w:type="dxa"/>
            <w:noWrap/>
            <w:hideMark/>
          </w:tcPr>
          <w:p w14:paraId="1BB0049C" w14:textId="77777777" w:rsidR="00870621" w:rsidRPr="00870621" w:rsidRDefault="00870621" w:rsidP="00870621">
            <w:r w:rsidRPr="00870621">
              <w:t>0.93</w:t>
            </w:r>
          </w:p>
        </w:tc>
        <w:tc>
          <w:tcPr>
            <w:tcW w:w="960" w:type="dxa"/>
            <w:noWrap/>
            <w:hideMark/>
          </w:tcPr>
          <w:p w14:paraId="4AADA85E" w14:textId="77777777" w:rsidR="00870621" w:rsidRPr="00870621" w:rsidRDefault="00870621" w:rsidP="00870621">
            <w:r w:rsidRPr="00870621">
              <w:t>1.01</w:t>
            </w:r>
          </w:p>
        </w:tc>
        <w:tc>
          <w:tcPr>
            <w:tcW w:w="960" w:type="dxa"/>
            <w:noWrap/>
            <w:hideMark/>
          </w:tcPr>
          <w:p w14:paraId="0320F3DF" w14:textId="77777777" w:rsidR="00870621" w:rsidRPr="00870621" w:rsidRDefault="00870621" w:rsidP="00870621">
            <w:r w:rsidRPr="00870621">
              <w:t>473.90</w:t>
            </w:r>
          </w:p>
        </w:tc>
        <w:tc>
          <w:tcPr>
            <w:tcW w:w="960" w:type="dxa"/>
            <w:noWrap/>
            <w:hideMark/>
          </w:tcPr>
          <w:p w14:paraId="22385DB2" w14:textId="77777777" w:rsidR="00870621" w:rsidRPr="00870621" w:rsidRDefault="00870621" w:rsidP="00870621">
            <w:r w:rsidRPr="00870621">
              <w:t>551.29</w:t>
            </w:r>
          </w:p>
        </w:tc>
      </w:tr>
      <w:tr w:rsidR="00870621" w:rsidRPr="00870621" w14:paraId="08B56548" w14:textId="77777777" w:rsidTr="00870621">
        <w:trPr>
          <w:trHeight w:val="288"/>
        </w:trPr>
        <w:tc>
          <w:tcPr>
            <w:tcW w:w="1354" w:type="dxa"/>
            <w:noWrap/>
            <w:hideMark/>
          </w:tcPr>
          <w:p w14:paraId="33B19765" w14:textId="77777777" w:rsidR="00870621" w:rsidRPr="00870621" w:rsidRDefault="00870621">
            <w:pPr>
              <w:rPr>
                <w:b/>
                <w:bCs/>
              </w:rPr>
            </w:pPr>
            <w:r w:rsidRPr="00870621">
              <w:rPr>
                <w:b/>
                <w:bCs/>
              </w:rPr>
              <w:t>NB Dispersion</w:t>
            </w:r>
          </w:p>
        </w:tc>
        <w:tc>
          <w:tcPr>
            <w:tcW w:w="960" w:type="dxa"/>
            <w:noWrap/>
            <w:hideMark/>
          </w:tcPr>
          <w:p w14:paraId="3F09C240" w14:textId="77777777" w:rsidR="00870621" w:rsidRPr="00870621" w:rsidRDefault="00870621" w:rsidP="00870621">
            <w:r w:rsidRPr="00870621">
              <w:t>0.56</w:t>
            </w:r>
          </w:p>
        </w:tc>
        <w:tc>
          <w:tcPr>
            <w:tcW w:w="960" w:type="dxa"/>
            <w:noWrap/>
            <w:hideMark/>
          </w:tcPr>
          <w:p w14:paraId="746DF2CE" w14:textId="77777777" w:rsidR="00870621" w:rsidRPr="00870621" w:rsidRDefault="00870621" w:rsidP="00870621">
            <w:r w:rsidRPr="00870621">
              <w:t>0.54</w:t>
            </w:r>
          </w:p>
        </w:tc>
        <w:tc>
          <w:tcPr>
            <w:tcW w:w="960" w:type="dxa"/>
            <w:noWrap/>
            <w:hideMark/>
          </w:tcPr>
          <w:p w14:paraId="3908B5B5" w14:textId="77777777" w:rsidR="00870621" w:rsidRPr="00870621" w:rsidRDefault="00870621" w:rsidP="00870621">
            <w:r w:rsidRPr="00870621">
              <w:t>0.10</w:t>
            </w:r>
          </w:p>
        </w:tc>
        <w:tc>
          <w:tcPr>
            <w:tcW w:w="960" w:type="dxa"/>
            <w:noWrap/>
            <w:hideMark/>
          </w:tcPr>
          <w:p w14:paraId="1E2FB7BF" w14:textId="77777777" w:rsidR="00870621" w:rsidRPr="00870621" w:rsidRDefault="00870621" w:rsidP="00870621">
            <w:r w:rsidRPr="00870621">
              <w:t>0.41</w:t>
            </w:r>
          </w:p>
        </w:tc>
        <w:tc>
          <w:tcPr>
            <w:tcW w:w="960" w:type="dxa"/>
            <w:noWrap/>
            <w:hideMark/>
          </w:tcPr>
          <w:p w14:paraId="27A8EFCF" w14:textId="77777777" w:rsidR="00870621" w:rsidRPr="00870621" w:rsidRDefault="00870621" w:rsidP="00870621">
            <w:r w:rsidRPr="00870621">
              <w:t>0.75</w:t>
            </w:r>
          </w:p>
        </w:tc>
        <w:tc>
          <w:tcPr>
            <w:tcW w:w="960" w:type="dxa"/>
            <w:noWrap/>
            <w:hideMark/>
          </w:tcPr>
          <w:p w14:paraId="17048E60" w14:textId="77777777" w:rsidR="00870621" w:rsidRPr="00870621" w:rsidRDefault="00870621" w:rsidP="00870621">
            <w:r w:rsidRPr="00870621">
              <w:t>1.00</w:t>
            </w:r>
          </w:p>
        </w:tc>
        <w:tc>
          <w:tcPr>
            <w:tcW w:w="960" w:type="dxa"/>
            <w:noWrap/>
            <w:hideMark/>
          </w:tcPr>
          <w:p w14:paraId="24D6B8DE" w14:textId="77777777" w:rsidR="00870621" w:rsidRPr="00870621" w:rsidRDefault="00870621" w:rsidP="00870621">
            <w:r w:rsidRPr="00870621">
              <w:t>4907.52</w:t>
            </w:r>
          </w:p>
        </w:tc>
        <w:tc>
          <w:tcPr>
            <w:tcW w:w="960" w:type="dxa"/>
            <w:noWrap/>
            <w:hideMark/>
          </w:tcPr>
          <w:p w14:paraId="5C7ED4C5" w14:textId="77777777" w:rsidR="00870621" w:rsidRPr="00870621" w:rsidRDefault="00870621" w:rsidP="00870621">
            <w:pPr>
              <w:keepNext/>
            </w:pPr>
            <w:r w:rsidRPr="00870621">
              <w:t>3159.77</w:t>
            </w:r>
          </w:p>
        </w:tc>
      </w:tr>
    </w:tbl>
    <w:p w14:paraId="0A951CE9" w14:textId="19CE0E21" w:rsidR="00870621" w:rsidRPr="00870621" w:rsidRDefault="00870621" w:rsidP="00870621">
      <w:pPr>
        <w:pStyle w:val="Caption"/>
      </w:pPr>
      <w:bookmarkStart w:id="207" w:name="_Ref94613081"/>
      <w:r>
        <w:t xml:space="preserve">Supplementary Table </w:t>
      </w:r>
      <w:r w:rsidR="00DB4E95">
        <w:fldChar w:fldCharType="begin"/>
      </w:r>
      <w:r w:rsidR="00DB4E95">
        <w:instrText xml:space="preserve"> SEQ Supplementary_Table \* ARABIC </w:instrText>
      </w:r>
      <w:r w:rsidR="00DB4E95">
        <w:fldChar w:fldCharType="separate"/>
      </w:r>
      <w:r w:rsidR="002D364A">
        <w:rPr>
          <w:noProof/>
        </w:rPr>
        <w:t>3</w:t>
      </w:r>
      <w:r w:rsidR="00DB4E95">
        <w:rPr>
          <w:noProof/>
        </w:rPr>
        <w:fldChar w:fldCharType="end"/>
      </w:r>
      <w:bookmarkEnd w:id="207"/>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525D7C3E" w14:textId="7CD99F83" w:rsidR="00870621" w:rsidRDefault="00870621" w:rsidP="00870621">
      <w:pPr>
        <w:pStyle w:val="Caption"/>
      </w:pP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F30BF0" w:rsidRPr="002D364A" w14:paraId="27D99596" w14:textId="77777777" w:rsidTr="001545DE">
        <w:trPr>
          <w:trHeight w:val="288"/>
        </w:trPr>
        <w:tc>
          <w:tcPr>
            <w:tcW w:w="1480" w:type="dxa"/>
            <w:noWrap/>
            <w:hideMark/>
          </w:tcPr>
          <w:p w14:paraId="0519C27E" w14:textId="77777777" w:rsidR="00F30BF0" w:rsidRPr="002D364A" w:rsidRDefault="00F30BF0" w:rsidP="00F30BF0">
            <w:pPr>
              <w:rPr>
                <w:b/>
                <w:bCs/>
              </w:rPr>
            </w:pPr>
            <w:r w:rsidRPr="002D364A">
              <w:rPr>
                <w:b/>
                <w:bCs/>
              </w:rPr>
              <w:t>Undisturbed</w:t>
            </w:r>
          </w:p>
        </w:tc>
        <w:tc>
          <w:tcPr>
            <w:tcW w:w="1155" w:type="dxa"/>
            <w:noWrap/>
            <w:vAlign w:val="bottom"/>
            <w:hideMark/>
          </w:tcPr>
          <w:p w14:paraId="48470296" w14:textId="361487C0" w:rsidR="00F30BF0" w:rsidRPr="002D364A" w:rsidRDefault="00F30BF0" w:rsidP="00F30BF0">
            <w:r>
              <w:rPr>
                <w:rFonts w:ascii="Calibri" w:hAnsi="Calibri" w:cs="Calibri"/>
                <w:color w:val="000000"/>
              </w:rPr>
              <w:t>1.14</w:t>
            </w:r>
          </w:p>
        </w:tc>
        <w:tc>
          <w:tcPr>
            <w:tcW w:w="1208" w:type="dxa"/>
            <w:noWrap/>
            <w:vAlign w:val="bottom"/>
            <w:hideMark/>
          </w:tcPr>
          <w:p w14:paraId="673B11C7" w14:textId="7A7A98FE" w:rsidR="00F30BF0" w:rsidRPr="002D364A" w:rsidRDefault="00F30BF0" w:rsidP="00F30BF0">
            <w:r>
              <w:rPr>
                <w:rFonts w:ascii="Calibri" w:hAnsi="Calibri" w:cs="Calibri"/>
                <w:color w:val="000000"/>
              </w:rPr>
              <w:t>1.04</w:t>
            </w:r>
          </w:p>
        </w:tc>
        <w:tc>
          <w:tcPr>
            <w:tcW w:w="1208" w:type="dxa"/>
            <w:noWrap/>
            <w:vAlign w:val="bottom"/>
            <w:hideMark/>
          </w:tcPr>
          <w:p w14:paraId="6025DE9A" w14:textId="27232F72" w:rsidR="00F30BF0" w:rsidRPr="002D364A" w:rsidRDefault="00F30BF0" w:rsidP="00F30BF0">
            <w:r>
              <w:rPr>
                <w:rFonts w:ascii="Calibri" w:hAnsi="Calibri" w:cs="Calibri"/>
                <w:color w:val="000000"/>
              </w:rPr>
              <w:t>1.31</w:t>
            </w:r>
          </w:p>
        </w:tc>
      </w:tr>
      <w:tr w:rsidR="00F30BF0" w:rsidRPr="002D364A" w14:paraId="4F85A7D7" w14:textId="77777777" w:rsidTr="001545DE">
        <w:trPr>
          <w:trHeight w:val="288"/>
        </w:trPr>
        <w:tc>
          <w:tcPr>
            <w:tcW w:w="1480" w:type="dxa"/>
            <w:noWrap/>
            <w:hideMark/>
          </w:tcPr>
          <w:p w14:paraId="614C5496" w14:textId="77777777" w:rsidR="00F30BF0" w:rsidRPr="002D364A" w:rsidRDefault="00F30BF0" w:rsidP="00F30BF0">
            <w:pPr>
              <w:rPr>
                <w:b/>
                <w:bCs/>
              </w:rPr>
            </w:pPr>
            <w:r w:rsidRPr="002D364A">
              <w:rPr>
                <w:b/>
                <w:bCs/>
              </w:rPr>
              <w:t>Fire</w:t>
            </w:r>
          </w:p>
        </w:tc>
        <w:tc>
          <w:tcPr>
            <w:tcW w:w="1155" w:type="dxa"/>
            <w:noWrap/>
            <w:vAlign w:val="bottom"/>
            <w:hideMark/>
          </w:tcPr>
          <w:p w14:paraId="4855E811" w14:textId="2A0B7D13" w:rsidR="00F30BF0" w:rsidRPr="002D364A" w:rsidRDefault="00F30BF0" w:rsidP="00F30BF0">
            <w:r>
              <w:rPr>
                <w:rFonts w:ascii="Calibri" w:hAnsi="Calibri" w:cs="Calibri"/>
                <w:color w:val="000000"/>
              </w:rPr>
              <w:t>0.98</w:t>
            </w:r>
          </w:p>
        </w:tc>
        <w:tc>
          <w:tcPr>
            <w:tcW w:w="1208" w:type="dxa"/>
            <w:noWrap/>
            <w:vAlign w:val="bottom"/>
            <w:hideMark/>
          </w:tcPr>
          <w:p w14:paraId="22B4AB65" w14:textId="02471FDA" w:rsidR="00F30BF0" w:rsidRPr="002D364A" w:rsidRDefault="00F30BF0" w:rsidP="00F30BF0">
            <w:r>
              <w:rPr>
                <w:rFonts w:ascii="Calibri" w:hAnsi="Calibri" w:cs="Calibri"/>
                <w:color w:val="000000"/>
              </w:rPr>
              <w:t>0.94</w:t>
            </w:r>
          </w:p>
        </w:tc>
        <w:tc>
          <w:tcPr>
            <w:tcW w:w="1208" w:type="dxa"/>
            <w:noWrap/>
            <w:vAlign w:val="bottom"/>
            <w:hideMark/>
          </w:tcPr>
          <w:p w14:paraId="082005A8" w14:textId="2175CA80" w:rsidR="00F30BF0" w:rsidRPr="002D364A" w:rsidRDefault="00F30BF0" w:rsidP="00F30BF0">
            <w:r>
              <w:rPr>
                <w:rFonts w:ascii="Calibri" w:hAnsi="Calibri" w:cs="Calibri"/>
                <w:color w:val="000000"/>
              </w:rPr>
              <w:t>0.99</w:t>
            </w:r>
          </w:p>
        </w:tc>
      </w:tr>
      <w:tr w:rsidR="00F30BF0" w:rsidRPr="002D364A" w14:paraId="57510B6D" w14:textId="77777777" w:rsidTr="001545DE">
        <w:trPr>
          <w:trHeight w:val="288"/>
        </w:trPr>
        <w:tc>
          <w:tcPr>
            <w:tcW w:w="1480" w:type="dxa"/>
            <w:noWrap/>
            <w:hideMark/>
          </w:tcPr>
          <w:p w14:paraId="5584CA95" w14:textId="77777777" w:rsidR="00F30BF0" w:rsidRPr="002D364A" w:rsidRDefault="00F30BF0" w:rsidP="00F30BF0">
            <w:pPr>
              <w:rPr>
                <w:b/>
                <w:bCs/>
              </w:rPr>
            </w:pPr>
            <w:r w:rsidRPr="002D364A">
              <w:rPr>
                <w:b/>
                <w:bCs/>
              </w:rPr>
              <w:t>WPBR</w:t>
            </w:r>
          </w:p>
        </w:tc>
        <w:tc>
          <w:tcPr>
            <w:tcW w:w="1155" w:type="dxa"/>
            <w:noWrap/>
            <w:vAlign w:val="bottom"/>
            <w:hideMark/>
          </w:tcPr>
          <w:p w14:paraId="625C8A0C" w14:textId="24968ACD" w:rsidR="00F30BF0" w:rsidRPr="002D364A" w:rsidRDefault="00F30BF0" w:rsidP="00F30BF0">
            <w:r>
              <w:rPr>
                <w:rFonts w:ascii="Calibri" w:hAnsi="Calibri" w:cs="Calibri"/>
                <w:color w:val="000000"/>
              </w:rPr>
              <w:t>1.08</w:t>
            </w:r>
          </w:p>
        </w:tc>
        <w:tc>
          <w:tcPr>
            <w:tcW w:w="1208" w:type="dxa"/>
            <w:noWrap/>
            <w:vAlign w:val="bottom"/>
            <w:hideMark/>
          </w:tcPr>
          <w:p w14:paraId="1328D8FC" w14:textId="4487FFED" w:rsidR="00F30BF0" w:rsidRPr="002D364A" w:rsidRDefault="00F30BF0" w:rsidP="00F30BF0">
            <w:r>
              <w:rPr>
                <w:rFonts w:ascii="Calibri" w:hAnsi="Calibri" w:cs="Calibri"/>
                <w:color w:val="000000"/>
              </w:rPr>
              <w:t>0.98</w:t>
            </w:r>
          </w:p>
        </w:tc>
        <w:tc>
          <w:tcPr>
            <w:tcW w:w="1208" w:type="dxa"/>
            <w:noWrap/>
            <w:vAlign w:val="bottom"/>
            <w:hideMark/>
          </w:tcPr>
          <w:p w14:paraId="2119013B" w14:textId="204A4C7C" w:rsidR="00F30BF0" w:rsidRPr="002D364A" w:rsidRDefault="00F30BF0" w:rsidP="00F30BF0">
            <w:r>
              <w:rPr>
                <w:rFonts w:ascii="Calibri" w:hAnsi="Calibri" w:cs="Calibri"/>
                <w:color w:val="000000"/>
              </w:rPr>
              <w:t>2.19</w:t>
            </w:r>
          </w:p>
        </w:tc>
      </w:tr>
      <w:tr w:rsidR="00F30BF0" w:rsidRPr="002D364A" w14:paraId="7447A570" w14:textId="77777777" w:rsidTr="001545DE">
        <w:trPr>
          <w:trHeight w:val="288"/>
        </w:trPr>
        <w:tc>
          <w:tcPr>
            <w:tcW w:w="1480" w:type="dxa"/>
            <w:noWrap/>
            <w:hideMark/>
          </w:tcPr>
          <w:p w14:paraId="5B302A04" w14:textId="77777777" w:rsidR="00F30BF0" w:rsidRPr="002D364A" w:rsidRDefault="00F30BF0" w:rsidP="00F30BF0">
            <w:pPr>
              <w:rPr>
                <w:b/>
                <w:bCs/>
              </w:rPr>
            </w:pPr>
            <w:r w:rsidRPr="002D364A">
              <w:rPr>
                <w:b/>
                <w:bCs/>
              </w:rPr>
              <w:t>Low BA</w:t>
            </w:r>
          </w:p>
        </w:tc>
        <w:tc>
          <w:tcPr>
            <w:tcW w:w="1155" w:type="dxa"/>
            <w:noWrap/>
            <w:vAlign w:val="bottom"/>
            <w:hideMark/>
          </w:tcPr>
          <w:p w14:paraId="61C8B7FD" w14:textId="0299FA9D" w:rsidR="00F30BF0" w:rsidRPr="002D364A" w:rsidRDefault="00F30BF0" w:rsidP="00F30BF0">
            <w:r>
              <w:rPr>
                <w:rFonts w:ascii="Calibri" w:hAnsi="Calibri" w:cs="Calibri"/>
                <w:color w:val="000000"/>
              </w:rPr>
              <w:t>1.69</w:t>
            </w:r>
          </w:p>
        </w:tc>
        <w:tc>
          <w:tcPr>
            <w:tcW w:w="1208" w:type="dxa"/>
            <w:noWrap/>
            <w:vAlign w:val="bottom"/>
            <w:hideMark/>
          </w:tcPr>
          <w:p w14:paraId="6C474B43" w14:textId="1787C1D1" w:rsidR="00F30BF0" w:rsidRPr="002D364A" w:rsidRDefault="00F30BF0" w:rsidP="00F30BF0">
            <w:r>
              <w:rPr>
                <w:rFonts w:ascii="Calibri" w:hAnsi="Calibri" w:cs="Calibri"/>
                <w:color w:val="000000"/>
              </w:rPr>
              <w:t>1.25</w:t>
            </w:r>
          </w:p>
        </w:tc>
        <w:tc>
          <w:tcPr>
            <w:tcW w:w="1208" w:type="dxa"/>
            <w:noWrap/>
            <w:vAlign w:val="bottom"/>
            <w:hideMark/>
          </w:tcPr>
          <w:p w14:paraId="061F27D4" w14:textId="374FDF8B" w:rsidR="00F30BF0" w:rsidRPr="002D364A" w:rsidRDefault="00F30BF0" w:rsidP="00F30BF0">
            <w:r>
              <w:rPr>
                <w:rFonts w:ascii="Calibri" w:hAnsi="Calibri" w:cs="Calibri"/>
                <w:color w:val="000000"/>
              </w:rPr>
              <w:t>2.57</w:t>
            </w:r>
          </w:p>
        </w:tc>
      </w:tr>
      <w:tr w:rsidR="00F30BF0" w:rsidRPr="002D364A" w14:paraId="060C0E1D" w14:textId="77777777" w:rsidTr="001545DE">
        <w:trPr>
          <w:trHeight w:val="288"/>
        </w:trPr>
        <w:tc>
          <w:tcPr>
            <w:tcW w:w="1480" w:type="dxa"/>
            <w:noWrap/>
            <w:hideMark/>
          </w:tcPr>
          <w:p w14:paraId="7BA2A714" w14:textId="77777777" w:rsidR="00F30BF0" w:rsidRPr="002D364A" w:rsidRDefault="00F30BF0" w:rsidP="00F30BF0">
            <w:pPr>
              <w:rPr>
                <w:b/>
                <w:bCs/>
              </w:rPr>
            </w:pPr>
            <w:r w:rsidRPr="002D364A">
              <w:rPr>
                <w:b/>
                <w:bCs/>
              </w:rPr>
              <w:t>High BA</w:t>
            </w:r>
          </w:p>
        </w:tc>
        <w:tc>
          <w:tcPr>
            <w:tcW w:w="1155" w:type="dxa"/>
            <w:noWrap/>
            <w:vAlign w:val="bottom"/>
            <w:hideMark/>
          </w:tcPr>
          <w:p w14:paraId="29F0B1F6" w14:textId="3D211ACD" w:rsidR="00F30BF0" w:rsidRPr="002D364A" w:rsidRDefault="00F30BF0" w:rsidP="00F30BF0">
            <w:r>
              <w:rPr>
                <w:rFonts w:ascii="Calibri" w:hAnsi="Calibri" w:cs="Calibri"/>
                <w:color w:val="000000"/>
              </w:rPr>
              <w:t>1.00</w:t>
            </w:r>
          </w:p>
        </w:tc>
        <w:tc>
          <w:tcPr>
            <w:tcW w:w="1208" w:type="dxa"/>
            <w:noWrap/>
            <w:vAlign w:val="bottom"/>
            <w:hideMark/>
          </w:tcPr>
          <w:p w14:paraId="11E80269" w14:textId="473E1D6F" w:rsidR="00F30BF0" w:rsidRPr="002D364A" w:rsidRDefault="00F30BF0" w:rsidP="00F30BF0">
            <w:r>
              <w:rPr>
                <w:rFonts w:ascii="Calibri" w:hAnsi="Calibri" w:cs="Calibri"/>
                <w:color w:val="000000"/>
              </w:rPr>
              <w:t>0.98</w:t>
            </w:r>
          </w:p>
        </w:tc>
        <w:tc>
          <w:tcPr>
            <w:tcW w:w="1208" w:type="dxa"/>
            <w:noWrap/>
            <w:vAlign w:val="bottom"/>
            <w:hideMark/>
          </w:tcPr>
          <w:p w14:paraId="0CB13A08" w14:textId="40FAA97A" w:rsidR="00F30BF0" w:rsidRPr="002D364A" w:rsidRDefault="00F30BF0" w:rsidP="00F30BF0">
            <w:r>
              <w:rPr>
                <w:rFonts w:ascii="Calibri" w:hAnsi="Calibri" w:cs="Calibri"/>
                <w:color w:val="000000"/>
              </w:rPr>
              <w:t>1.07</w:t>
            </w:r>
          </w:p>
        </w:tc>
      </w:tr>
      <w:tr w:rsidR="00F30BF0" w:rsidRPr="002D364A" w14:paraId="794CAA99" w14:textId="77777777" w:rsidTr="001545DE">
        <w:trPr>
          <w:trHeight w:val="288"/>
        </w:trPr>
        <w:tc>
          <w:tcPr>
            <w:tcW w:w="1480" w:type="dxa"/>
            <w:noWrap/>
            <w:hideMark/>
          </w:tcPr>
          <w:p w14:paraId="178633C6" w14:textId="77777777" w:rsidR="00F30BF0" w:rsidRPr="002D364A" w:rsidRDefault="00F30BF0" w:rsidP="00F30BF0">
            <w:pPr>
              <w:rPr>
                <w:b/>
                <w:bCs/>
              </w:rPr>
            </w:pPr>
            <w:r w:rsidRPr="002D364A">
              <w:rPr>
                <w:b/>
                <w:bCs/>
              </w:rPr>
              <w:t>Low Drought</w:t>
            </w:r>
          </w:p>
        </w:tc>
        <w:tc>
          <w:tcPr>
            <w:tcW w:w="1155" w:type="dxa"/>
            <w:noWrap/>
            <w:vAlign w:val="bottom"/>
            <w:hideMark/>
          </w:tcPr>
          <w:p w14:paraId="127CE01D" w14:textId="3E416A3B" w:rsidR="00F30BF0" w:rsidRPr="002D364A" w:rsidRDefault="00F30BF0" w:rsidP="00F30BF0">
            <w:r>
              <w:rPr>
                <w:rFonts w:ascii="Calibri" w:hAnsi="Calibri" w:cs="Calibri"/>
                <w:color w:val="000000"/>
              </w:rPr>
              <w:t>1.11</w:t>
            </w:r>
          </w:p>
        </w:tc>
        <w:tc>
          <w:tcPr>
            <w:tcW w:w="1208" w:type="dxa"/>
            <w:noWrap/>
            <w:vAlign w:val="bottom"/>
            <w:hideMark/>
          </w:tcPr>
          <w:p w14:paraId="5BAE8051" w14:textId="6DF0C9AF" w:rsidR="00F30BF0" w:rsidRPr="002D364A" w:rsidRDefault="00F30BF0" w:rsidP="00F30BF0">
            <w:r>
              <w:rPr>
                <w:rFonts w:ascii="Calibri" w:hAnsi="Calibri" w:cs="Calibri"/>
                <w:color w:val="000000"/>
              </w:rPr>
              <w:t>1.03</w:t>
            </w:r>
          </w:p>
        </w:tc>
        <w:tc>
          <w:tcPr>
            <w:tcW w:w="1208" w:type="dxa"/>
            <w:noWrap/>
            <w:vAlign w:val="bottom"/>
            <w:hideMark/>
          </w:tcPr>
          <w:p w14:paraId="507D7DB7" w14:textId="567BBF40" w:rsidR="00F30BF0" w:rsidRPr="002D364A" w:rsidRDefault="00F30BF0" w:rsidP="00F30BF0">
            <w:r>
              <w:rPr>
                <w:rFonts w:ascii="Calibri" w:hAnsi="Calibri" w:cs="Calibri"/>
                <w:color w:val="000000"/>
              </w:rPr>
              <w:t>1.27</w:t>
            </w:r>
          </w:p>
        </w:tc>
      </w:tr>
      <w:tr w:rsidR="00F30BF0" w:rsidRPr="002D364A" w14:paraId="27FE14C2" w14:textId="77777777" w:rsidTr="001545DE">
        <w:trPr>
          <w:trHeight w:val="288"/>
        </w:trPr>
        <w:tc>
          <w:tcPr>
            <w:tcW w:w="1480" w:type="dxa"/>
            <w:noWrap/>
            <w:hideMark/>
          </w:tcPr>
          <w:p w14:paraId="0D39969D" w14:textId="77777777" w:rsidR="00F30BF0" w:rsidRPr="002D364A" w:rsidRDefault="00F30BF0" w:rsidP="00F30BF0">
            <w:pPr>
              <w:rPr>
                <w:b/>
                <w:bCs/>
              </w:rPr>
            </w:pPr>
            <w:r w:rsidRPr="002D364A">
              <w:rPr>
                <w:b/>
                <w:bCs/>
              </w:rPr>
              <w:t>High Drought</w:t>
            </w:r>
          </w:p>
        </w:tc>
        <w:tc>
          <w:tcPr>
            <w:tcW w:w="1155" w:type="dxa"/>
            <w:noWrap/>
            <w:vAlign w:val="bottom"/>
            <w:hideMark/>
          </w:tcPr>
          <w:p w14:paraId="7553AF38" w14:textId="09EFF621" w:rsidR="00F30BF0" w:rsidRPr="002D364A" w:rsidRDefault="00F30BF0" w:rsidP="00F30BF0">
            <w:r>
              <w:rPr>
                <w:rFonts w:ascii="Calibri" w:hAnsi="Calibri" w:cs="Calibri"/>
                <w:color w:val="000000"/>
              </w:rPr>
              <w:t>1.18</w:t>
            </w:r>
          </w:p>
        </w:tc>
        <w:tc>
          <w:tcPr>
            <w:tcW w:w="1208" w:type="dxa"/>
            <w:noWrap/>
            <w:vAlign w:val="bottom"/>
            <w:hideMark/>
          </w:tcPr>
          <w:p w14:paraId="2675DB4D" w14:textId="0D4E31F4" w:rsidR="00F30BF0" w:rsidRPr="002D364A" w:rsidRDefault="00F30BF0" w:rsidP="00F30BF0">
            <w:r>
              <w:rPr>
                <w:rFonts w:ascii="Calibri" w:hAnsi="Calibri" w:cs="Calibri"/>
                <w:color w:val="000000"/>
              </w:rPr>
              <w:t>1.03</w:t>
            </w:r>
          </w:p>
        </w:tc>
        <w:tc>
          <w:tcPr>
            <w:tcW w:w="1208" w:type="dxa"/>
            <w:noWrap/>
            <w:vAlign w:val="bottom"/>
            <w:hideMark/>
          </w:tcPr>
          <w:p w14:paraId="126AD871" w14:textId="058CB580" w:rsidR="00F30BF0" w:rsidRPr="002D364A" w:rsidRDefault="00F30BF0" w:rsidP="00F30BF0">
            <w:r>
              <w:rPr>
                <w:rFonts w:ascii="Calibri" w:hAnsi="Calibri" w:cs="Calibri"/>
                <w:color w:val="000000"/>
              </w:rPr>
              <w:t>1.47</w:t>
            </w:r>
          </w:p>
        </w:tc>
      </w:tr>
      <w:tr w:rsidR="00F30BF0" w:rsidRPr="002D364A" w14:paraId="07158831" w14:textId="77777777" w:rsidTr="001545DE">
        <w:trPr>
          <w:trHeight w:val="288"/>
        </w:trPr>
        <w:tc>
          <w:tcPr>
            <w:tcW w:w="1480" w:type="dxa"/>
            <w:noWrap/>
            <w:hideMark/>
          </w:tcPr>
          <w:p w14:paraId="596F28AC" w14:textId="77777777" w:rsidR="00F30BF0" w:rsidRPr="002D364A" w:rsidRDefault="00F30BF0" w:rsidP="00F30BF0">
            <w:pPr>
              <w:rPr>
                <w:b/>
                <w:bCs/>
              </w:rPr>
            </w:pPr>
            <w:r w:rsidRPr="002D364A">
              <w:rPr>
                <w:b/>
                <w:bCs/>
              </w:rPr>
              <w:t>Wet Site</w:t>
            </w:r>
          </w:p>
        </w:tc>
        <w:tc>
          <w:tcPr>
            <w:tcW w:w="1155" w:type="dxa"/>
            <w:noWrap/>
            <w:vAlign w:val="bottom"/>
            <w:hideMark/>
          </w:tcPr>
          <w:p w14:paraId="1878324B" w14:textId="787C0BAC" w:rsidR="00F30BF0" w:rsidRPr="002D364A" w:rsidRDefault="00F30BF0" w:rsidP="00F30BF0">
            <w:r>
              <w:rPr>
                <w:rFonts w:ascii="Calibri" w:hAnsi="Calibri" w:cs="Calibri"/>
                <w:color w:val="000000"/>
              </w:rPr>
              <w:t>1.14</w:t>
            </w:r>
          </w:p>
        </w:tc>
        <w:tc>
          <w:tcPr>
            <w:tcW w:w="1208" w:type="dxa"/>
            <w:noWrap/>
            <w:vAlign w:val="bottom"/>
            <w:hideMark/>
          </w:tcPr>
          <w:p w14:paraId="562E189F" w14:textId="19EE932B" w:rsidR="00F30BF0" w:rsidRPr="002D364A" w:rsidRDefault="00F30BF0" w:rsidP="00F30BF0">
            <w:r>
              <w:rPr>
                <w:rFonts w:ascii="Calibri" w:hAnsi="Calibri" w:cs="Calibri"/>
                <w:color w:val="000000"/>
              </w:rPr>
              <w:t>1.04</w:t>
            </w:r>
          </w:p>
        </w:tc>
        <w:tc>
          <w:tcPr>
            <w:tcW w:w="1208" w:type="dxa"/>
            <w:noWrap/>
            <w:vAlign w:val="bottom"/>
            <w:hideMark/>
          </w:tcPr>
          <w:p w14:paraId="41738080" w14:textId="74E8466A" w:rsidR="00F30BF0" w:rsidRPr="002D364A" w:rsidRDefault="00F30BF0" w:rsidP="00F30BF0">
            <w:r>
              <w:rPr>
                <w:rFonts w:ascii="Calibri" w:hAnsi="Calibri" w:cs="Calibri"/>
                <w:color w:val="000000"/>
              </w:rPr>
              <w:t>1.37</w:t>
            </w:r>
          </w:p>
        </w:tc>
      </w:tr>
      <w:tr w:rsidR="00F30BF0" w:rsidRPr="002D364A" w14:paraId="6DC08BBB" w14:textId="77777777" w:rsidTr="001545DE">
        <w:trPr>
          <w:trHeight w:val="288"/>
        </w:trPr>
        <w:tc>
          <w:tcPr>
            <w:tcW w:w="1480" w:type="dxa"/>
            <w:noWrap/>
            <w:hideMark/>
          </w:tcPr>
          <w:p w14:paraId="60168389" w14:textId="77777777" w:rsidR="00F30BF0" w:rsidRPr="002D364A" w:rsidRDefault="00F30BF0" w:rsidP="00F30BF0">
            <w:pPr>
              <w:rPr>
                <w:b/>
                <w:bCs/>
              </w:rPr>
            </w:pPr>
            <w:r w:rsidRPr="002D364A">
              <w:rPr>
                <w:b/>
                <w:bCs/>
              </w:rPr>
              <w:t>Dry Site</w:t>
            </w:r>
          </w:p>
        </w:tc>
        <w:tc>
          <w:tcPr>
            <w:tcW w:w="1155" w:type="dxa"/>
            <w:noWrap/>
            <w:vAlign w:val="bottom"/>
            <w:hideMark/>
          </w:tcPr>
          <w:p w14:paraId="5AC10066" w14:textId="3CACB9F8" w:rsidR="00F30BF0" w:rsidRPr="002D364A" w:rsidRDefault="00F30BF0" w:rsidP="00F30BF0">
            <w:r>
              <w:rPr>
                <w:rFonts w:ascii="Calibri" w:hAnsi="Calibri" w:cs="Calibri"/>
                <w:color w:val="000000"/>
              </w:rPr>
              <w:t>1.14</w:t>
            </w:r>
          </w:p>
        </w:tc>
        <w:tc>
          <w:tcPr>
            <w:tcW w:w="1208" w:type="dxa"/>
            <w:noWrap/>
            <w:vAlign w:val="bottom"/>
            <w:hideMark/>
          </w:tcPr>
          <w:p w14:paraId="39393CE5" w14:textId="19338CA9" w:rsidR="00F30BF0" w:rsidRPr="002D364A" w:rsidRDefault="00F30BF0" w:rsidP="00F30BF0">
            <w:r>
              <w:rPr>
                <w:rFonts w:ascii="Calibri" w:hAnsi="Calibri" w:cs="Calibri"/>
                <w:color w:val="000000"/>
              </w:rPr>
              <w:t>1.02</w:t>
            </w:r>
          </w:p>
        </w:tc>
        <w:tc>
          <w:tcPr>
            <w:tcW w:w="1208" w:type="dxa"/>
            <w:noWrap/>
            <w:vAlign w:val="bottom"/>
            <w:hideMark/>
          </w:tcPr>
          <w:p w14:paraId="63E1EFFC" w14:textId="6B8E95F6" w:rsidR="00F30BF0" w:rsidRPr="002D364A" w:rsidRDefault="00F30BF0" w:rsidP="00F30BF0">
            <w:pPr>
              <w:keepNext/>
            </w:pPr>
            <w:r>
              <w:rPr>
                <w:rFonts w:ascii="Calibri" w:hAnsi="Calibri" w:cs="Calibri"/>
                <w:color w:val="000000"/>
              </w:rPr>
              <w:t>1.38</w:t>
            </w:r>
          </w:p>
        </w:tc>
      </w:tr>
    </w:tbl>
    <w:p w14:paraId="43C96B16" w14:textId="19EDC9C0" w:rsidR="002D364A" w:rsidRPr="002D364A" w:rsidRDefault="002D364A" w:rsidP="002D364A">
      <w:pPr>
        <w:pStyle w:val="Caption"/>
      </w:pPr>
      <w:bookmarkStart w:id="208" w:name="_Ref94619410"/>
      <w:r>
        <w:t xml:space="preserve">Supplementary Table </w:t>
      </w:r>
      <w:r w:rsidR="00DB4E95">
        <w:fldChar w:fldCharType="begin"/>
      </w:r>
      <w:r w:rsidR="00DB4E95">
        <w:instrText xml:space="preserve"> SEQ Supplementary_Table \* ARABIC </w:instrText>
      </w:r>
      <w:r w:rsidR="00DB4E95">
        <w:fldChar w:fldCharType="separate"/>
      </w:r>
      <w:r>
        <w:rPr>
          <w:noProof/>
        </w:rPr>
        <w:t>4</w:t>
      </w:r>
      <w:r w:rsidR="00DB4E95">
        <w:rPr>
          <w:noProof/>
        </w:rPr>
        <w:fldChar w:fldCharType="end"/>
      </w:r>
      <w:bookmarkEnd w:id="208"/>
      <w:r>
        <w:t>: Summary of posterior distributions of population asymptotic growth rate (Lambda) under a variety of idealized scenarios. In each scenario, the relevant stressor is either present (for fire and WPBR), elevated (</w:t>
      </w:r>
      <w:r w:rsidR="00B05195">
        <w:t xml:space="preserve">BA, drought, and site dryness), or depressed (BA, drought, and site dryness), while other stressors are held at absent (fire and WPBR) or their mean value (BA, drought, and site dryness). Lambda was estimated for each posterior sample by constructing a transition matrix using the posterior sample parameters and the vital rate as described in the </w:t>
      </w:r>
      <w:proofErr w:type="gramStart"/>
      <w:r w:rsidR="00B05195">
        <w:t>methods, and</w:t>
      </w:r>
      <w:proofErr w:type="gramEnd"/>
      <w:r w:rsidR="00B05195">
        <w:t xml:space="preserve"> taking the dominant eigenvalue of the transition matrix.</w:t>
      </w:r>
    </w:p>
    <w:sectPr w:rsidR="002D364A" w:rsidRPr="002D364A">
      <w:head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Foster" w:date="2022-02-15T12:20:00Z" w:initials="DF">
    <w:p w14:paraId="636E9554" w14:textId="01EABD3E" w:rsidR="000B15A1" w:rsidRDefault="000B15A1">
      <w:pPr>
        <w:pStyle w:val="CommentText"/>
      </w:pPr>
      <w:r>
        <w:rPr>
          <w:rStyle w:val="CommentReference"/>
        </w:rPr>
        <w:annotationRef/>
      </w:r>
      <w:r>
        <w:t>JJB: need to better make the case that PILA is in trouble; fig 7  / FSI / spp comparison useful</w:t>
      </w:r>
    </w:p>
  </w:comment>
  <w:comment w:id="10" w:author="j battles" w:date="2022-02-14T04:48:00Z" w:initials="jjb">
    <w:p w14:paraId="7FE583B2" w14:textId="77777777" w:rsidR="00A95BB0" w:rsidRDefault="00A95BB0" w:rsidP="00EA5F23">
      <w:pPr>
        <w:pStyle w:val="CommentText"/>
      </w:pPr>
      <w:r>
        <w:rPr>
          <w:rStyle w:val="CommentReference"/>
        </w:rPr>
        <w:annotationRef/>
      </w:r>
      <w:r>
        <w:t xml:space="preserve">Try to start with a wider context. Sugar pine is an example of what process exactly? </w:t>
      </w:r>
    </w:p>
  </w:comment>
  <w:comment w:id="38" w:author="Daniel Foster" w:date="2022-02-15T11:53:00Z" w:initials="DF">
    <w:p w14:paraId="1887F201" w14:textId="4E2295B8" w:rsidR="00105668" w:rsidRDefault="00105668">
      <w:pPr>
        <w:pStyle w:val="CommentText"/>
      </w:pPr>
      <w:r>
        <w:rPr>
          <w:rStyle w:val="CommentReference"/>
        </w:rPr>
        <w:annotationRef/>
      </w:r>
      <w:r>
        <w:t>SS: break into 2 sents</w:t>
      </w:r>
    </w:p>
  </w:comment>
  <w:comment w:id="43" w:author="j battles" w:date="2022-02-14T04:47:00Z" w:initials="jjb">
    <w:p w14:paraId="1E38F6F8" w14:textId="22FA3063" w:rsidR="00A95BB0" w:rsidRDefault="00A95BB0" w:rsidP="003F5D21">
      <w:pPr>
        <w:pStyle w:val="CommentText"/>
      </w:pPr>
      <w:r>
        <w:rPr>
          <w:rStyle w:val="CommentReference"/>
        </w:rPr>
        <w:annotationRef/>
      </w:r>
      <w:r>
        <w:t xml:space="preserve">Forestry term; heart of its range? </w:t>
      </w:r>
    </w:p>
  </w:comment>
  <w:comment w:id="44" w:author="Daniel Foster" w:date="2022-02-15T12:23:00Z" w:initials="DF">
    <w:p w14:paraId="29B2D88F" w14:textId="1F95337F" w:rsidR="002626E1" w:rsidRDefault="002626E1">
      <w:pPr>
        <w:pStyle w:val="CommentText"/>
      </w:pPr>
      <w:r>
        <w:rPr>
          <w:rStyle w:val="CommentReference"/>
        </w:rPr>
        <w:annotationRef/>
      </w:r>
      <w:r>
        <w:t>TS: provide example / more specifics about what this key role is</w:t>
      </w:r>
    </w:p>
  </w:comment>
  <w:comment w:id="45" w:author="j battles" w:date="2022-02-14T04:48:00Z" w:initials="jjb">
    <w:p w14:paraId="79E6A8C7" w14:textId="77777777" w:rsidR="00A95BB0" w:rsidRDefault="00A95BB0" w:rsidP="00DB660D">
      <w:pPr>
        <w:pStyle w:val="CommentText"/>
      </w:pPr>
      <w:r>
        <w:rPr>
          <w:rStyle w:val="CommentReference"/>
        </w:rPr>
        <w:annotationRef/>
      </w:r>
      <w:r>
        <w:t xml:space="preserve">Lead with this idea. </w:t>
      </w:r>
    </w:p>
  </w:comment>
  <w:comment w:id="47" w:author="Daniel Foster" w:date="2022-02-15T11:55:00Z" w:initials="DF">
    <w:p w14:paraId="5289D00C" w14:textId="3F6B9717" w:rsidR="00105668" w:rsidRDefault="00105668">
      <w:pPr>
        <w:pStyle w:val="CommentText"/>
      </w:pPr>
      <w:r>
        <w:rPr>
          <w:rStyle w:val="CommentReference"/>
        </w:rPr>
        <w:annotationRef/>
      </w:r>
      <w:r>
        <w:t>SS: need to set up the 1</w:t>
      </w:r>
      <w:r w:rsidRPr="00105668">
        <w:rPr>
          <w:vertAlign w:val="superscript"/>
        </w:rPr>
        <w:t>st</w:t>
      </w:r>
      <w:r>
        <w:t xml:space="preserve"> 2</w:t>
      </w:r>
      <w:r w:rsidRPr="00105668">
        <w:rPr>
          <w:vertAlign w:val="superscript"/>
        </w:rPr>
        <w:t>nd</w:t>
      </w:r>
      <w:r>
        <w:t xml:space="preserve"> 3</w:t>
      </w:r>
      <w:r w:rsidRPr="00105668">
        <w:rPr>
          <w:vertAlign w:val="superscript"/>
        </w:rPr>
        <w:t>rd</w:t>
      </w:r>
      <w:r>
        <w:t xml:space="preserve"> by describing the things I’m gonna list</w:t>
      </w:r>
    </w:p>
  </w:comment>
  <w:comment w:id="53" w:author="Daniel Foster" w:date="2022-02-15T12:25:00Z" w:initials="DF">
    <w:p w14:paraId="1740E1C3" w14:textId="715FE01A" w:rsidR="002626E1" w:rsidRDefault="002626E1">
      <w:pPr>
        <w:pStyle w:val="CommentText"/>
      </w:pPr>
      <w:r>
        <w:rPr>
          <w:rStyle w:val="CommentReference"/>
        </w:rPr>
        <w:annotationRef/>
      </w:r>
      <w:r>
        <w:t>Does this fungal pathogen also interact with the stressor of a warming climate? You mention the interactions between fire regime X climate change and forest structure X other stressors- I’m curious if drought stress makes these trees more vulnerable to WPBR (similar to drought’s exacerbation of bark beetle impacts)</w:t>
      </w:r>
    </w:p>
  </w:comment>
  <w:comment w:id="54" w:author="j battles" w:date="2022-02-14T04:52:00Z" w:initials="jjb">
    <w:p w14:paraId="1DA08E0E" w14:textId="77777777" w:rsidR="00A95BB0" w:rsidRDefault="00A95BB0" w:rsidP="00897BB4">
      <w:pPr>
        <w:pStyle w:val="CommentText"/>
      </w:pPr>
      <w:r>
        <w:rPr>
          <w:rStyle w:val="CommentReference"/>
        </w:rPr>
        <w:annotationRef/>
      </w:r>
      <w:r>
        <w:t xml:space="preserve">Relevance? </w:t>
      </w:r>
    </w:p>
  </w:comment>
  <w:comment w:id="57" w:author="j battles" w:date="2022-02-14T04:54:00Z" w:initials="jjb">
    <w:p w14:paraId="18B30F1A" w14:textId="77777777" w:rsidR="00A95BB0" w:rsidRDefault="00A95BB0" w:rsidP="00E24FC6">
      <w:pPr>
        <w:pStyle w:val="CommentText"/>
      </w:pPr>
      <w:r>
        <w:rPr>
          <w:rStyle w:val="CommentReference"/>
        </w:rPr>
        <w:annotationRef/>
      </w:r>
      <w:r>
        <w:t>Seems like this driver is just a consequence of the fire regime change</w:t>
      </w:r>
    </w:p>
  </w:comment>
  <w:comment w:id="60" w:author="Daniel Foster" w:date="2022-02-15T12:02:00Z" w:initials="DF">
    <w:p w14:paraId="59E7DADC" w14:textId="1B31BD74" w:rsidR="00105668" w:rsidRDefault="00105668">
      <w:pPr>
        <w:pStyle w:val="CommentText"/>
      </w:pPr>
      <w:r>
        <w:rPr>
          <w:rStyle w:val="CommentReference"/>
        </w:rPr>
        <w:annotationRef/>
      </w:r>
      <w:r>
        <w:t>SS: cite North 2021 (not sure which one? Pyrosilv?)</w:t>
      </w:r>
    </w:p>
  </w:comment>
  <w:comment w:id="61" w:author="j battles" w:date="2022-02-14T05:10:00Z" w:initials="jjb">
    <w:p w14:paraId="7BF5FE4C" w14:textId="77777777" w:rsidR="00BD0EC9" w:rsidRDefault="00BD0EC9">
      <w:pPr>
        <w:pStyle w:val="CommentText"/>
      </w:pPr>
      <w:r>
        <w:rPr>
          <w:rStyle w:val="CommentReference"/>
        </w:rPr>
        <w:annotationRef/>
      </w:r>
      <w:r>
        <w:t xml:space="preserve">Joan's work is relevant here. </w:t>
      </w:r>
    </w:p>
    <w:p w14:paraId="27299236" w14:textId="77777777" w:rsidR="00BD0EC9" w:rsidRDefault="00BD0EC9" w:rsidP="008532C6">
      <w:pPr>
        <w:pStyle w:val="CommentText"/>
      </w:pPr>
      <w:r>
        <w:t xml:space="preserve">Dudney, J., Willing, C.E., Das, A.J., Latimer, A.M., Nesmith, J.C. and Battles, J.J., 2021. Nonlinear shifts in infectious rust disease due to climate change. </w:t>
      </w:r>
      <w:r>
        <w:rPr>
          <w:i/>
          <w:iCs/>
        </w:rPr>
        <w:t xml:space="preserve">Nature communications, 12(1), pp.1-13. </w:t>
      </w:r>
    </w:p>
  </w:comment>
  <w:comment w:id="62" w:author="Daniel Foster" w:date="2022-02-15T12:02:00Z" w:initials="DF">
    <w:p w14:paraId="060D81E0" w14:textId="5EB37470" w:rsidR="007108F6" w:rsidRDefault="007108F6">
      <w:pPr>
        <w:pStyle w:val="CommentText"/>
      </w:pPr>
      <w:r>
        <w:rPr>
          <w:rStyle w:val="CommentReference"/>
        </w:rPr>
        <w:annotationRef/>
      </w:r>
      <w:r>
        <w:t xml:space="preserve">SS: </w:t>
      </w:r>
      <w:r w:rsidRPr="00626734">
        <w:t>Stephens, S.L., J.J. Moghaddas, C. Ediminster, C.E. Fiedler, S. Hasse, M.Harrington, J.E. Keeley, J.D. McIver, K. Metlen, C.N. Skinner, and A.Youngblood. 2009. Fire treatment effects on vegetation structure, fuels, and potential fire severity in western U.S. forests.   Ecological Applications 19: 305-320.</w:t>
      </w:r>
    </w:p>
  </w:comment>
  <w:comment w:id="63" w:author="Daniel Foster" w:date="2022-02-15T12:26:00Z" w:initials="DF">
    <w:p w14:paraId="2A6403CB" w14:textId="26F3D144" w:rsidR="002626E1" w:rsidRDefault="002626E1">
      <w:pPr>
        <w:pStyle w:val="CommentText"/>
      </w:pPr>
      <w:r>
        <w:rPr>
          <w:rStyle w:val="CommentReference"/>
        </w:rPr>
        <w:annotationRef/>
      </w:r>
      <w:r>
        <w:t>TS: In terms of management, what is the justification to approach conservation at the species level instead of approaching it as an ecosystem type, i.e. status/outlook of mixed conifer forest type rather than just sugar pine? Might be beyond scope of paper, but it was a question that naturally arose for me when reading the intro.</w:t>
      </w:r>
    </w:p>
  </w:comment>
  <w:comment w:id="65" w:author="Daniel Foster" w:date="2022-02-15T12:15:00Z" w:initials="DF">
    <w:p w14:paraId="6E579E9D" w14:textId="4C0ECF59" w:rsidR="000B15A1" w:rsidRDefault="000B15A1">
      <w:pPr>
        <w:pStyle w:val="CommentText"/>
      </w:pPr>
      <w:r>
        <w:rPr>
          <w:rStyle w:val="CommentReference"/>
        </w:rPr>
        <w:annotationRef/>
      </w:r>
      <w:r>
        <w:t>JJB: need to clarify that I included harvests as mortalities</w:t>
      </w:r>
    </w:p>
  </w:comment>
  <w:comment w:id="66" w:author="Daniel Foster" w:date="2022-02-15T12:17:00Z" w:initials="DF">
    <w:p w14:paraId="062635A1" w14:textId="29B78DF8" w:rsidR="000B15A1" w:rsidRDefault="000B15A1">
      <w:pPr>
        <w:pStyle w:val="CommentText"/>
      </w:pPr>
      <w:r>
        <w:rPr>
          <w:rStyle w:val="CommentReference"/>
        </w:rPr>
        <w:annotationRef/>
      </w:r>
      <w:r>
        <w:t>Jjb: make the FIA version # clear</w:t>
      </w:r>
    </w:p>
  </w:comment>
  <w:comment w:id="67" w:author="Daniel Foster" w:date="2022-02-15T12:03:00Z" w:initials="DF">
    <w:p w14:paraId="6627D4B5" w14:textId="46837ED2" w:rsidR="007108F6" w:rsidRDefault="007108F6">
      <w:pPr>
        <w:pStyle w:val="CommentText"/>
      </w:pPr>
      <w:r>
        <w:rPr>
          <w:rStyle w:val="CommentReference"/>
        </w:rPr>
        <w:annotationRef/>
      </w:r>
      <w:r>
        <w:t>SS: provide more text on what these are and why I used them</w:t>
      </w:r>
    </w:p>
  </w:comment>
  <w:comment w:id="69" w:author="Daniel Foster" w:date="2022-02-15T12:27:00Z" w:initials="DF">
    <w:p w14:paraId="6933C762" w14:textId="3D8F97C0" w:rsidR="002626E1" w:rsidRDefault="002626E1">
      <w:pPr>
        <w:pStyle w:val="CommentText"/>
      </w:pPr>
      <w:r>
        <w:rPr>
          <w:rStyle w:val="CommentReference"/>
        </w:rPr>
        <w:annotationRef/>
      </w:r>
      <w:r>
        <w:t>TS: justification for this threshold?</w:t>
      </w:r>
    </w:p>
  </w:comment>
  <w:comment w:id="72" w:author="j battles" w:date="2022-02-14T05:23:00Z" w:initials="jjb">
    <w:p w14:paraId="56D5F23A" w14:textId="77777777" w:rsidR="001854A2" w:rsidRDefault="001854A2" w:rsidP="009D124E">
      <w:pPr>
        <w:pStyle w:val="CommentText"/>
      </w:pPr>
      <w:r>
        <w:rPr>
          <w:rStyle w:val="CommentReference"/>
        </w:rPr>
        <w:annotationRef/>
      </w:r>
      <w:r>
        <w:t>Details of the methods but need to provide the logical context. Why is defining the range important? Why the 0.46 m2/ha cutoff? Why the aggregation to 3 km?</w:t>
      </w:r>
    </w:p>
  </w:comment>
  <w:comment w:id="71" w:author="Daniel Foster" w:date="2022-02-15T12:27:00Z" w:initials="DF">
    <w:p w14:paraId="4D49B903" w14:textId="6A1150C3" w:rsidR="002626E1" w:rsidRDefault="002626E1">
      <w:pPr>
        <w:pStyle w:val="CommentText"/>
      </w:pPr>
      <w:r>
        <w:rPr>
          <w:rStyle w:val="CommentReference"/>
        </w:rPr>
        <w:annotationRef/>
      </w:r>
      <w:r>
        <w:t>TS: was there a specific metric?</w:t>
      </w:r>
    </w:p>
  </w:comment>
  <w:comment w:id="73" w:author="Daniel Foster" w:date="2022-02-15T12:18:00Z" w:initials="DF">
    <w:p w14:paraId="6866659D" w14:textId="202FF684" w:rsidR="000B15A1" w:rsidRDefault="000B15A1">
      <w:pPr>
        <w:pStyle w:val="CommentText"/>
      </w:pPr>
      <w:r>
        <w:rPr>
          <w:rStyle w:val="CommentReference"/>
        </w:rPr>
        <w:annotationRef/>
      </w:r>
      <w:r>
        <w:t>JJB: make temporal window clear</w:t>
      </w:r>
    </w:p>
  </w:comment>
  <w:comment w:id="74" w:author="Daniel Foster" w:date="2022-02-15T12:18:00Z" w:initials="DF">
    <w:p w14:paraId="21E219BD" w14:textId="07AA53D9" w:rsidR="000B15A1" w:rsidRDefault="000B15A1">
      <w:pPr>
        <w:pStyle w:val="CommentText"/>
      </w:pPr>
      <w:r>
        <w:rPr>
          <w:rStyle w:val="CommentReference"/>
        </w:rPr>
        <w:annotationRef/>
      </w:r>
      <w:r>
        <w:t>Make sure to make special fecundity window clear</w:t>
      </w:r>
    </w:p>
  </w:comment>
  <w:comment w:id="75" w:author="Daniel Foster" w:date="2022-02-15T12:18:00Z" w:initials="DF">
    <w:p w14:paraId="4AB51EEC" w14:textId="45F87322" w:rsidR="000B15A1" w:rsidRDefault="000B15A1">
      <w:pPr>
        <w:pStyle w:val="CommentText"/>
      </w:pPr>
      <w:r>
        <w:rPr>
          <w:rStyle w:val="CommentReference"/>
        </w:rPr>
        <w:annotationRef/>
      </w:r>
      <w:r>
        <w:t>JJB: document the interval distributrion, # of samples (# of samples in each exp var?), etc. more info about explanatory data</w:t>
      </w:r>
    </w:p>
  </w:comment>
  <w:comment w:id="76" w:author="j battles" w:date="2022-02-14T05:28:00Z" w:initials="jjb">
    <w:p w14:paraId="7920D9D5" w14:textId="77777777" w:rsidR="001854A2" w:rsidRDefault="001854A2" w:rsidP="008303C5">
      <w:pPr>
        <w:pStyle w:val="CommentText"/>
      </w:pPr>
      <w:r>
        <w:rPr>
          <w:rStyle w:val="CommentReference"/>
        </w:rPr>
        <w:annotationRef/>
      </w:r>
      <w:r>
        <w:t>Relevance?</w:t>
      </w:r>
    </w:p>
  </w:comment>
  <w:comment w:id="77" w:author="j battles" w:date="2022-02-14T05:29:00Z" w:initials="jjb">
    <w:p w14:paraId="28858193" w14:textId="77777777" w:rsidR="001854A2" w:rsidRDefault="001854A2" w:rsidP="00687573">
      <w:pPr>
        <w:pStyle w:val="CommentText"/>
      </w:pPr>
      <w:r>
        <w:rPr>
          <w:rStyle w:val="CommentReference"/>
        </w:rPr>
        <w:annotationRef/>
      </w:r>
      <w:r>
        <w:t xml:space="preserve">Difference? </w:t>
      </w:r>
    </w:p>
  </w:comment>
  <w:comment w:id="79" w:author="Daniel Foster" w:date="2022-02-15T12:28:00Z" w:initials="DF">
    <w:p w14:paraId="2C00B13B" w14:textId="4E9F0ACD" w:rsidR="002626E1" w:rsidRDefault="002626E1">
      <w:pPr>
        <w:pStyle w:val="CommentText"/>
      </w:pPr>
      <w:r>
        <w:rPr>
          <w:rStyle w:val="CommentReference"/>
        </w:rPr>
        <w:annotationRef/>
      </w:r>
      <w:r>
        <w:t>TS: change to “full extent”</w:t>
      </w:r>
    </w:p>
  </w:comment>
  <w:comment w:id="78" w:author="j battles" w:date="2022-02-14T05:31:00Z" w:initials="jjb">
    <w:p w14:paraId="456B610E" w14:textId="77777777" w:rsidR="00565CA7" w:rsidRDefault="00565CA7" w:rsidP="001274D9">
      <w:pPr>
        <w:pStyle w:val="CommentText"/>
      </w:pPr>
      <w:r>
        <w:rPr>
          <w:rStyle w:val="CommentReference"/>
        </w:rPr>
        <w:annotationRef/>
      </w:r>
      <w:r>
        <w:t>Key point to make clear.</w:t>
      </w:r>
    </w:p>
  </w:comment>
  <w:comment w:id="80" w:author="Daniel Foster" w:date="2022-02-15T12:28:00Z" w:initials="DF">
    <w:p w14:paraId="54BCD148" w14:textId="09EDD86D" w:rsidR="002626E1" w:rsidRDefault="002626E1">
      <w:pPr>
        <w:pStyle w:val="CommentText"/>
      </w:pPr>
      <w:r>
        <w:rPr>
          <w:rStyle w:val="CommentReference"/>
        </w:rPr>
        <w:annotationRef/>
      </w:r>
      <w:r>
        <w:t>TS: define this term at first introduction</w:t>
      </w:r>
    </w:p>
  </w:comment>
  <w:comment w:id="81" w:author="j battles" w:date="2022-02-14T05:39:00Z" w:initials="jjb">
    <w:p w14:paraId="31782CEE" w14:textId="77777777" w:rsidR="00565CA7" w:rsidRDefault="00565CA7" w:rsidP="00CA62A1">
      <w:pPr>
        <w:pStyle w:val="CommentText"/>
      </w:pPr>
      <w:r>
        <w:rPr>
          <w:rStyle w:val="CommentReference"/>
        </w:rPr>
        <w:annotationRef/>
      </w:r>
      <w:r>
        <w:t>Need to explain</w:t>
      </w:r>
    </w:p>
  </w:comment>
  <w:comment w:id="82" w:author="j battles" w:date="2022-02-14T06:08:00Z" w:initials="jjb">
    <w:p w14:paraId="484A4806" w14:textId="77777777" w:rsidR="00FE1095" w:rsidRDefault="00FE1095" w:rsidP="00D37C5E">
      <w:pPr>
        <w:pStyle w:val="CommentText"/>
      </w:pPr>
      <w:r>
        <w:rPr>
          <w:rStyle w:val="CommentReference"/>
        </w:rPr>
        <w:annotationRef/>
      </w:r>
      <w:r>
        <w:t xml:space="preserve">This section has the details but I think most should go into a supplement. What is relevant is the underlying logic and explanation.  </w:t>
      </w:r>
    </w:p>
  </w:comment>
  <w:comment w:id="83" w:author="Daniel Foster" w:date="2022-02-15T12:04:00Z" w:initials="DF">
    <w:p w14:paraId="3E8B8A4B" w14:textId="78569C86" w:rsidR="007108F6" w:rsidRDefault="007108F6">
      <w:pPr>
        <w:pStyle w:val="CommentText"/>
      </w:pPr>
      <w:r>
        <w:rPr>
          <w:rStyle w:val="CommentReference"/>
        </w:rPr>
        <w:annotationRef/>
      </w:r>
      <w:r>
        <w:t>SS: reformat to be nicer inline</w:t>
      </w:r>
    </w:p>
  </w:comment>
  <w:comment w:id="84" w:author="j battles" w:date="2022-02-14T05:40:00Z" w:initials="jjb">
    <w:p w14:paraId="789036C5" w14:textId="64B9E8C4" w:rsidR="00565CA7" w:rsidRDefault="00565CA7" w:rsidP="00BB5BBE">
      <w:pPr>
        <w:pStyle w:val="CommentText"/>
      </w:pPr>
      <w:r>
        <w:rPr>
          <w:rStyle w:val="CommentReference"/>
        </w:rPr>
        <w:annotationRef/>
      </w:r>
      <w:r>
        <w:t>Avoid. All applications of somebody's model paraphrases.</w:t>
      </w:r>
    </w:p>
  </w:comment>
  <w:comment w:id="87" w:author="j battles" w:date="2022-02-14T08:10:00Z" w:initials="jjb">
    <w:p w14:paraId="43179952" w14:textId="77777777" w:rsidR="00A22F02" w:rsidRDefault="00A22F02" w:rsidP="00461425">
      <w:pPr>
        <w:pStyle w:val="CommentText"/>
      </w:pPr>
      <w:r>
        <w:rPr>
          <w:rStyle w:val="CommentReference"/>
        </w:rPr>
        <w:annotationRef/>
      </w:r>
      <w:r>
        <w:t xml:space="preserve">So if we were specifically interested in ecoregion responses, would we make it a fixed effect in the model? </w:t>
      </w:r>
    </w:p>
  </w:comment>
  <w:comment w:id="89" w:author="j battles" w:date="2022-02-14T05:48:00Z" w:initials="jjb">
    <w:p w14:paraId="4F850460" w14:textId="7B61C48A" w:rsidR="00DF0297" w:rsidRDefault="00DF0297" w:rsidP="00BC4D3D">
      <w:pPr>
        <w:pStyle w:val="CommentText"/>
      </w:pPr>
      <w:r>
        <w:rPr>
          <w:rStyle w:val="CommentReference"/>
        </w:rPr>
        <w:annotationRef/>
      </w:r>
      <w:r>
        <w:t xml:space="preserve">Introducing a necessary bias here, I think. You are truncating the low outliers (negative growth) but not the large outliers. </w:t>
      </w:r>
    </w:p>
  </w:comment>
  <w:comment w:id="90" w:author="Daniel Foster" w:date="2022-02-15T12:05:00Z" w:initials="DF">
    <w:p w14:paraId="023A6CC2" w14:textId="6DC54605" w:rsidR="007108F6" w:rsidRDefault="007108F6">
      <w:pPr>
        <w:pStyle w:val="CommentText"/>
      </w:pPr>
      <w:r>
        <w:rPr>
          <w:rStyle w:val="CommentReference"/>
        </w:rPr>
        <w:annotationRef/>
      </w:r>
      <w:r>
        <w:t>Reformat to be nicer inline</w:t>
      </w:r>
    </w:p>
  </w:comment>
  <w:comment w:id="91" w:author="Daniel Foster" w:date="2022-02-15T12:05:00Z" w:initials="DF">
    <w:p w14:paraId="481047D2" w14:textId="5B245FE6" w:rsidR="007108F6" w:rsidRDefault="007108F6">
      <w:pPr>
        <w:pStyle w:val="CommentText"/>
      </w:pPr>
      <w:r>
        <w:rPr>
          <w:rStyle w:val="CommentReference"/>
        </w:rPr>
        <w:annotationRef/>
      </w:r>
      <w:r>
        <w:t>Add year</w:t>
      </w:r>
    </w:p>
  </w:comment>
  <w:comment w:id="94" w:author="j battles" w:date="2022-02-14T05:50:00Z" w:initials="jjb">
    <w:p w14:paraId="12BE7EC3" w14:textId="77777777" w:rsidR="00DF0297" w:rsidRDefault="00DF0297" w:rsidP="0031702F">
      <w:pPr>
        <w:pStyle w:val="CommentText"/>
      </w:pPr>
      <w:r>
        <w:rPr>
          <w:rStyle w:val="CommentReference"/>
        </w:rPr>
        <w:annotationRef/>
      </w:r>
      <w:r>
        <w:t>Avoid</w:t>
      </w:r>
    </w:p>
  </w:comment>
  <w:comment w:id="95" w:author="Daniel Foster" w:date="2022-02-15T12:05:00Z" w:initials="DF">
    <w:p w14:paraId="6390F850" w14:textId="63D1A605" w:rsidR="007108F6" w:rsidRDefault="007108F6">
      <w:pPr>
        <w:pStyle w:val="CommentText"/>
      </w:pPr>
      <w:r>
        <w:rPr>
          <w:rStyle w:val="CommentReference"/>
        </w:rPr>
        <w:annotationRef/>
      </w:r>
      <w:r>
        <w:t>reformat</w:t>
      </w:r>
    </w:p>
  </w:comment>
  <w:comment w:id="98" w:author="j battles" w:date="2022-02-14T06:01:00Z" w:initials="jjb">
    <w:p w14:paraId="00684BAE" w14:textId="77777777" w:rsidR="00342BA1" w:rsidRDefault="00342BA1" w:rsidP="00A10E6B">
      <w:pPr>
        <w:pStyle w:val="CommentText"/>
      </w:pPr>
      <w:r>
        <w:rPr>
          <w:rStyle w:val="CommentReference"/>
        </w:rPr>
        <w:annotationRef/>
      </w:r>
      <w:r>
        <w:t xml:space="preserve">Lost me here. When did you define the size classes? </w:t>
      </w:r>
    </w:p>
  </w:comment>
  <w:comment w:id="99" w:author="Daniel Foster" w:date="2022-04-14T16:38:00Z" w:initials="DF">
    <w:p w14:paraId="56583A44" w14:textId="77777777" w:rsidR="00DA5840" w:rsidRDefault="00DA5840">
      <w:pPr>
        <w:pStyle w:val="CommentText"/>
      </w:pPr>
      <w:r>
        <w:rPr>
          <w:rStyle w:val="CommentReference"/>
        </w:rPr>
        <w:annotationRef/>
      </w:r>
      <w:r>
        <w:t xml:space="preserve">PdV:A lot starts to get confusing here.  Your notation has l,t subscripts. You are replacing those with u,v for elements of an A_l,t matrix.  I see the sentence explaining that at the end of the paragraph, but the notation is still problematic because it is really A_{first index, second index}.  Choice of variable label for first index or second index should not change the meaning of the notation, ideally.  </w:t>
      </w:r>
    </w:p>
    <w:p w14:paraId="11C02769" w14:textId="77777777" w:rsidR="00DA5840" w:rsidRDefault="00DA5840">
      <w:pPr>
        <w:pStyle w:val="CommentText"/>
      </w:pPr>
    </w:p>
    <w:p w14:paraId="13B49F6B" w14:textId="77777777" w:rsidR="00DA5840" w:rsidRDefault="00DA5840">
      <w:pPr>
        <w:pStyle w:val="CommentText"/>
      </w:pPr>
      <w:r>
        <w:t xml:space="preserve">Also if I follow the g_u,1 is really g_u,v for v = 1, but v is not always 1, so I think this doesn’t work notation-wise for saying what I think you are trying to say, which I could be wrong about. Ditto for s1. </w:t>
      </w:r>
    </w:p>
    <w:p w14:paraId="13548F29" w14:textId="77777777" w:rsidR="00DA5840" w:rsidRDefault="00DA5840">
      <w:pPr>
        <w:pStyle w:val="CommentText"/>
      </w:pPr>
    </w:p>
    <w:p w14:paraId="2E04CFB8" w14:textId="77777777" w:rsidR="00DA5840" w:rsidRDefault="00DA5840">
      <w:pPr>
        <w:pStyle w:val="CommentText"/>
      </w:pPr>
      <w:r>
        <w:t>Also “from the smallest into the smallest two size classes” is hard for me to make sense of.</w:t>
      </w:r>
    </w:p>
    <w:p w14:paraId="09A185B0" w14:textId="77777777" w:rsidR="00DA5840" w:rsidRDefault="00DA5840">
      <w:pPr>
        <w:pStyle w:val="CommentText"/>
      </w:pPr>
    </w:p>
    <w:p w14:paraId="14925B20" w14:textId="77777777" w:rsidR="00DA5840" w:rsidRDefault="00DA5840">
      <w:pPr>
        <w:pStyle w:val="CommentText"/>
      </w:pPr>
      <w:r>
        <w:t>Also I wondering if the growth model here is parametrically linked to the growth model of larger individuals, or if it is toally separate.</w:t>
      </w:r>
    </w:p>
    <w:p w14:paraId="4DBE9837" w14:textId="77777777" w:rsidR="00DA5840" w:rsidRDefault="00DA5840">
      <w:pPr>
        <w:pStyle w:val="CommentText"/>
      </w:pPr>
    </w:p>
    <w:p w14:paraId="23E25BA9" w14:textId="77777777" w:rsidR="00DA5840" w:rsidRDefault="00DA5840">
      <w:pPr>
        <w:pStyle w:val="CommentText"/>
      </w:pPr>
      <w:r>
        <w:t>Also this is starting to seem like a lot to hope to estimate from two time points, but I could be wrong.</w:t>
      </w:r>
    </w:p>
    <w:p w14:paraId="3DE32887" w14:textId="77777777" w:rsidR="00DA5840" w:rsidRDefault="00DA5840">
      <w:pPr>
        <w:pStyle w:val="CommentText"/>
      </w:pPr>
    </w:p>
    <w:p w14:paraId="4E969D7B" w14:textId="77777777" w:rsidR="00DA5840" w:rsidRDefault="00DA5840">
      <w:pPr>
        <w:pStyle w:val="CommentText"/>
      </w:pPr>
      <w:r>
        <w:t>Summary: I put a lot of comments on this spot, but basically this part of the model I feel could benefit from clearer explanation.</w:t>
      </w:r>
    </w:p>
    <w:p w14:paraId="03245ABE" w14:textId="77777777" w:rsidR="00DA5840" w:rsidRDefault="00DA5840">
      <w:pPr>
        <w:pStyle w:val="CommentText"/>
      </w:pPr>
    </w:p>
    <w:p w14:paraId="24B9E372" w14:textId="77777777" w:rsidR="00DA5840" w:rsidRDefault="00DA5840">
      <w:pPr>
        <w:pStyle w:val="CommentText"/>
      </w:pPr>
      <w:r>
        <w:t>Also Equation 6 starts out of nowhere and “Where…” is not a sentence.</w:t>
      </w:r>
    </w:p>
    <w:p w14:paraId="0A575DA4" w14:textId="77777777" w:rsidR="00DA5840" w:rsidRDefault="00DA5840">
      <w:pPr>
        <w:pStyle w:val="CommentText"/>
      </w:pPr>
    </w:p>
    <w:p w14:paraId="54B02329" w14:textId="77777777" w:rsidR="00DA5840" w:rsidRDefault="00DA5840">
      <w:pPr>
        <w:pStyle w:val="CommentText"/>
      </w:pPr>
      <w:r>
        <w:t xml:space="preserve">Also I am confused about what is data vs latent state in equation 6.  I think all the elements of n_l,t are known (data), but do the smallest elements correspond to the c_l, t+1?  </w:t>
      </w:r>
    </w:p>
    <w:p w14:paraId="0441B9C9" w14:textId="77777777" w:rsidR="00DA5840" w:rsidRDefault="00DA5840">
      <w:pPr>
        <w:pStyle w:val="CommentText"/>
      </w:pPr>
    </w:p>
    <w:p w14:paraId="6880F7FC" w14:textId="77777777" w:rsidR="00DA5840" w:rsidRDefault="00DA5840" w:rsidP="007C579F">
      <w:pPr>
        <w:pStyle w:val="CommentText"/>
      </w:pPr>
      <w:r>
        <w:t>I know you refer readers to Shriver et al, and to some degree that’s fine, but I feel your write-up should be a notch or two higher on the self-contained scale.</w:t>
      </w:r>
    </w:p>
  </w:comment>
  <w:comment w:id="100" w:author="j battles" w:date="2022-02-14T06:06:00Z" w:initials="jjb">
    <w:p w14:paraId="01E2B449" w14:textId="36B65F94" w:rsidR="00FE1095" w:rsidRDefault="00FE1095" w:rsidP="00BF6BFE">
      <w:pPr>
        <w:pStyle w:val="CommentText"/>
      </w:pPr>
      <w:r>
        <w:rPr>
          <w:rStyle w:val="CommentReference"/>
        </w:rPr>
        <w:annotationRef/>
      </w:r>
      <w:r>
        <w:t>Can all size classes reproduce?</w:t>
      </w:r>
    </w:p>
  </w:comment>
  <w:comment w:id="102" w:author="j battles" w:date="2022-02-14T06:09:00Z" w:initials="jjb">
    <w:p w14:paraId="524881A6" w14:textId="77777777" w:rsidR="00FE1095" w:rsidRDefault="00FE1095" w:rsidP="000F5A37">
      <w:pPr>
        <w:pStyle w:val="CommentText"/>
      </w:pPr>
      <w:r>
        <w:rPr>
          <w:rStyle w:val="CommentReference"/>
        </w:rPr>
        <w:annotationRef/>
      </w:r>
      <w:r>
        <w:t xml:space="preserve">I am lost here in this sequence of equations. </w:t>
      </w:r>
    </w:p>
  </w:comment>
  <w:comment w:id="103" w:author="Daniel Foster" w:date="2022-04-14T16:39:00Z" w:initials="DF">
    <w:p w14:paraId="64B4D400" w14:textId="77777777" w:rsidR="00DA5840" w:rsidRDefault="00DA5840">
      <w:pPr>
        <w:pStyle w:val="CommentText"/>
      </w:pPr>
      <w:r>
        <w:rPr>
          <w:rStyle w:val="CommentReference"/>
        </w:rPr>
        <w:annotationRef/>
      </w:r>
      <w:r>
        <w:t>PdV: I recommend not starting a paragraph with an equation.  An equation can be thought of as part of a sentence, and then the “where” would be lower-case, to avoid having a sentence fragment (i.e., non-sentence).</w:t>
      </w:r>
    </w:p>
    <w:p w14:paraId="0836033B" w14:textId="77777777" w:rsidR="00DA5840" w:rsidRDefault="00DA5840">
      <w:pPr>
        <w:pStyle w:val="CommentText"/>
      </w:pPr>
    </w:p>
    <w:p w14:paraId="1B26B23F" w14:textId="77777777" w:rsidR="00DA5840" w:rsidRDefault="00DA5840">
      <w:pPr>
        <w:pStyle w:val="CommentText"/>
      </w:pPr>
      <w:r>
        <w:t>The equation has mu_l, but the paragraph refers to mu.  Are those the same?</w:t>
      </w:r>
    </w:p>
    <w:p w14:paraId="3690DD20" w14:textId="77777777" w:rsidR="00DA5840" w:rsidRDefault="00DA5840">
      <w:pPr>
        <w:pStyle w:val="CommentText"/>
      </w:pPr>
    </w:p>
    <w:p w14:paraId="6E7FDDFA" w14:textId="77777777" w:rsidR="00DA5840" w:rsidRDefault="00DA5840">
      <w:pPr>
        <w:pStyle w:val="CommentText"/>
      </w:pPr>
      <w:r>
        <w:t>Does this equation mean that equation 4 is also used for equation 7?  That feels confusing because equations 5-7 were introduced as a separate (I thought) IPM for recruitment, but maybe not really separate?  Are they “itself an integral projection model” or really part of a single model with the larger trees?</w:t>
      </w:r>
    </w:p>
    <w:p w14:paraId="3A73B95B" w14:textId="77777777" w:rsidR="00DA5840" w:rsidRDefault="00DA5840">
      <w:pPr>
        <w:pStyle w:val="CommentText"/>
      </w:pPr>
    </w:p>
    <w:p w14:paraId="049AA384" w14:textId="77777777" w:rsidR="00DA5840" w:rsidRDefault="00DA5840" w:rsidP="00686AA4">
      <w:pPr>
        <w:pStyle w:val="CommentText"/>
      </w:pPr>
      <w:r>
        <w:t>Can you state the interpretation of this equation?</w:t>
      </w:r>
    </w:p>
  </w:comment>
  <w:comment w:id="104" w:author="Daniel Foster" w:date="2022-02-15T12:06:00Z" w:initials="DF">
    <w:p w14:paraId="2F6B9171" w14:textId="3B7FAF0F" w:rsidR="007108F6" w:rsidRDefault="007108F6">
      <w:pPr>
        <w:pStyle w:val="CommentText"/>
      </w:pPr>
      <w:r>
        <w:rPr>
          <w:rStyle w:val="CommentReference"/>
        </w:rPr>
        <w:annotationRef/>
      </w:r>
      <w:r>
        <w:t>Add year</w:t>
      </w:r>
    </w:p>
  </w:comment>
  <w:comment w:id="105" w:author="Daniel Foster" w:date="2022-04-14T16:39:00Z" w:initials="DF">
    <w:p w14:paraId="4DDEA1BD" w14:textId="77777777" w:rsidR="00DA5840" w:rsidRDefault="00DA5840" w:rsidP="000D4A21">
      <w:pPr>
        <w:pStyle w:val="CommentText"/>
      </w:pPr>
      <w:r>
        <w:rPr>
          <w:rStyle w:val="CommentReference"/>
        </w:rPr>
        <w:annotationRef/>
      </w:r>
      <w:r>
        <w:t>PdV: A highly abused term, not really used correctly but within common abuse so use it if you like.  You could say “could not be estimated in practice” or something like that.</w:t>
      </w:r>
    </w:p>
  </w:comment>
  <w:comment w:id="106" w:author="Daniel Foster" w:date="2022-04-14T16:41:00Z" w:initials="DF">
    <w:p w14:paraId="0BB07E8F" w14:textId="77777777" w:rsidR="00DA5840" w:rsidRDefault="00DA5840" w:rsidP="00BB7264">
      <w:pPr>
        <w:pStyle w:val="CommentText"/>
      </w:pPr>
      <w:r>
        <w:rPr>
          <w:rStyle w:val="CommentReference"/>
        </w:rPr>
        <w:annotationRef/>
      </w:r>
      <w:r>
        <w:t>PdV: Is this described in the literature as a basis for determining that something can’t be estimated (what you’ve called non-identifiability?).  I often see people think that bad MCMC mixing means the model is bad, and that is incorrect reasoning.</w:t>
      </w:r>
    </w:p>
  </w:comment>
  <w:comment w:id="107" w:author="Daniel Foster" w:date="2022-04-14T16:43:00Z" w:initials="DF">
    <w:p w14:paraId="547F0D74" w14:textId="77777777" w:rsidR="00DA5840" w:rsidRDefault="00DA5840" w:rsidP="00611030">
      <w:pPr>
        <w:pStyle w:val="CommentText"/>
      </w:pPr>
      <w:r>
        <w:rPr>
          <w:rStyle w:val="CommentReference"/>
        </w:rPr>
        <w:annotationRef/>
      </w:r>
      <w:r>
        <w:t>PdV: I think in terms of IPM and stats methodology, the recruitment part of this endeavor is the hardest and perhaps most nebulous.  Separating fecundity from survival for untagged individuals that could be really entering each year in the entire 10-year interval seems like it can only be coarse and approximate.  Am I missing some intuition on why it should work?</w:t>
      </w:r>
    </w:p>
  </w:comment>
  <w:comment w:id="109" w:author="j battles" w:date="2022-02-14T06:15:00Z" w:initials="jjb">
    <w:p w14:paraId="1FC03FE8" w14:textId="293404FB" w:rsidR="00D54D68" w:rsidRDefault="00D54D68" w:rsidP="00E87DE0">
      <w:pPr>
        <w:pStyle w:val="CommentText"/>
      </w:pPr>
      <w:r>
        <w:rPr>
          <w:rStyle w:val="CommentReference"/>
        </w:rPr>
        <w:annotationRef/>
      </w:r>
      <w:r>
        <w:t>Get out earlier.</w:t>
      </w:r>
    </w:p>
  </w:comment>
  <w:comment w:id="110" w:author="Daniel Foster" w:date="2022-04-14T16:44:00Z" w:initials="DF">
    <w:p w14:paraId="624AC9C7" w14:textId="77777777" w:rsidR="00907D59" w:rsidRDefault="00907D59" w:rsidP="00C9218C">
      <w:pPr>
        <w:pStyle w:val="CommentText"/>
      </w:pPr>
      <w:r>
        <w:rPr>
          <w:rStyle w:val="CommentReference"/>
        </w:rPr>
        <w:annotationRef/>
      </w:r>
      <w:r>
        <w:t>PdV: But most people are willing to compute for more than an hour once they get things set up as they like.</w:t>
      </w:r>
    </w:p>
  </w:comment>
  <w:comment w:id="111" w:author="Daniel Foster" w:date="2022-02-15T12:07:00Z" w:initials="DF">
    <w:p w14:paraId="3255C260" w14:textId="6A2BD086" w:rsidR="007108F6" w:rsidRDefault="007108F6">
      <w:pPr>
        <w:pStyle w:val="CommentText"/>
      </w:pPr>
      <w:r>
        <w:rPr>
          <w:rStyle w:val="CommentReference"/>
        </w:rPr>
        <w:annotationRef/>
      </w:r>
      <w:r>
        <w:t>Add year</w:t>
      </w:r>
    </w:p>
  </w:comment>
  <w:comment w:id="112" w:author="Daniel Foster" w:date="2022-04-14T16:44:00Z" w:initials="DF">
    <w:p w14:paraId="04ECE55C" w14:textId="77777777" w:rsidR="00907D59" w:rsidRDefault="00907D59" w:rsidP="005E1BA3">
      <w:pPr>
        <w:pStyle w:val="CommentText"/>
      </w:pPr>
      <w:r>
        <w:rPr>
          <w:rStyle w:val="CommentReference"/>
        </w:rPr>
        <w:annotationRef/>
      </w:r>
      <w:r>
        <w:t>PdV: Possibly a statement about this would help clarify what is being done above?</w:t>
      </w:r>
    </w:p>
  </w:comment>
  <w:comment w:id="113" w:author="Daniel Foster" w:date="2022-02-15T12:07:00Z" w:initials="DF">
    <w:p w14:paraId="46AB11FF" w14:textId="0F27AB34" w:rsidR="007108F6" w:rsidRDefault="007108F6">
      <w:pPr>
        <w:pStyle w:val="CommentText"/>
      </w:pPr>
      <w:r>
        <w:rPr>
          <w:rStyle w:val="CommentReference"/>
        </w:rPr>
        <w:annotationRef/>
      </w:r>
      <w:r>
        <w:t>reformat</w:t>
      </w:r>
    </w:p>
  </w:comment>
  <w:comment w:id="114" w:author="Daniel Foster" w:date="2022-04-14T16:45:00Z" w:initials="DF">
    <w:p w14:paraId="306218E0" w14:textId="77777777" w:rsidR="00907D59" w:rsidRDefault="00907D59" w:rsidP="000538DC">
      <w:pPr>
        <w:pStyle w:val="CommentText"/>
      </w:pPr>
      <w:r>
        <w:rPr>
          <w:rStyle w:val="CommentReference"/>
        </w:rPr>
        <w:annotationRef/>
      </w:r>
      <w:r>
        <w:t>PdV: Yes, this was confusing as noted in my comments above.  Perhaps at the outset make clear what the connections are among the sub models, especially the last one which sounded separate the way it was introduced at first, as I read it anyway.</w:t>
      </w:r>
    </w:p>
  </w:comment>
  <w:comment w:id="115" w:author="j battles" w:date="2022-02-14T06:54:00Z" w:initials="jjb">
    <w:p w14:paraId="5B58A15D" w14:textId="3E611DF8" w:rsidR="005A03F5" w:rsidRDefault="005A03F5" w:rsidP="002114DB">
      <w:pPr>
        <w:pStyle w:val="CommentText"/>
      </w:pPr>
      <w:r>
        <w:rPr>
          <w:rStyle w:val="CommentReference"/>
        </w:rPr>
        <w:annotationRef/>
      </w:r>
      <w:r>
        <w:t>Packages require citations I think</w:t>
      </w:r>
    </w:p>
  </w:comment>
  <w:comment w:id="116" w:author="j battles" w:date="2022-02-14T06:55:00Z" w:initials="jjb">
    <w:p w14:paraId="36F71AD4" w14:textId="77777777" w:rsidR="005A03F5" w:rsidRDefault="005A03F5" w:rsidP="004F27EE">
      <w:pPr>
        <w:pStyle w:val="CommentText"/>
      </w:pPr>
      <w:r>
        <w:rPr>
          <w:rStyle w:val="CommentReference"/>
        </w:rPr>
        <w:annotationRef/>
      </w:r>
      <w:r>
        <w:t xml:space="preserve">Important but make runtime point and then move to supplement. </w:t>
      </w:r>
    </w:p>
  </w:comment>
  <w:comment w:id="117" w:author="Daniel Foster" w:date="2022-04-14T16:46:00Z" w:initials="DF">
    <w:p w14:paraId="28859AF8" w14:textId="77777777" w:rsidR="00907D59" w:rsidRDefault="00907D59" w:rsidP="009127D2">
      <w:pPr>
        <w:pStyle w:val="CommentText"/>
      </w:pPr>
      <w:r>
        <w:rPr>
          <w:rStyle w:val="CommentReference"/>
        </w:rPr>
        <w:annotationRef/>
      </w:r>
      <w:r>
        <w:t>PdV: Some would say it would be worth trying smaller bins and computing longer to check the sensitivity to bin width.  Depends on programmatically your code is set up whether that would be easy or hard to do.</w:t>
      </w:r>
    </w:p>
  </w:comment>
  <w:comment w:id="118" w:author="j battles" w:date="2022-02-14T06:55:00Z" w:initials="jjb">
    <w:p w14:paraId="57FF6C4B" w14:textId="2896D318" w:rsidR="005A03F5" w:rsidRDefault="005A03F5" w:rsidP="007F5BF6">
      <w:pPr>
        <w:pStyle w:val="CommentText"/>
      </w:pPr>
      <w:r>
        <w:rPr>
          <w:rStyle w:val="CommentReference"/>
        </w:rPr>
        <w:annotationRef/>
      </w:r>
      <w:r>
        <w:t>Seems like you are going halfway here. Either full description/citation or include in supplement.</w:t>
      </w:r>
    </w:p>
  </w:comment>
  <w:comment w:id="119" w:author="Daniel Foster" w:date="2022-02-15T12:22:00Z" w:initials="DF">
    <w:p w14:paraId="74072166" w14:textId="0F279BE8" w:rsidR="000B15A1" w:rsidRDefault="000B15A1">
      <w:pPr>
        <w:pStyle w:val="CommentText"/>
      </w:pPr>
      <w:r>
        <w:rPr>
          <w:rStyle w:val="CommentReference"/>
        </w:rPr>
        <w:annotationRef/>
      </w:r>
      <w:r>
        <w:t>JJB: need to define rhat</w:t>
      </w:r>
    </w:p>
  </w:comment>
  <w:comment w:id="121" w:author="Daniel Foster" w:date="2022-04-14T16:51:00Z" w:initials="DF">
    <w:p w14:paraId="5F592A6C" w14:textId="77777777" w:rsidR="006B7651" w:rsidRDefault="006B7651">
      <w:pPr>
        <w:pStyle w:val="CommentText"/>
      </w:pPr>
      <w:r>
        <w:rPr>
          <w:rStyle w:val="CommentReference"/>
        </w:rPr>
        <w:annotationRef/>
      </w:r>
      <w:r>
        <w:t>PdV: I am not sure if you are using terms in mainstream ways.  (Alternatively I would be interested to see where if you have sources for using these terms in these ways.)   The first part, what you call retrodiction, I would call posterior predictions.  You seem to be saying (not sure) that real data are “training” and simulated data are… validation?  That doesn’t sound like standard use of the idea of training data, which is usually paired with test (held-out) data, but that is what you describe next.  What you call posterior prediction sounds like cross-validation.</w:t>
      </w:r>
    </w:p>
    <w:p w14:paraId="7ABD5290" w14:textId="77777777" w:rsidR="006B7651" w:rsidRDefault="006B7651">
      <w:pPr>
        <w:pStyle w:val="CommentText"/>
      </w:pPr>
    </w:p>
    <w:p w14:paraId="4C155CA4" w14:textId="77777777" w:rsidR="006B7651" w:rsidRDefault="006B7651" w:rsidP="002F4C4C">
      <w:pPr>
        <w:pStyle w:val="CommentText"/>
      </w:pPr>
      <w:r>
        <w:t>I think the idea of predicting the past (or hindcasting in time-series terms) often has to do with latent states, not just simulations from the posterior.  But I am not completely clear on what you are doing or mean here.</w:t>
      </w:r>
    </w:p>
  </w:comment>
  <w:comment w:id="131" w:author="j battles" w:date="2022-02-14T07:34:00Z" w:initials="jjb">
    <w:p w14:paraId="504CE0B5" w14:textId="6A8FE301" w:rsidR="00A128BA" w:rsidRDefault="00A128BA" w:rsidP="00751A10">
      <w:pPr>
        <w:pStyle w:val="CommentText"/>
      </w:pPr>
      <w:r>
        <w:rPr>
          <w:rStyle w:val="CommentReference"/>
        </w:rPr>
        <w:annotationRef/>
      </w:r>
      <w:r>
        <w:t>Info out of order</w:t>
      </w:r>
    </w:p>
  </w:comment>
  <w:comment w:id="132" w:author="j battles" w:date="2022-02-14T07:47:00Z" w:initials="jjb">
    <w:p w14:paraId="31D20EEB" w14:textId="77777777" w:rsidR="004C5044" w:rsidRDefault="004C5044" w:rsidP="00E97A29">
      <w:pPr>
        <w:pStyle w:val="CommentText"/>
      </w:pPr>
      <w:r>
        <w:rPr>
          <w:rStyle w:val="CommentReference"/>
        </w:rPr>
        <w:annotationRef/>
      </w:r>
      <w:r>
        <w:t>Word choice?</w:t>
      </w:r>
    </w:p>
  </w:comment>
  <w:comment w:id="134" w:author="Daniel Foster" w:date="2022-04-14T16:52:00Z" w:initials="DF">
    <w:p w14:paraId="4B388982" w14:textId="77777777" w:rsidR="006B7651" w:rsidRDefault="006B7651" w:rsidP="000D377C">
      <w:pPr>
        <w:pStyle w:val="CommentText"/>
      </w:pPr>
      <w:r>
        <w:rPr>
          <w:rStyle w:val="CommentReference"/>
        </w:rPr>
        <w:annotationRef/>
      </w:r>
      <w:r>
        <w:t>PdV: These are really well done.  See comment there.  Nice job on these!</w:t>
      </w:r>
    </w:p>
  </w:comment>
  <w:comment w:id="135" w:author="Daniel Foster" w:date="2022-04-14T16:59:00Z" w:initials="DF">
    <w:p w14:paraId="11827F89" w14:textId="77777777" w:rsidR="00B95CE0" w:rsidRDefault="00B95CE0">
      <w:pPr>
        <w:pStyle w:val="CommentText"/>
      </w:pPr>
      <w:r>
        <w:rPr>
          <w:rStyle w:val="CommentReference"/>
        </w:rPr>
        <w:annotationRef/>
      </w:r>
      <w:r>
        <w:t>PdV: I think this whole sentence could be clarified, and I think this use of “estimate” should be avoided.  The statistical estimation has been done already.  You have a double use of “generate” not really clear.  And since you have a model with individual growth, I would say “population growth rate”.</w:t>
      </w:r>
    </w:p>
    <w:p w14:paraId="56636B0F" w14:textId="77777777" w:rsidR="00B95CE0" w:rsidRDefault="00B95CE0">
      <w:pPr>
        <w:pStyle w:val="CommentText"/>
      </w:pPr>
    </w:p>
    <w:p w14:paraId="3F0EF272" w14:textId="77777777" w:rsidR="00B95CE0" w:rsidRDefault="00B95CE0" w:rsidP="00F11904">
      <w:pPr>
        <w:pStyle w:val="CommentText"/>
      </w:pPr>
      <w:r>
        <w:t>Suggestion: “… for each set of posterior parameters, we computed asymptotic population growth rate from the integral projection model”, or something more focused like that.</w:t>
      </w:r>
    </w:p>
  </w:comment>
  <w:comment w:id="136" w:author="Daniel Foster" w:date="2022-04-14T17:00:00Z" w:initials="DF">
    <w:p w14:paraId="45F15FBA" w14:textId="77777777" w:rsidR="00B95CE0" w:rsidRDefault="00B95CE0" w:rsidP="005C23AC">
      <w:pPr>
        <w:pStyle w:val="CommentText"/>
      </w:pPr>
      <w:r>
        <w:rPr>
          <w:rStyle w:val="CommentReference"/>
        </w:rPr>
        <w:annotationRef/>
      </w:r>
      <w:r>
        <w:t xml:space="preserve">PdV: A lot of this could work better if integrated with what you have above.  I feel it is confusing to break up the model across two sections like this. </w:t>
      </w:r>
    </w:p>
  </w:comment>
  <w:comment w:id="137" w:author="Daniel Foster" w:date="2022-04-14T17:01:00Z" w:initials="DF">
    <w:p w14:paraId="24851285" w14:textId="77777777" w:rsidR="00B95CE0" w:rsidRDefault="00B95CE0" w:rsidP="00E66776">
      <w:pPr>
        <w:pStyle w:val="CommentText"/>
      </w:pPr>
      <w:r>
        <w:rPr>
          <w:rStyle w:val="CommentReference"/>
        </w:rPr>
        <w:annotationRef/>
      </w:r>
      <w:r>
        <w:t>PdV: Right but you already tried to give g_u,1 above, so perhaps better for this to come first in a general presentation of the whole model?</w:t>
      </w:r>
    </w:p>
  </w:comment>
  <w:comment w:id="138" w:author="Daniel Foster" w:date="2022-02-15T12:08:00Z" w:initials="DF">
    <w:p w14:paraId="50C72EAD" w14:textId="20242E6B" w:rsidR="007108F6" w:rsidRDefault="007108F6">
      <w:pPr>
        <w:pStyle w:val="CommentText"/>
      </w:pPr>
      <w:r>
        <w:rPr>
          <w:rStyle w:val="CommentReference"/>
        </w:rPr>
        <w:annotationRef/>
      </w:r>
      <w:r>
        <w:t>reformat</w:t>
      </w:r>
    </w:p>
  </w:comment>
  <w:comment w:id="139" w:author="Daniel Foster" w:date="2022-04-14T17:02:00Z" w:initials="DF">
    <w:p w14:paraId="1076B911" w14:textId="77777777" w:rsidR="00B95CE0" w:rsidRDefault="00B95CE0" w:rsidP="009C530B">
      <w:pPr>
        <w:pStyle w:val="CommentText"/>
      </w:pPr>
      <w:r>
        <w:rPr>
          <w:rStyle w:val="CommentReference"/>
        </w:rPr>
        <w:annotationRef/>
      </w:r>
      <w:r>
        <w:t>PdV: See above comments about your A notation.  You could use A_u,v(c, d), for example.</w:t>
      </w:r>
    </w:p>
  </w:comment>
  <w:comment w:id="140" w:author="Daniel Foster" w:date="2022-04-14T17:02:00Z" w:initials="DF">
    <w:p w14:paraId="7F29A7A3" w14:textId="77777777" w:rsidR="00B95CE0" w:rsidRDefault="00B95CE0" w:rsidP="00E503F7">
      <w:pPr>
        <w:pStyle w:val="CommentText"/>
      </w:pPr>
      <w:r>
        <w:rPr>
          <w:rStyle w:val="CommentReference"/>
        </w:rPr>
        <w:annotationRef/>
      </w:r>
      <w:r>
        <w:t>asymptotic</w:t>
      </w:r>
    </w:p>
  </w:comment>
  <w:comment w:id="141" w:author="Daniel Foster" w:date="2022-04-14T17:01:00Z" w:initials="DF">
    <w:p w14:paraId="55ACDD77" w14:textId="7C111471" w:rsidR="00B95CE0" w:rsidRDefault="00B95CE0" w:rsidP="00F87982">
      <w:pPr>
        <w:pStyle w:val="CommentText"/>
      </w:pPr>
      <w:r>
        <w:rPr>
          <w:rStyle w:val="CommentReference"/>
        </w:rPr>
        <w:annotationRef/>
      </w:r>
      <w:r>
        <w:t>PdV: Paragraph break here.</w:t>
      </w:r>
    </w:p>
  </w:comment>
  <w:comment w:id="142" w:author="Daniel Foster" w:date="2022-02-15T12:19:00Z" w:initials="DF">
    <w:p w14:paraId="53C8D511" w14:textId="63B913CB" w:rsidR="000B15A1" w:rsidRDefault="000B15A1">
      <w:pPr>
        <w:pStyle w:val="CommentText"/>
      </w:pPr>
      <w:r>
        <w:rPr>
          <w:rStyle w:val="CommentReference"/>
        </w:rPr>
        <w:annotationRef/>
      </w:r>
      <w:r>
        <w:t>JJB: results are all in 10-year-interval-land, need to map them to annual values</w:t>
      </w:r>
    </w:p>
  </w:comment>
  <w:comment w:id="143" w:author="Daniel Foster" w:date="2022-02-15T12:20:00Z" w:initials="DF">
    <w:p w14:paraId="2B53ED64" w14:textId="336CC8AC" w:rsidR="000B15A1" w:rsidRDefault="000B15A1">
      <w:pPr>
        <w:pStyle w:val="CommentText"/>
      </w:pPr>
      <w:r>
        <w:rPr>
          <w:rStyle w:val="CommentReference"/>
        </w:rPr>
        <w:annotationRef/>
      </w:r>
      <w:r>
        <w:t>Jjb: easy way is to just provide more info about what a census interval is (distribution of intervals)</w:t>
      </w:r>
    </w:p>
  </w:comment>
  <w:comment w:id="144" w:author="Daniel Foster" w:date="2022-04-14T17:02:00Z" w:initials="DF">
    <w:p w14:paraId="711AC4A4" w14:textId="77777777" w:rsidR="00B95CE0" w:rsidRDefault="00B95CE0" w:rsidP="003A3D10">
      <w:pPr>
        <w:pStyle w:val="CommentText"/>
      </w:pPr>
      <w:r>
        <w:rPr>
          <w:rStyle w:val="CommentReference"/>
        </w:rPr>
        <w:annotationRef/>
      </w:r>
      <w:r>
        <w:t>See comments above: I don’t know what this all means very clearly.</w:t>
      </w:r>
    </w:p>
  </w:comment>
  <w:comment w:id="145" w:author="j battles" w:date="2022-02-14T07:50:00Z" w:initials="jjb">
    <w:p w14:paraId="14DD7EF8" w14:textId="2AF6B354" w:rsidR="004C5044" w:rsidRDefault="004C5044" w:rsidP="00EB16E5">
      <w:pPr>
        <w:pStyle w:val="CommentText"/>
      </w:pPr>
      <w:r>
        <w:rPr>
          <w:rStyle w:val="CommentReference"/>
        </w:rPr>
        <w:annotationRef/>
      </w:r>
      <w:r>
        <w:t>So validation is just a yes/no type response? How good is the model?</w:t>
      </w:r>
    </w:p>
  </w:comment>
  <w:comment w:id="147" w:author="Daniel Foster" w:date="2022-04-14T17:03:00Z" w:initials="DF">
    <w:p w14:paraId="16B52A68" w14:textId="77777777" w:rsidR="00B95CE0" w:rsidRDefault="00B95CE0" w:rsidP="002D5789">
      <w:pPr>
        <w:pStyle w:val="CommentText"/>
      </w:pPr>
      <w:r>
        <w:rPr>
          <w:rStyle w:val="CommentReference"/>
        </w:rPr>
        <w:annotationRef/>
      </w:r>
      <w:r>
        <w:t>PdV: On a logit scale?</w:t>
      </w:r>
    </w:p>
  </w:comment>
  <w:comment w:id="148" w:author="j battles" w:date="2022-02-14T08:07:00Z" w:initials="jjb">
    <w:p w14:paraId="5E3C8F95" w14:textId="3F289E97" w:rsidR="00A22F02" w:rsidRDefault="00A22F02" w:rsidP="00A548F1">
      <w:pPr>
        <w:pStyle w:val="CommentText"/>
      </w:pPr>
      <w:r>
        <w:rPr>
          <w:rStyle w:val="CommentReference"/>
        </w:rPr>
        <w:annotationRef/>
      </w:r>
      <w:r>
        <w:t>So why pick 90% CI as your standard?</w:t>
      </w:r>
    </w:p>
  </w:comment>
  <w:comment w:id="146" w:author="j battles" w:date="2022-02-14T07:50:00Z" w:initials="jjb">
    <w:p w14:paraId="0B15932F" w14:textId="545D2025" w:rsidR="004C5044" w:rsidRDefault="004C5044" w:rsidP="00866864">
      <w:pPr>
        <w:pStyle w:val="CommentText"/>
      </w:pPr>
      <w:r>
        <w:rPr>
          <w:rStyle w:val="CommentReference"/>
        </w:rPr>
        <w:annotationRef/>
      </w:r>
      <w:r>
        <w:t>Meaningless. Can you convert to real terms like annual survival probability?</w:t>
      </w:r>
    </w:p>
  </w:comment>
  <w:comment w:id="149" w:author="j battles" w:date="2022-02-14T07:51:00Z" w:initials="jjb">
    <w:p w14:paraId="663BF09F" w14:textId="77777777" w:rsidR="004C5044" w:rsidRDefault="004C5044" w:rsidP="00E70653">
      <w:pPr>
        <w:pStyle w:val="CommentText"/>
      </w:pPr>
      <w:r>
        <w:rPr>
          <w:rStyle w:val="CommentReference"/>
        </w:rPr>
        <w:annotationRef/>
      </w:r>
      <w:r>
        <w:t>No interaction?</w:t>
      </w:r>
    </w:p>
  </w:comment>
  <w:comment w:id="150" w:author="j battles" w:date="2022-02-14T08:01:00Z" w:initials="jjb">
    <w:p w14:paraId="656F5DC7" w14:textId="77777777" w:rsidR="001C02F2" w:rsidRDefault="001C02F2" w:rsidP="00CE7217">
      <w:pPr>
        <w:pStyle w:val="CommentText"/>
      </w:pPr>
      <w:r>
        <w:rPr>
          <w:rStyle w:val="CommentReference"/>
        </w:rPr>
        <w:annotationRef/>
      </w:r>
      <w:r>
        <w:t xml:space="preserve">Than what? </w:t>
      </w:r>
    </w:p>
  </w:comment>
  <w:comment w:id="151" w:author="j battles" w:date="2022-02-14T08:01:00Z" w:initials="jjb">
    <w:p w14:paraId="59096E44" w14:textId="77777777" w:rsidR="001C02F2" w:rsidRDefault="001C02F2" w:rsidP="000273B5">
      <w:pPr>
        <w:pStyle w:val="CommentText"/>
      </w:pPr>
      <w:r>
        <w:rPr>
          <w:rStyle w:val="CommentReference"/>
        </w:rPr>
        <w:annotationRef/>
      </w:r>
      <w:r>
        <w:t xml:space="preserve">Never describe or set up this comparison. </w:t>
      </w:r>
    </w:p>
  </w:comment>
  <w:comment w:id="153" w:author="j battles" w:date="2022-02-14T08:03:00Z" w:initials="jjb">
    <w:p w14:paraId="3C23C491" w14:textId="77777777" w:rsidR="00A22F02" w:rsidRDefault="001C02F2" w:rsidP="000F1741">
      <w:pPr>
        <w:pStyle w:val="CommentText"/>
      </w:pPr>
      <w:r>
        <w:rPr>
          <w:rStyle w:val="CommentReference"/>
        </w:rPr>
        <w:annotationRef/>
      </w:r>
      <w:r w:rsidR="00A22F02">
        <w:t>The appropriate metric for growth is always an issue. DBH has a scale problem, but then again size is in the model. So the stats are OK but the interpretation lends itself to misinterpretation. Big trees grew faster at a rate proportional to the square of the DBH.</w:t>
      </w:r>
    </w:p>
  </w:comment>
  <w:comment w:id="156" w:author="Daniel Foster" w:date="2022-02-15T12:10:00Z" w:initials="DF">
    <w:p w14:paraId="04BB360D" w14:textId="60505E75" w:rsidR="007108F6" w:rsidRDefault="007108F6">
      <w:pPr>
        <w:pStyle w:val="CommentText"/>
      </w:pPr>
      <w:r>
        <w:rPr>
          <w:rStyle w:val="CommentReference"/>
        </w:rPr>
        <w:annotationRef/>
      </w:r>
      <w:r>
        <w:t>SS: not sure what this means</w:t>
      </w:r>
    </w:p>
  </w:comment>
  <w:comment w:id="154" w:author="j battles" w:date="2022-02-14T08:05:00Z" w:initials="jjb">
    <w:p w14:paraId="1347FEEB" w14:textId="77777777" w:rsidR="00A22F02" w:rsidRDefault="00A22F02" w:rsidP="00796E2F">
      <w:pPr>
        <w:pStyle w:val="CommentText"/>
      </w:pPr>
      <w:r>
        <w:rPr>
          <w:rStyle w:val="CommentReference"/>
        </w:rPr>
        <w:annotationRef/>
      </w:r>
      <w:r>
        <w:t xml:space="preserve">How to interpret interaction effect without a main effect? </w:t>
      </w:r>
    </w:p>
  </w:comment>
  <w:comment w:id="155" w:author="Daniel Foster" w:date="2022-02-15T12:09:00Z" w:initials="DF">
    <w:p w14:paraId="74ECC819" w14:textId="5BF4C6DA" w:rsidR="007108F6" w:rsidRDefault="007108F6">
      <w:pPr>
        <w:pStyle w:val="CommentText"/>
      </w:pPr>
      <w:r>
        <w:rPr>
          <w:rStyle w:val="CommentReference"/>
        </w:rPr>
        <w:annotationRef/>
      </w:r>
      <w:r>
        <w:t>No effect for smallest trees, negative effect for larger trees</w:t>
      </w:r>
    </w:p>
  </w:comment>
  <w:comment w:id="157" w:author="j battles" w:date="2022-02-14T08:09:00Z" w:initials="jjb">
    <w:p w14:paraId="4767B4E1" w14:textId="77777777" w:rsidR="00A22F02" w:rsidRDefault="00A22F02" w:rsidP="00C9623B">
      <w:pPr>
        <w:pStyle w:val="CommentText"/>
      </w:pPr>
      <w:r>
        <w:rPr>
          <w:rStyle w:val="CommentReference"/>
        </w:rPr>
        <w:annotationRef/>
      </w:r>
      <w:r>
        <w:t xml:space="preserve">Point of the variation? </w:t>
      </w:r>
    </w:p>
  </w:comment>
  <w:comment w:id="159" w:author="Daniel Foster" w:date="2022-02-15T12:11:00Z" w:initials="DF">
    <w:p w14:paraId="1C7152F2" w14:textId="4957528A" w:rsidR="007108F6" w:rsidRDefault="007108F6">
      <w:pPr>
        <w:pStyle w:val="CommentText"/>
      </w:pPr>
      <w:r>
        <w:rPr>
          <w:rStyle w:val="CommentReference"/>
        </w:rPr>
        <w:annotationRef/>
      </w:r>
      <w:r>
        <w:t>SS: cut, mountain is redundant with sierra</w:t>
      </w:r>
    </w:p>
  </w:comment>
  <w:comment w:id="158" w:author="j battles" w:date="2022-02-14T08:10:00Z" w:initials="jjb">
    <w:p w14:paraId="5EB12629" w14:textId="77777777" w:rsidR="00A22F02" w:rsidRDefault="00A22F02" w:rsidP="000654F1">
      <w:pPr>
        <w:pStyle w:val="CommentText"/>
      </w:pPr>
      <w:r>
        <w:rPr>
          <w:rStyle w:val="CommentReference"/>
        </w:rPr>
        <w:annotationRef/>
      </w:r>
      <w:r>
        <w:t>Design question: fixed v random</w:t>
      </w:r>
    </w:p>
  </w:comment>
  <w:comment w:id="160" w:author="j battles" w:date="2022-02-14T08:11:00Z" w:initials="jjb">
    <w:p w14:paraId="08FE7989" w14:textId="77777777" w:rsidR="00A22F02" w:rsidRDefault="00A22F02" w:rsidP="00A23D9D">
      <w:pPr>
        <w:pStyle w:val="CommentText"/>
      </w:pPr>
      <w:r>
        <w:rPr>
          <w:rStyle w:val="CommentReference"/>
        </w:rPr>
        <w:annotationRef/>
      </w:r>
      <w:r>
        <w:t xml:space="preserve">I avoid the use of respectively at all costs. </w:t>
      </w:r>
    </w:p>
  </w:comment>
  <w:comment w:id="161" w:author="j battles" w:date="2022-02-14T08:13:00Z" w:initials="jjb">
    <w:p w14:paraId="404C634C" w14:textId="77777777" w:rsidR="008A2F91" w:rsidRDefault="008A2F91" w:rsidP="00895CBC">
      <w:pPr>
        <w:pStyle w:val="CommentText"/>
      </w:pPr>
      <w:r>
        <w:rPr>
          <w:rStyle w:val="CommentReference"/>
        </w:rPr>
        <w:annotationRef/>
      </w:r>
      <w:r>
        <w:t>Do you need to run through the results? I think a summary table would be sufficient and then these paragraphs could focus on value-added comments.</w:t>
      </w:r>
    </w:p>
  </w:comment>
  <w:comment w:id="162" w:author="Daniel Foster" w:date="2022-04-14T17:04:00Z" w:initials="DF">
    <w:p w14:paraId="73D3D6EC" w14:textId="77777777" w:rsidR="00B95CE0" w:rsidRDefault="00B95CE0" w:rsidP="00134424">
      <w:pPr>
        <w:pStyle w:val="CommentText"/>
      </w:pPr>
      <w:r>
        <w:rPr>
          <w:rStyle w:val="CommentReference"/>
        </w:rPr>
        <w:annotationRef/>
      </w:r>
      <w:r>
        <w:t>PdV: BTW, another term if you want something less arcane would be “long-term”, just noting that.</w:t>
      </w:r>
    </w:p>
  </w:comment>
  <w:comment w:id="163" w:author="j battles" w:date="2022-02-14T08:17:00Z" w:initials="jjb">
    <w:p w14:paraId="07924C61" w14:textId="20E92202" w:rsidR="008A2F91" w:rsidRDefault="008A2F91" w:rsidP="009A312E">
      <w:pPr>
        <w:pStyle w:val="CommentText"/>
      </w:pPr>
      <w:r>
        <w:rPr>
          <w:rStyle w:val="CommentReference"/>
        </w:rPr>
        <w:annotationRef/>
      </w:r>
      <w:r>
        <w:t>Avoid this construction.</w:t>
      </w:r>
    </w:p>
  </w:comment>
  <w:comment w:id="164" w:author="j battles" w:date="2022-02-14T08:29:00Z" w:initials="jjb">
    <w:p w14:paraId="596576CA" w14:textId="77777777" w:rsidR="00A47588" w:rsidRDefault="00A47588" w:rsidP="00AA5FC3">
      <w:pPr>
        <w:pStyle w:val="CommentText"/>
      </w:pPr>
      <w:r>
        <w:rPr>
          <w:rStyle w:val="CommentReference"/>
        </w:rPr>
        <w:annotationRef/>
      </w:r>
      <w:r>
        <w:t xml:space="preserve">This should be the first result after you validate your model; not the last. Seems like you have buried the lede. </w:t>
      </w:r>
    </w:p>
  </w:comment>
  <w:comment w:id="166" w:author="Daniel Foster" w:date="2022-04-14T17:04:00Z" w:initials="DF">
    <w:p w14:paraId="1DCA23AA" w14:textId="77777777" w:rsidR="00B95CE0" w:rsidRDefault="00B95CE0" w:rsidP="00297E89">
      <w:pPr>
        <w:pStyle w:val="CommentText"/>
      </w:pPr>
      <w:r>
        <w:rPr>
          <w:rStyle w:val="CommentReference"/>
        </w:rPr>
        <w:annotationRef/>
      </w:r>
      <w:r>
        <w:t>PdV: I only skimmed this.</w:t>
      </w:r>
    </w:p>
  </w:comment>
  <w:comment w:id="165" w:author="j battles" w:date="2022-02-14T08:19:00Z" w:initials="jjb">
    <w:p w14:paraId="00FAAEC5" w14:textId="6EC6F7F0" w:rsidR="008A2F91" w:rsidRDefault="008A2F91">
      <w:pPr>
        <w:pStyle w:val="CommentText"/>
      </w:pPr>
      <w:r>
        <w:rPr>
          <w:rStyle w:val="CommentReference"/>
        </w:rPr>
        <w:annotationRef/>
      </w:r>
      <w:r>
        <w:t xml:space="preserve">Not your first question. Answer them in the order posed: </w:t>
      </w:r>
    </w:p>
    <w:p w14:paraId="2C0F7CD5" w14:textId="77777777" w:rsidR="008A2F91" w:rsidRDefault="008A2F91">
      <w:pPr>
        <w:pStyle w:val="CommentText"/>
      </w:pPr>
      <w:r>
        <w:t>What is the current status and trajectory of the ensemble of sugar pine populations across its range?</w:t>
      </w:r>
    </w:p>
    <w:p w14:paraId="6934B2DF" w14:textId="77777777" w:rsidR="008A2F91" w:rsidRDefault="008A2F91" w:rsidP="0089566E">
      <w:pPr>
        <w:pStyle w:val="CommentText"/>
      </w:pPr>
      <w:r>
        <w:t>What is the relative importance of the various stressors acting on sugar pine?</w:t>
      </w:r>
    </w:p>
  </w:comment>
  <w:comment w:id="167" w:author="j battles" w:date="2022-02-14T08:19:00Z" w:initials="jjb">
    <w:p w14:paraId="1E7BE88B" w14:textId="77777777" w:rsidR="008A2F91" w:rsidRDefault="008A2F91" w:rsidP="003F49B7">
      <w:pPr>
        <w:pStyle w:val="CommentText"/>
      </w:pPr>
      <w:r>
        <w:rPr>
          <w:rStyle w:val="CommentReference"/>
        </w:rPr>
        <w:annotationRef/>
      </w:r>
      <w:r>
        <w:t>Can you do a demographic sensitivity analysis?</w:t>
      </w:r>
    </w:p>
  </w:comment>
  <w:comment w:id="169" w:author="Daniel Foster" w:date="2022-02-15T12:11:00Z" w:initials="DF">
    <w:p w14:paraId="1972C1C6" w14:textId="4F4C4656" w:rsidR="007108F6" w:rsidRDefault="007108F6">
      <w:pPr>
        <w:pStyle w:val="CommentText"/>
      </w:pPr>
      <w:r>
        <w:rPr>
          <w:rStyle w:val="CommentReference"/>
        </w:rPr>
        <w:annotationRef/>
      </w:r>
      <w:r>
        <w:t>SS: Again ambiguous is unclear</w:t>
      </w:r>
    </w:p>
  </w:comment>
  <w:comment w:id="168" w:author="j battles" w:date="2022-02-14T08:22:00Z" w:initials="jjb">
    <w:p w14:paraId="413D25B9" w14:textId="77777777" w:rsidR="008A2F91" w:rsidRDefault="008A2F91" w:rsidP="005057E4">
      <w:pPr>
        <w:pStyle w:val="CommentText"/>
      </w:pPr>
      <w:r>
        <w:rPr>
          <w:rStyle w:val="CommentReference"/>
        </w:rPr>
        <w:annotationRef/>
      </w:r>
      <w:r>
        <w:t xml:space="preserve">OK but this issue needs to be explained. Your measure of fecundity is really a combination of successful reproduction (seedling) and juvenile survival to 2.54 cm DBH. Fire can be positive on reproduction but negative on survival. </w:t>
      </w:r>
    </w:p>
  </w:comment>
  <w:comment w:id="171" w:author="j battles" w:date="2022-02-14T08:23:00Z" w:initials="jjb">
    <w:p w14:paraId="25C3DF89" w14:textId="77777777" w:rsidR="00A47588" w:rsidRDefault="00A47588" w:rsidP="002F1C58">
      <w:pPr>
        <w:pStyle w:val="CommentText"/>
      </w:pPr>
      <w:r>
        <w:rPr>
          <w:rStyle w:val="CommentReference"/>
        </w:rPr>
        <w:annotationRef/>
      </w:r>
      <w:r>
        <w:t>Not sure what you mean by temporary. Do you mean it is an one-time disturbance and not a chronic stressor?</w:t>
      </w:r>
    </w:p>
  </w:comment>
  <w:comment w:id="172" w:author="j battles" w:date="2022-02-14T08:25:00Z" w:initials="jjb">
    <w:p w14:paraId="2CE9BFA9" w14:textId="77777777" w:rsidR="00A47588" w:rsidRDefault="00A47588" w:rsidP="00CF6252">
      <w:pPr>
        <w:pStyle w:val="CommentText"/>
      </w:pPr>
      <w:r>
        <w:rPr>
          <w:rStyle w:val="CommentReference"/>
        </w:rPr>
        <w:annotationRef/>
      </w:r>
      <w:r>
        <w:t>Relevance?</w:t>
      </w:r>
    </w:p>
  </w:comment>
  <w:comment w:id="173" w:author="j battles" w:date="2022-02-14T08:30:00Z" w:initials="jjb">
    <w:p w14:paraId="28535D48" w14:textId="77777777" w:rsidR="00A47588" w:rsidRDefault="00A47588" w:rsidP="005563B4">
      <w:pPr>
        <w:pStyle w:val="CommentText"/>
      </w:pPr>
      <w:r>
        <w:rPr>
          <w:rStyle w:val="CommentReference"/>
        </w:rPr>
        <w:annotationRef/>
      </w:r>
      <w:r>
        <w:t xml:space="preserve">Yes but consider the timing. What 10 year interval did you sample? </w:t>
      </w:r>
    </w:p>
  </w:comment>
  <w:comment w:id="174" w:author="Daniel Foster" w:date="2022-02-15T12:12:00Z" w:initials="DF">
    <w:p w14:paraId="42877B66" w14:textId="472002B8" w:rsidR="007108F6" w:rsidRDefault="007108F6">
      <w:pPr>
        <w:pStyle w:val="CommentText"/>
      </w:pPr>
      <w:r>
        <w:rPr>
          <w:rStyle w:val="CommentReference"/>
        </w:rPr>
        <w:annotationRef/>
      </w:r>
      <w:r>
        <w:t>Ss: reformat and cut also</w:t>
      </w:r>
    </w:p>
  </w:comment>
  <w:comment w:id="175" w:author="j battles" w:date="2022-02-14T08:33:00Z" w:initials="jjb">
    <w:p w14:paraId="4AB3F612" w14:textId="77777777" w:rsidR="00A47588" w:rsidRDefault="00A47588" w:rsidP="00E849DC">
      <w:pPr>
        <w:pStyle w:val="CommentText"/>
      </w:pPr>
      <w:r>
        <w:rPr>
          <w:rStyle w:val="CommentReference"/>
        </w:rPr>
        <w:annotationRef/>
      </w:r>
      <w:r>
        <w:t>But the idea is to swap/fuzz functionally identical plots.</w:t>
      </w:r>
    </w:p>
  </w:comment>
  <w:comment w:id="176" w:author="j battles" w:date="2022-02-14T08:34:00Z" w:initials="jjb">
    <w:p w14:paraId="3C2BC234" w14:textId="77777777" w:rsidR="00A47588" w:rsidRDefault="00A47588" w:rsidP="00BF2EB5">
      <w:pPr>
        <w:pStyle w:val="CommentText"/>
      </w:pPr>
      <w:r>
        <w:rPr>
          <w:rStyle w:val="CommentReference"/>
        </w:rPr>
        <w:annotationRef/>
      </w:r>
      <w:r>
        <w:t>Critical point. Needs to be expanded and documented. MOST of the studies in the central and southern SN.</w:t>
      </w:r>
    </w:p>
  </w:comment>
  <w:comment w:id="179" w:author="Daniel Foster" w:date="2022-02-15T12:30:00Z" w:initials="DF">
    <w:p w14:paraId="6DD3F7DE" w14:textId="37D10956" w:rsidR="002626E1" w:rsidRDefault="002626E1">
      <w:pPr>
        <w:pStyle w:val="CommentText"/>
      </w:pPr>
      <w:r>
        <w:rPr>
          <w:rStyle w:val="CommentReference"/>
        </w:rPr>
        <w:annotationRef/>
      </w:r>
      <w:r>
        <w:t>TS: This is very interesting- can you provide a more specific example or theoretical scenario similar to the examples provided above this?</w:t>
      </w:r>
    </w:p>
  </w:comment>
  <w:comment w:id="177" w:author="j battles" w:date="2022-02-14T08:35:00Z" w:initials="jjb">
    <w:p w14:paraId="792E6663" w14:textId="77777777" w:rsidR="00832E90" w:rsidRDefault="00832E90" w:rsidP="004215BA">
      <w:pPr>
        <w:pStyle w:val="CommentText"/>
      </w:pPr>
      <w:r>
        <w:rPr>
          <w:rStyle w:val="CommentReference"/>
        </w:rPr>
        <w:annotationRef/>
      </w:r>
      <w:r>
        <w:t>Important point. Develop.</w:t>
      </w:r>
    </w:p>
  </w:comment>
  <w:comment w:id="180" w:author="j battles" w:date="2022-02-14T08:37:00Z" w:initials="jjb">
    <w:p w14:paraId="4625DC06" w14:textId="77777777" w:rsidR="00832E90" w:rsidRDefault="00832E90" w:rsidP="009D313A">
      <w:pPr>
        <w:pStyle w:val="CommentText"/>
      </w:pPr>
      <w:r>
        <w:rPr>
          <w:rStyle w:val="CommentReference"/>
        </w:rPr>
        <w:annotationRef/>
      </w:r>
      <w:r>
        <w:t>Rather than catalog a litany of weaknesses, bring up the limitation in the relevant contexts.</w:t>
      </w:r>
    </w:p>
  </w:comment>
  <w:comment w:id="181" w:author="j battles" w:date="2022-02-14T08:38:00Z" w:initials="jjb">
    <w:p w14:paraId="2CDE40FE" w14:textId="77777777" w:rsidR="00832E90" w:rsidRDefault="00832E90" w:rsidP="00F337EC">
      <w:pPr>
        <w:pStyle w:val="CommentText"/>
      </w:pPr>
      <w:r>
        <w:rPr>
          <w:rStyle w:val="CommentReference"/>
        </w:rPr>
        <w:annotationRef/>
      </w:r>
      <w:r>
        <w:t xml:space="preserve">Stop beating yourself up about the coordinates. </w:t>
      </w:r>
    </w:p>
  </w:comment>
  <w:comment w:id="182" w:author="j battles" w:date="2022-02-14T08:39:00Z" w:initials="jjb">
    <w:p w14:paraId="7AD3B437" w14:textId="77777777" w:rsidR="00832E90" w:rsidRDefault="00832E90" w:rsidP="00CA4B16">
      <w:pPr>
        <w:pStyle w:val="CommentText"/>
      </w:pPr>
      <w:r>
        <w:rPr>
          <w:rStyle w:val="CommentReference"/>
        </w:rPr>
        <w:annotationRef/>
      </w:r>
      <w:r>
        <w:t>Need to discuss this issue. I thought the census interval was more noisy. Whole point of Eitzel's work.</w:t>
      </w:r>
    </w:p>
  </w:comment>
  <w:comment w:id="183" w:author="j battles" w:date="2022-02-14T08:40:00Z" w:initials="jjb">
    <w:p w14:paraId="68014A17" w14:textId="77777777" w:rsidR="00832E90" w:rsidRDefault="00832E90" w:rsidP="00D415D4">
      <w:pPr>
        <w:pStyle w:val="CommentText"/>
      </w:pPr>
      <w:r>
        <w:rPr>
          <w:rStyle w:val="CommentReference"/>
        </w:rPr>
        <w:annotationRef/>
      </w:r>
      <w:r>
        <w:t>Make a bigger point of ecoregion analysis?</w:t>
      </w:r>
    </w:p>
  </w:comment>
  <w:comment w:id="184" w:author="Daniel Foster" w:date="2022-02-15T12:14:00Z" w:initials="DF">
    <w:p w14:paraId="1549214D" w14:textId="7BCD5C98" w:rsidR="00B13331" w:rsidRDefault="00B13331">
      <w:pPr>
        <w:pStyle w:val="CommentText"/>
      </w:pPr>
      <w:r>
        <w:rPr>
          <w:rStyle w:val="CommentReference"/>
        </w:rPr>
        <w:annotationRef/>
      </w:r>
      <w:r>
        <w:t>Ss: add cite for stephens 2005</w:t>
      </w:r>
    </w:p>
  </w:comment>
  <w:comment w:id="185" w:author="j battles" w:date="2022-02-14T08:42:00Z" w:initials="jjb">
    <w:p w14:paraId="27EAFBC6" w14:textId="77777777" w:rsidR="00832E90" w:rsidRDefault="00832E90" w:rsidP="004D63AB">
      <w:pPr>
        <w:pStyle w:val="CommentText"/>
      </w:pPr>
      <w:r>
        <w:rPr>
          <w:rStyle w:val="CommentReference"/>
        </w:rPr>
        <w:annotationRef/>
      </w:r>
      <w:r>
        <w:t>Huh?</w:t>
      </w:r>
    </w:p>
  </w:comment>
  <w:comment w:id="187" w:author="j battles" w:date="2022-02-14T08:42:00Z" w:initials="jjb">
    <w:p w14:paraId="0B0CAB76" w14:textId="77777777" w:rsidR="00832E90" w:rsidRDefault="00832E90" w:rsidP="00A20768">
      <w:pPr>
        <w:pStyle w:val="CommentText"/>
      </w:pPr>
      <w:r>
        <w:rPr>
          <w:rStyle w:val="CommentReference"/>
        </w:rPr>
        <w:annotationRef/>
      </w:r>
      <w:r>
        <w:t xml:space="preserve">Need to set-up these management recommendations. </w:t>
      </w:r>
    </w:p>
  </w:comment>
  <w:comment w:id="186" w:author="Daniel Foster" w:date="2022-02-15T12:30:00Z" w:initials="DF">
    <w:p w14:paraId="0F91713B" w14:textId="4198F13E" w:rsidR="002626E1" w:rsidRDefault="002626E1">
      <w:pPr>
        <w:pStyle w:val="CommentText"/>
      </w:pPr>
      <w:r>
        <w:rPr>
          <w:rStyle w:val="CommentReference"/>
        </w:rPr>
        <w:annotationRef/>
      </w:r>
      <w:r>
        <w:t>TS: Such a great results section! You provided fantastic context for your results and help the reader understand the significance of all your modeling, etc. Really well done. My one question which I’ll bring up in lab meeting is about disentangling CWD from fire risk just as a general conceptual premise. If CWD contributes to fire risk, whats the best approach to acknowledging that while also presenting an analysis that isolates the two. Overall, you should be really proud of your work!</w:t>
      </w:r>
    </w:p>
  </w:comment>
  <w:comment w:id="190" w:author="Daniel Foster" w:date="2022-04-14T16:54:00Z" w:initials="DF">
    <w:p w14:paraId="30648AA3" w14:textId="77777777" w:rsidR="00090276" w:rsidRDefault="00090276" w:rsidP="007D5C0E">
      <w:pPr>
        <w:pStyle w:val="CommentText"/>
      </w:pPr>
      <w:r>
        <w:rPr>
          <w:rStyle w:val="CommentReference"/>
        </w:rPr>
        <w:annotationRef/>
      </w:r>
      <w:r>
        <w:t>PdV: This is very nicely done.  I’ve seen so many derived posterior results figures that are hard to make sense and use poor graphical choices.  Nice job.</w:t>
      </w:r>
    </w:p>
  </w:comment>
  <w:comment w:id="196" w:author="Daniel Foster" w:date="2022-04-14T17:06:00Z" w:initials="DF">
    <w:p w14:paraId="0DC5FF10" w14:textId="77777777" w:rsidR="004C0B8F" w:rsidRDefault="004C0B8F" w:rsidP="00DF5B29">
      <w:pPr>
        <w:pStyle w:val="CommentText"/>
      </w:pPr>
      <w:r>
        <w:rPr>
          <w:rStyle w:val="CommentReference"/>
        </w:rPr>
        <w:annotationRef/>
      </w:r>
      <w:r>
        <w:t xml:space="preserve">PdV: Median posterior parameter values.  Here I wonder if there is a better graphical device that could combine posterior uncertainty within plots and variation across plots. It looks like plot to plot heterogeneity is quite important. </w:t>
      </w:r>
    </w:p>
  </w:comment>
  <w:comment w:id="203" w:author="j battles" w:date="2022-02-14T07:57:00Z" w:initials="jjb">
    <w:p w14:paraId="7A77AEE1" w14:textId="7FD6AF66" w:rsidR="001C02F2" w:rsidRDefault="001C02F2" w:rsidP="00965CD0">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E9554" w15:done="0"/>
  <w15:commentEx w15:paraId="7FE583B2" w15:done="0"/>
  <w15:commentEx w15:paraId="1887F201" w15:done="0"/>
  <w15:commentEx w15:paraId="1E38F6F8" w15:done="0"/>
  <w15:commentEx w15:paraId="29B2D88F" w15:done="0"/>
  <w15:commentEx w15:paraId="79E6A8C7" w15:done="0"/>
  <w15:commentEx w15:paraId="5289D00C" w15:done="0"/>
  <w15:commentEx w15:paraId="1740E1C3" w15:done="0"/>
  <w15:commentEx w15:paraId="1DA08E0E" w15:done="0"/>
  <w15:commentEx w15:paraId="18B30F1A" w15:done="0"/>
  <w15:commentEx w15:paraId="59E7DADC" w15:done="0"/>
  <w15:commentEx w15:paraId="27299236" w15:done="0"/>
  <w15:commentEx w15:paraId="060D81E0" w15:done="0"/>
  <w15:commentEx w15:paraId="2A6403CB" w15:done="0"/>
  <w15:commentEx w15:paraId="6E579E9D" w15:done="0"/>
  <w15:commentEx w15:paraId="062635A1" w15:done="0"/>
  <w15:commentEx w15:paraId="6627D4B5" w15:done="0"/>
  <w15:commentEx w15:paraId="6933C762" w15:done="0"/>
  <w15:commentEx w15:paraId="56D5F23A" w15:done="0"/>
  <w15:commentEx w15:paraId="4D49B903" w15:done="0"/>
  <w15:commentEx w15:paraId="6866659D" w15:done="0"/>
  <w15:commentEx w15:paraId="21E219BD" w15:paraIdParent="6866659D" w15:done="0"/>
  <w15:commentEx w15:paraId="4AB51EEC" w15:done="0"/>
  <w15:commentEx w15:paraId="7920D9D5" w15:done="0"/>
  <w15:commentEx w15:paraId="28858193" w15:done="0"/>
  <w15:commentEx w15:paraId="2C00B13B" w15:done="0"/>
  <w15:commentEx w15:paraId="456B610E" w15:done="0"/>
  <w15:commentEx w15:paraId="54BCD148" w15:done="0"/>
  <w15:commentEx w15:paraId="31782CEE" w15:done="0"/>
  <w15:commentEx w15:paraId="484A4806" w15:done="0"/>
  <w15:commentEx w15:paraId="3E8B8A4B" w15:done="0"/>
  <w15:commentEx w15:paraId="789036C5" w15:done="0"/>
  <w15:commentEx w15:paraId="43179952" w15:done="0"/>
  <w15:commentEx w15:paraId="4F850460" w15:done="0"/>
  <w15:commentEx w15:paraId="023A6CC2" w15:done="0"/>
  <w15:commentEx w15:paraId="481047D2" w15:done="0"/>
  <w15:commentEx w15:paraId="12BE7EC3" w15:done="0"/>
  <w15:commentEx w15:paraId="6390F850" w15:done="0"/>
  <w15:commentEx w15:paraId="00684BAE" w15:done="0"/>
  <w15:commentEx w15:paraId="6880F7FC" w15:done="0"/>
  <w15:commentEx w15:paraId="01E2B449" w15:done="0"/>
  <w15:commentEx w15:paraId="524881A6" w15:done="0"/>
  <w15:commentEx w15:paraId="049AA384" w15:done="0"/>
  <w15:commentEx w15:paraId="2F6B9171" w15:done="0"/>
  <w15:commentEx w15:paraId="4DDEA1BD" w15:done="0"/>
  <w15:commentEx w15:paraId="0BB07E8F" w15:done="0"/>
  <w15:commentEx w15:paraId="547F0D74" w15:done="0"/>
  <w15:commentEx w15:paraId="1FC03FE8" w15:done="0"/>
  <w15:commentEx w15:paraId="624AC9C7" w15:done="0"/>
  <w15:commentEx w15:paraId="3255C260" w15:done="0"/>
  <w15:commentEx w15:paraId="04ECE55C" w15:done="0"/>
  <w15:commentEx w15:paraId="46AB11FF" w15:done="0"/>
  <w15:commentEx w15:paraId="306218E0" w15:done="0"/>
  <w15:commentEx w15:paraId="5B58A15D" w15:done="0"/>
  <w15:commentEx w15:paraId="36F71AD4" w15:done="0"/>
  <w15:commentEx w15:paraId="28859AF8" w15:done="0"/>
  <w15:commentEx w15:paraId="57FF6C4B" w15:done="0"/>
  <w15:commentEx w15:paraId="74072166" w15:done="0"/>
  <w15:commentEx w15:paraId="4C155CA4" w15:done="0"/>
  <w15:commentEx w15:paraId="504CE0B5" w15:done="0"/>
  <w15:commentEx w15:paraId="31D20EEB" w15:done="0"/>
  <w15:commentEx w15:paraId="4B388982" w15:done="0"/>
  <w15:commentEx w15:paraId="3F0EF272" w15:done="0"/>
  <w15:commentEx w15:paraId="45F15FBA" w15:done="0"/>
  <w15:commentEx w15:paraId="24851285" w15:done="0"/>
  <w15:commentEx w15:paraId="50C72EAD" w15:done="0"/>
  <w15:commentEx w15:paraId="1076B911" w15:done="0"/>
  <w15:commentEx w15:paraId="7F29A7A3" w15:done="0"/>
  <w15:commentEx w15:paraId="55ACDD77" w15:done="0"/>
  <w15:commentEx w15:paraId="53C8D511" w15:done="0"/>
  <w15:commentEx w15:paraId="2B53ED64" w15:paraIdParent="53C8D511" w15:done="0"/>
  <w15:commentEx w15:paraId="711AC4A4" w15:done="0"/>
  <w15:commentEx w15:paraId="14DD7EF8" w15:done="0"/>
  <w15:commentEx w15:paraId="16B52A68" w15:done="0"/>
  <w15:commentEx w15:paraId="5E3C8F95" w15:done="0"/>
  <w15:commentEx w15:paraId="0B15932F" w15:done="0"/>
  <w15:commentEx w15:paraId="663BF09F" w15:done="0"/>
  <w15:commentEx w15:paraId="656F5DC7" w15:done="0"/>
  <w15:commentEx w15:paraId="59096E44" w15:done="0"/>
  <w15:commentEx w15:paraId="3C23C491" w15:done="0"/>
  <w15:commentEx w15:paraId="04BB360D" w15:done="0"/>
  <w15:commentEx w15:paraId="1347FEEB" w15:done="0"/>
  <w15:commentEx w15:paraId="74ECC819" w15:paraIdParent="1347FEEB" w15:done="0"/>
  <w15:commentEx w15:paraId="4767B4E1" w15:done="0"/>
  <w15:commentEx w15:paraId="1C7152F2" w15:done="0"/>
  <w15:commentEx w15:paraId="5EB12629" w15:done="0"/>
  <w15:commentEx w15:paraId="08FE7989" w15:done="0"/>
  <w15:commentEx w15:paraId="404C634C" w15:done="0"/>
  <w15:commentEx w15:paraId="73D3D6EC" w15:done="0"/>
  <w15:commentEx w15:paraId="07924C61" w15:done="0"/>
  <w15:commentEx w15:paraId="596576CA" w15:done="0"/>
  <w15:commentEx w15:paraId="1DCA23AA" w15:done="0"/>
  <w15:commentEx w15:paraId="6934B2DF" w15:done="0"/>
  <w15:commentEx w15:paraId="1E7BE88B" w15:done="0"/>
  <w15:commentEx w15:paraId="1972C1C6" w15:done="0"/>
  <w15:commentEx w15:paraId="413D25B9" w15:done="0"/>
  <w15:commentEx w15:paraId="25C3DF89" w15:done="0"/>
  <w15:commentEx w15:paraId="2CE9BFA9" w15:done="0"/>
  <w15:commentEx w15:paraId="28535D48" w15:done="0"/>
  <w15:commentEx w15:paraId="42877B66" w15:done="0"/>
  <w15:commentEx w15:paraId="4AB3F612" w15:done="0"/>
  <w15:commentEx w15:paraId="3C2BC234" w15:done="0"/>
  <w15:commentEx w15:paraId="6DD3F7DE" w15:done="0"/>
  <w15:commentEx w15:paraId="792E6663" w15:done="0"/>
  <w15:commentEx w15:paraId="4625DC06" w15:done="0"/>
  <w15:commentEx w15:paraId="2CDE40FE" w15:done="0"/>
  <w15:commentEx w15:paraId="7AD3B437" w15:done="0"/>
  <w15:commentEx w15:paraId="68014A17" w15:done="0"/>
  <w15:commentEx w15:paraId="1549214D" w15:done="0"/>
  <w15:commentEx w15:paraId="27EAFBC6" w15:done="0"/>
  <w15:commentEx w15:paraId="0B0CAB76" w15:done="0"/>
  <w15:commentEx w15:paraId="0F91713B" w15:done="0"/>
  <w15:commentEx w15:paraId="30648AA3" w15:done="0"/>
  <w15:commentEx w15:paraId="0DC5FF10" w15:done="0"/>
  <w15:commentEx w15:paraId="7A77AE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1921" w16cex:dateUtc="2022-02-15T20:20:00Z"/>
  <w16cex:commentExtensible w16cex:durableId="25B45D95" w16cex:dateUtc="2022-02-14T12:48:00Z"/>
  <w16cex:commentExtensible w16cex:durableId="25B612CF" w16cex:dateUtc="2022-02-15T19:53:00Z"/>
  <w16cex:commentExtensible w16cex:durableId="25B45D59" w16cex:dateUtc="2022-02-14T12:47:00Z"/>
  <w16cex:commentExtensible w16cex:durableId="25B619D9" w16cex:dateUtc="2022-02-15T20:23:00Z"/>
  <w16cex:commentExtensible w16cex:durableId="25B45DB5" w16cex:dateUtc="2022-02-14T12:48:00Z"/>
  <w16cex:commentExtensible w16cex:durableId="25B6132A" w16cex:dateUtc="2022-02-15T19:55:00Z"/>
  <w16cex:commentExtensible w16cex:durableId="25B61A3F" w16cex:dateUtc="2022-02-15T20:25:00Z"/>
  <w16cex:commentExtensible w16cex:durableId="25B45E87" w16cex:dateUtc="2022-02-14T12:52:00Z"/>
  <w16cex:commentExtensible w16cex:durableId="25B45EED" w16cex:dateUtc="2022-02-14T12:54:00Z"/>
  <w16cex:commentExtensible w16cex:durableId="25B614BB" w16cex:dateUtc="2022-02-15T20:02:00Z"/>
  <w16cex:commentExtensible w16cex:durableId="25B462DB" w16cex:dateUtc="2022-02-14T13:10:00Z"/>
  <w16cex:commentExtensible w16cex:durableId="25B614EA" w16cex:dateUtc="2022-02-15T20:02:00Z"/>
  <w16cex:commentExtensible w16cex:durableId="25B61A64" w16cex:dateUtc="2022-02-15T20:26:00Z"/>
  <w16cex:commentExtensible w16cex:durableId="25B617FB" w16cex:dateUtc="2022-02-15T20:15:00Z"/>
  <w16cex:commentExtensible w16cex:durableId="25B61858" w16cex:dateUtc="2022-02-15T20:17:00Z"/>
  <w16cex:commentExtensible w16cex:durableId="25B61516" w16cex:dateUtc="2022-02-15T20:03:00Z"/>
  <w16cex:commentExtensible w16cex:durableId="25B61A96" w16cex:dateUtc="2022-02-15T20:27:00Z"/>
  <w16cex:commentExtensible w16cex:durableId="25B465C7" w16cex:dateUtc="2022-02-14T13:23:00Z"/>
  <w16cex:commentExtensible w16cex:durableId="25B61AA6" w16cex:dateUtc="2022-02-15T20:27:00Z"/>
  <w16cex:commentExtensible w16cex:durableId="25B61880" w16cex:dateUtc="2022-02-15T20:18:00Z"/>
  <w16cex:commentExtensible w16cex:durableId="25B61891" w16cex:dateUtc="2022-02-15T20:18:00Z"/>
  <w16cex:commentExtensible w16cex:durableId="25B6188C" w16cex:dateUtc="2022-02-15T20:18:00Z"/>
  <w16cex:commentExtensible w16cex:durableId="25B4671A" w16cex:dateUtc="2022-02-14T13:28:00Z"/>
  <w16cex:commentExtensible w16cex:durableId="25B46747" w16cex:dateUtc="2022-02-14T13:29:00Z"/>
  <w16cex:commentExtensible w16cex:durableId="25B61AE4" w16cex:dateUtc="2022-02-15T20:28:00Z"/>
  <w16cex:commentExtensible w16cex:durableId="25B4679E" w16cex:dateUtc="2022-02-14T13:31:00Z"/>
  <w16cex:commentExtensible w16cex:durableId="25B61AFB" w16cex:dateUtc="2022-02-15T20:28:00Z"/>
  <w16cex:commentExtensible w16cex:durableId="25B469A1" w16cex:dateUtc="2022-02-14T13:39:00Z"/>
  <w16cex:commentExtensible w16cex:durableId="25B47054" w16cex:dateUtc="2022-02-14T14:08:00Z"/>
  <w16cex:commentExtensible w16cex:durableId="25B61564" w16cex:dateUtc="2022-02-15T20:04:00Z"/>
  <w16cex:commentExtensible w16cex:durableId="25B469CA" w16cex:dateUtc="2022-02-14T13:40:00Z"/>
  <w16cex:commentExtensible w16cex:durableId="25B48CEE" w16cex:dateUtc="2022-02-14T16:10:00Z"/>
  <w16cex:commentExtensible w16cex:durableId="25B46BBF" w16cex:dateUtc="2022-02-14T13:48:00Z"/>
  <w16cex:commentExtensible w16cex:durableId="25B6157D" w16cex:dateUtc="2022-02-15T20:05:00Z"/>
  <w16cex:commentExtensible w16cex:durableId="25B6158E" w16cex:dateUtc="2022-02-15T20:05:00Z"/>
  <w16cex:commentExtensible w16cex:durableId="25B46C29" w16cex:dateUtc="2022-02-14T13:50:00Z"/>
  <w16cex:commentExtensible w16cex:durableId="25B6159E" w16cex:dateUtc="2022-02-15T20:05:00Z"/>
  <w16cex:commentExtensible w16cex:durableId="25B46EB4" w16cex:dateUtc="2022-02-14T14:01:00Z"/>
  <w16cex:commentExtensible w16cex:durableId="2602CCA3" w16cex:dateUtc="2022-04-14T23:38:00Z"/>
  <w16cex:commentExtensible w16cex:durableId="25B46FD4" w16cex:dateUtc="2022-02-14T14:06:00Z"/>
  <w16cex:commentExtensible w16cex:durableId="25B47093" w16cex:dateUtc="2022-02-14T14:09:00Z"/>
  <w16cex:commentExtensible w16cex:durableId="2602CCB5" w16cex:dateUtc="2022-04-14T23:39:00Z"/>
  <w16cex:commentExtensible w16cex:durableId="25B615DD" w16cex:dateUtc="2022-02-15T20:06:00Z"/>
  <w16cex:commentExtensible w16cex:durableId="2602CCDC" w16cex:dateUtc="2022-04-14T23:39:00Z"/>
  <w16cex:commentExtensible w16cex:durableId="2602CD22" w16cex:dateUtc="2022-04-14T23:41:00Z"/>
  <w16cex:commentExtensible w16cex:durableId="2602CDA6" w16cex:dateUtc="2022-04-14T23:43:00Z"/>
  <w16cex:commentExtensible w16cex:durableId="25B47205" w16cex:dateUtc="2022-02-14T14:15:00Z"/>
  <w16cex:commentExtensible w16cex:durableId="2602CDE0" w16cex:dateUtc="2022-04-14T23:44:00Z"/>
  <w16cex:commentExtensible w16cex:durableId="25B615EF" w16cex:dateUtc="2022-02-15T20:07:00Z"/>
  <w16cex:commentExtensible w16cex:durableId="2602CE06" w16cex:dateUtc="2022-04-14T23:44:00Z"/>
  <w16cex:commentExtensible w16cex:durableId="25B615FF" w16cex:dateUtc="2022-02-15T20:07:00Z"/>
  <w16cex:commentExtensible w16cex:durableId="2602CE37" w16cex:dateUtc="2022-04-14T23:45:00Z"/>
  <w16cex:commentExtensible w16cex:durableId="25B47B18" w16cex:dateUtc="2022-02-14T14:54:00Z"/>
  <w16cex:commentExtensible w16cex:durableId="25B47B53" w16cex:dateUtc="2022-02-14T14:55:00Z"/>
  <w16cex:commentExtensible w16cex:durableId="2602CE6D" w16cex:dateUtc="2022-04-14T23:46:00Z"/>
  <w16cex:commentExtensible w16cex:durableId="25B47B7A" w16cex:dateUtc="2022-02-14T14:55:00Z"/>
  <w16cex:commentExtensible w16cex:durableId="25B6198C" w16cex:dateUtc="2022-02-15T20:22:00Z"/>
  <w16cex:commentExtensible w16cex:durableId="2602CFAE" w16cex:dateUtc="2022-04-14T23:51:00Z"/>
  <w16cex:commentExtensible w16cex:durableId="25B4847C" w16cex:dateUtc="2022-02-14T15:34:00Z"/>
  <w16cex:commentExtensible w16cex:durableId="25B487AD" w16cex:dateUtc="2022-02-14T15:47:00Z"/>
  <w16cex:commentExtensible w16cex:durableId="2602CFEA" w16cex:dateUtc="2022-04-14T23:52:00Z"/>
  <w16cex:commentExtensible w16cex:durableId="2602D173" w16cex:dateUtc="2022-04-14T23:59:00Z"/>
  <w16cex:commentExtensible w16cex:durableId="2602D1AC" w16cex:dateUtc="2022-04-15T00:00:00Z"/>
  <w16cex:commentExtensible w16cex:durableId="2602D1CD" w16cex:dateUtc="2022-04-15T00:01:00Z"/>
  <w16cex:commentExtensible w16cex:durableId="25B61622" w16cex:dateUtc="2022-02-15T20:08:00Z"/>
  <w16cex:commentExtensible w16cex:durableId="2602D211" w16cex:dateUtc="2022-04-15T00:02:00Z"/>
  <w16cex:commentExtensible w16cex:durableId="2602D224" w16cex:dateUtc="2022-04-15T00:02:00Z"/>
  <w16cex:commentExtensible w16cex:durableId="2602D1FE" w16cex:dateUtc="2022-04-15T00:01:00Z"/>
  <w16cex:commentExtensible w16cex:durableId="25B618E6" w16cex:dateUtc="2022-02-15T20:19:00Z"/>
  <w16cex:commentExtensible w16cex:durableId="25B61902" w16cex:dateUtc="2022-02-15T20:20:00Z"/>
  <w16cex:commentExtensible w16cex:durableId="2602D23C" w16cex:dateUtc="2022-04-15T00:02:00Z"/>
  <w16cex:commentExtensible w16cex:durableId="25B4882E" w16cex:dateUtc="2022-02-14T15:50:00Z"/>
  <w16cex:commentExtensible w16cex:durableId="2602D257" w16cex:dateUtc="2022-04-15T00:03:00Z"/>
  <w16cex:commentExtensible w16cex:durableId="25B48C59" w16cex:dateUtc="2022-02-14T16:07:00Z"/>
  <w16cex:commentExtensible w16cex:durableId="25B48863" w16cex:dateUtc="2022-02-14T15:50:00Z"/>
  <w16cex:commentExtensible w16cex:durableId="25B48898" w16cex:dateUtc="2022-02-14T15:51:00Z"/>
  <w16cex:commentExtensible w16cex:durableId="25B48AC2" w16cex:dateUtc="2022-02-14T16:01:00Z"/>
  <w16cex:commentExtensible w16cex:durableId="25B48AF4" w16cex:dateUtc="2022-02-14T16:01:00Z"/>
  <w16cex:commentExtensible w16cex:durableId="25B48B42" w16cex:dateUtc="2022-02-14T16:03:00Z"/>
  <w16cex:commentExtensible w16cex:durableId="25B616B3" w16cex:dateUtc="2022-02-15T20:10:00Z"/>
  <w16cex:commentExtensible w16cex:durableId="25B48BE3" w16cex:dateUtc="2022-02-14T16:05:00Z"/>
  <w16cex:commentExtensible w16cex:durableId="25B61691" w16cex:dateUtc="2022-02-15T20:09:00Z"/>
  <w16cex:commentExtensible w16cex:durableId="25B48CAA" w16cex:dateUtc="2022-02-14T16:09:00Z"/>
  <w16cex:commentExtensible w16cex:durableId="25B616DB" w16cex:dateUtc="2022-02-15T20:11:00Z"/>
  <w16cex:commentExtensible w16cex:durableId="25B48D10" w16cex:dateUtc="2022-02-14T16:10:00Z"/>
  <w16cex:commentExtensible w16cex:durableId="25B48D42" w16cex:dateUtc="2022-02-14T16:11:00Z"/>
  <w16cex:commentExtensible w16cex:durableId="25B48DBA" w16cex:dateUtc="2022-02-14T16:13:00Z"/>
  <w16cex:commentExtensible w16cex:durableId="2602D284" w16cex:dateUtc="2022-04-15T00:04:00Z"/>
  <w16cex:commentExtensible w16cex:durableId="25B48E90" w16cex:dateUtc="2022-02-14T16:17:00Z"/>
  <w16cex:commentExtensible w16cex:durableId="25B4916A" w16cex:dateUtc="2022-02-14T16:29:00Z"/>
  <w16cex:commentExtensible w16cex:durableId="2602D298" w16cex:dateUtc="2022-04-15T00:04:00Z"/>
  <w16cex:commentExtensible w16cex:durableId="25B48F0D" w16cex:dateUtc="2022-02-14T16:19:00Z"/>
  <w16cex:commentExtensible w16cex:durableId="25B48F1F" w16cex:dateUtc="2022-02-14T16:19:00Z"/>
  <w16cex:commentExtensible w16cex:durableId="25B61708" w16cex:dateUtc="2022-02-15T20:11:00Z"/>
  <w16cex:commentExtensible w16cex:durableId="25B48FA8" w16cex:dateUtc="2022-02-14T16:22:00Z"/>
  <w16cex:commentExtensible w16cex:durableId="25B4900F" w16cex:dateUtc="2022-02-14T16:23:00Z"/>
  <w16cex:commentExtensible w16cex:durableId="25B49064" w16cex:dateUtc="2022-02-14T16:25:00Z"/>
  <w16cex:commentExtensible w16cex:durableId="25B4919E" w16cex:dateUtc="2022-02-14T16:30:00Z"/>
  <w16cex:commentExtensible w16cex:durableId="25B61735" w16cex:dateUtc="2022-02-15T20:12:00Z"/>
  <w16cex:commentExtensible w16cex:durableId="25B49248" w16cex:dateUtc="2022-02-14T16:33:00Z"/>
  <w16cex:commentExtensible w16cex:durableId="25B49278" w16cex:dateUtc="2022-02-14T16:34:00Z"/>
  <w16cex:commentExtensible w16cex:durableId="25B61B48" w16cex:dateUtc="2022-02-15T20:30:00Z"/>
  <w16cex:commentExtensible w16cex:durableId="25B492E6" w16cex:dateUtc="2022-02-14T16:35:00Z"/>
  <w16cex:commentExtensible w16cex:durableId="25B4934A" w16cex:dateUtc="2022-02-14T16:37:00Z"/>
  <w16cex:commentExtensible w16cex:durableId="25B49382" w16cex:dateUtc="2022-02-14T16:38:00Z"/>
  <w16cex:commentExtensible w16cex:durableId="25B493CA" w16cex:dateUtc="2022-02-14T16:39:00Z"/>
  <w16cex:commentExtensible w16cex:durableId="25B493F3" w16cex:dateUtc="2022-02-14T16:40:00Z"/>
  <w16cex:commentExtensible w16cex:durableId="25B61792" w16cex:dateUtc="2022-02-15T20:14:00Z"/>
  <w16cex:commentExtensible w16cex:durableId="25B49462" w16cex:dateUtc="2022-02-14T16:42:00Z"/>
  <w16cex:commentExtensible w16cex:durableId="25B49487" w16cex:dateUtc="2022-02-14T16:42:00Z"/>
  <w16cex:commentExtensible w16cex:durableId="25B61B76" w16cex:dateUtc="2022-02-15T20:30:00Z"/>
  <w16cex:commentExtensible w16cex:durableId="2602D061" w16cex:dateUtc="2022-04-14T23:54:00Z"/>
  <w16cex:commentExtensible w16cex:durableId="2602D331" w16cex:dateUtc="2022-04-15T00:06:00Z"/>
  <w16cex:commentExtensible w16cex:durableId="25B489F7" w16cex:dateUtc="2022-02-14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E9554" w16cid:durableId="25B61921"/>
  <w16cid:commentId w16cid:paraId="7FE583B2" w16cid:durableId="25B45D95"/>
  <w16cid:commentId w16cid:paraId="1887F201" w16cid:durableId="25B612CF"/>
  <w16cid:commentId w16cid:paraId="1E38F6F8" w16cid:durableId="25B45D59"/>
  <w16cid:commentId w16cid:paraId="29B2D88F" w16cid:durableId="25B619D9"/>
  <w16cid:commentId w16cid:paraId="79E6A8C7" w16cid:durableId="25B45DB5"/>
  <w16cid:commentId w16cid:paraId="5289D00C" w16cid:durableId="25B6132A"/>
  <w16cid:commentId w16cid:paraId="1740E1C3" w16cid:durableId="25B61A3F"/>
  <w16cid:commentId w16cid:paraId="1DA08E0E" w16cid:durableId="25B45E87"/>
  <w16cid:commentId w16cid:paraId="18B30F1A" w16cid:durableId="25B45EED"/>
  <w16cid:commentId w16cid:paraId="59E7DADC" w16cid:durableId="25B614BB"/>
  <w16cid:commentId w16cid:paraId="27299236" w16cid:durableId="25B462DB"/>
  <w16cid:commentId w16cid:paraId="060D81E0" w16cid:durableId="25B614EA"/>
  <w16cid:commentId w16cid:paraId="2A6403CB" w16cid:durableId="25B61A64"/>
  <w16cid:commentId w16cid:paraId="6E579E9D" w16cid:durableId="25B617FB"/>
  <w16cid:commentId w16cid:paraId="062635A1" w16cid:durableId="25B61858"/>
  <w16cid:commentId w16cid:paraId="6627D4B5" w16cid:durableId="25B61516"/>
  <w16cid:commentId w16cid:paraId="6933C762" w16cid:durableId="25B61A96"/>
  <w16cid:commentId w16cid:paraId="56D5F23A" w16cid:durableId="25B465C7"/>
  <w16cid:commentId w16cid:paraId="4D49B903" w16cid:durableId="25B61AA6"/>
  <w16cid:commentId w16cid:paraId="6866659D" w16cid:durableId="25B61880"/>
  <w16cid:commentId w16cid:paraId="21E219BD" w16cid:durableId="25B61891"/>
  <w16cid:commentId w16cid:paraId="4AB51EEC" w16cid:durableId="25B6188C"/>
  <w16cid:commentId w16cid:paraId="7920D9D5" w16cid:durableId="25B4671A"/>
  <w16cid:commentId w16cid:paraId="28858193" w16cid:durableId="25B46747"/>
  <w16cid:commentId w16cid:paraId="2C00B13B" w16cid:durableId="25B61AE4"/>
  <w16cid:commentId w16cid:paraId="456B610E" w16cid:durableId="25B4679E"/>
  <w16cid:commentId w16cid:paraId="54BCD148" w16cid:durableId="25B61AFB"/>
  <w16cid:commentId w16cid:paraId="31782CEE" w16cid:durableId="25B469A1"/>
  <w16cid:commentId w16cid:paraId="484A4806" w16cid:durableId="25B47054"/>
  <w16cid:commentId w16cid:paraId="3E8B8A4B" w16cid:durableId="25B61564"/>
  <w16cid:commentId w16cid:paraId="789036C5" w16cid:durableId="25B469CA"/>
  <w16cid:commentId w16cid:paraId="43179952" w16cid:durableId="25B48CEE"/>
  <w16cid:commentId w16cid:paraId="4F850460" w16cid:durableId="25B46BBF"/>
  <w16cid:commentId w16cid:paraId="023A6CC2" w16cid:durableId="25B6157D"/>
  <w16cid:commentId w16cid:paraId="481047D2" w16cid:durableId="25B6158E"/>
  <w16cid:commentId w16cid:paraId="12BE7EC3" w16cid:durableId="25B46C29"/>
  <w16cid:commentId w16cid:paraId="6390F850" w16cid:durableId="25B6159E"/>
  <w16cid:commentId w16cid:paraId="00684BAE" w16cid:durableId="25B46EB4"/>
  <w16cid:commentId w16cid:paraId="6880F7FC" w16cid:durableId="2602CCA3"/>
  <w16cid:commentId w16cid:paraId="01E2B449" w16cid:durableId="25B46FD4"/>
  <w16cid:commentId w16cid:paraId="524881A6" w16cid:durableId="25B47093"/>
  <w16cid:commentId w16cid:paraId="049AA384" w16cid:durableId="2602CCB5"/>
  <w16cid:commentId w16cid:paraId="2F6B9171" w16cid:durableId="25B615DD"/>
  <w16cid:commentId w16cid:paraId="4DDEA1BD" w16cid:durableId="2602CCDC"/>
  <w16cid:commentId w16cid:paraId="0BB07E8F" w16cid:durableId="2602CD22"/>
  <w16cid:commentId w16cid:paraId="547F0D74" w16cid:durableId="2602CDA6"/>
  <w16cid:commentId w16cid:paraId="1FC03FE8" w16cid:durableId="25B47205"/>
  <w16cid:commentId w16cid:paraId="624AC9C7" w16cid:durableId="2602CDE0"/>
  <w16cid:commentId w16cid:paraId="3255C260" w16cid:durableId="25B615EF"/>
  <w16cid:commentId w16cid:paraId="04ECE55C" w16cid:durableId="2602CE06"/>
  <w16cid:commentId w16cid:paraId="46AB11FF" w16cid:durableId="25B615FF"/>
  <w16cid:commentId w16cid:paraId="306218E0" w16cid:durableId="2602CE37"/>
  <w16cid:commentId w16cid:paraId="5B58A15D" w16cid:durableId="25B47B18"/>
  <w16cid:commentId w16cid:paraId="36F71AD4" w16cid:durableId="25B47B53"/>
  <w16cid:commentId w16cid:paraId="28859AF8" w16cid:durableId="2602CE6D"/>
  <w16cid:commentId w16cid:paraId="57FF6C4B" w16cid:durableId="25B47B7A"/>
  <w16cid:commentId w16cid:paraId="74072166" w16cid:durableId="25B6198C"/>
  <w16cid:commentId w16cid:paraId="4C155CA4" w16cid:durableId="2602CFAE"/>
  <w16cid:commentId w16cid:paraId="504CE0B5" w16cid:durableId="25B4847C"/>
  <w16cid:commentId w16cid:paraId="31D20EEB" w16cid:durableId="25B487AD"/>
  <w16cid:commentId w16cid:paraId="4B388982" w16cid:durableId="2602CFEA"/>
  <w16cid:commentId w16cid:paraId="3F0EF272" w16cid:durableId="2602D173"/>
  <w16cid:commentId w16cid:paraId="45F15FBA" w16cid:durableId="2602D1AC"/>
  <w16cid:commentId w16cid:paraId="24851285" w16cid:durableId="2602D1CD"/>
  <w16cid:commentId w16cid:paraId="50C72EAD" w16cid:durableId="25B61622"/>
  <w16cid:commentId w16cid:paraId="1076B911" w16cid:durableId="2602D211"/>
  <w16cid:commentId w16cid:paraId="7F29A7A3" w16cid:durableId="2602D224"/>
  <w16cid:commentId w16cid:paraId="55ACDD77" w16cid:durableId="2602D1FE"/>
  <w16cid:commentId w16cid:paraId="53C8D511" w16cid:durableId="25B618E6"/>
  <w16cid:commentId w16cid:paraId="2B53ED64" w16cid:durableId="25B61902"/>
  <w16cid:commentId w16cid:paraId="711AC4A4" w16cid:durableId="2602D23C"/>
  <w16cid:commentId w16cid:paraId="14DD7EF8" w16cid:durableId="25B4882E"/>
  <w16cid:commentId w16cid:paraId="16B52A68" w16cid:durableId="2602D257"/>
  <w16cid:commentId w16cid:paraId="5E3C8F95" w16cid:durableId="25B48C59"/>
  <w16cid:commentId w16cid:paraId="0B15932F" w16cid:durableId="25B48863"/>
  <w16cid:commentId w16cid:paraId="663BF09F" w16cid:durableId="25B48898"/>
  <w16cid:commentId w16cid:paraId="656F5DC7" w16cid:durableId="25B48AC2"/>
  <w16cid:commentId w16cid:paraId="59096E44" w16cid:durableId="25B48AF4"/>
  <w16cid:commentId w16cid:paraId="3C23C491" w16cid:durableId="25B48B42"/>
  <w16cid:commentId w16cid:paraId="04BB360D" w16cid:durableId="25B616B3"/>
  <w16cid:commentId w16cid:paraId="1347FEEB" w16cid:durableId="25B48BE3"/>
  <w16cid:commentId w16cid:paraId="74ECC819" w16cid:durableId="25B61691"/>
  <w16cid:commentId w16cid:paraId="4767B4E1" w16cid:durableId="25B48CAA"/>
  <w16cid:commentId w16cid:paraId="1C7152F2" w16cid:durableId="25B616DB"/>
  <w16cid:commentId w16cid:paraId="5EB12629" w16cid:durableId="25B48D10"/>
  <w16cid:commentId w16cid:paraId="08FE7989" w16cid:durableId="25B48D42"/>
  <w16cid:commentId w16cid:paraId="404C634C" w16cid:durableId="25B48DBA"/>
  <w16cid:commentId w16cid:paraId="73D3D6EC" w16cid:durableId="2602D284"/>
  <w16cid:commentId w16cid:paraId="07924C61" w16cid:durableId="25B48E90"/>
  <w16cid:commentId w16cid:paraId="596576CA" w16cid:durableId="25B4916A"/>
  <w16cid:commentId w16cid:paraId="1DCA23AA" w16cid:durableId="2602D298"/>
  <w16cid:commentId w16cid:paraId="6934B2DF" w16cid:durableId="25B48F0D"/>
  <w16cid:commentId w16cid:paraId="1E7BE88B" w16cid:durableId="25B48F1F"/>
  <w16cid:commentId w16cid:paraId="1972C1C6" w16cid:durableId="25B61708"/>
  <w16cid:commentId w16cid:paraId="413D25B9" w16cid:durableId="25B48FA8"/>
  <w16cid:commentId w16cid:paraId="25C3DF89" w16cid:durableId="25B4900F"/>
  <w16cid:commentId w16cid:paraId="2CE9BFA9" w16cid:durableId="25B49064"/>
  <w16cid:commentId w16cid:paraId="28535D48" w16cid:durableId="25B4919E"/>
  <w16cid:commentId w16cid:paraId="42877B66" w16cid:durableId="25B61735"/>
  <w16cid:commentId w16cid:paraId="4AB3F612" w16cid:durableId="25B49248"/>
  <w16cid:commentId w16cid:paraId="3C2BC234" w16cid:durableId="25B49278"/>
  <w16cid:commentId w16cid:paraId="6DD3F7DE" w16cid:durableId="25B61B48"/>
  <w16cid:commentId w16cid:paraId="792E6663" w16cid:durableId="25B492E6"/>
  <w16cid:commentId w16cid:paraId="4625DC06" w16cid:durableId="25B4934A"/>
  <w16cid:commentId w16cid:paraId="2CDE40FE" w16cid:durableId="25B49382"/>
  <w16cid:commentId w16cid:paraId="7AD3B437" w16cid:durableId="25B493CA"/>
  <w16cid:commentId w16cid:paraId="68014A17" w16cid:durableId="25B493F3"/>
  <w16cid:commentId w16cid:paraId="1549214D" w16cid:durableId="25B61792"/>
  <w16cid:commentId w16cid:paraId="27EAFBC6" w16cid:durableId="25B49462"/>
  <w16cid:commentId w16cid:paraId="0B0CAB76" w16cid:durableId="25B49487"/>
  <w16cid:commentId w16cid:paraId="0F91713B" w16cid:durableId="25B61B76"/>
  <w16cid:commentId w16cid:paraId="30648AA3" w16cid:durableId="2602D061"/>
  <w16cid:commentId w16cid:paraId="0DC5FF10" w16cid:durableId="2602D331"/>
  <w16cid:commentId w16cid:paraId="7A77AEE1" w16cid:durableId="25B48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2269F" w14:textId="77777777" w:rsidR="00DB4E95" w:rsidRDefault="00DB4E95" w:rsidP="00912F9C">
      <w:pPr>
        <w:spacing w:after="0" w:line="240" w:lineRule="auto"/>
      </w:pPr>
      <w:r>
        <w:separator/>
      </w:r>
    </w:p>
  </w:endnote>
  <w:endnote w:type="continuationSeparator" w:id="0">
    <w:p w14:paraId="60F5CFC2" w14:textId="77777777" w:rsidR="00DB4E95" w:rsidRDefault="00DB4E95"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A0BB3" w14:textId="77777777" w:rsidR="00DB4E95" w:rsidRDefault="00DB4E95" w:rsidP="00912F9C">
      <w:pPr>
        <w:spacing w:after="0" w:line="240" w:lineRule="auto"/>
      </w:pPr>
      <w:r>
        <w:separator/>
      </w:r>
    </w:p>
  </w:footnote>
  <w:footnote w:type="continuationSeparator" w:id="0">
    <w:p w14:paraId="67AAE27E" w14:textId="77777777" w:rsidR="00DB4E95" w:rsidRDefault="00DB4E95"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817092"/>
    <w:multiLevelType w:val="hybridMultilevel"/>
    <w:tmpl w:val="2CDC4968"/>
    <w:lvl w:ilvl="0" w:tplc="544676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1521822">
    <w:abstractNumId w:val="4"/>
  </w:num>
  <w:num w:numId="2" w16cid:durableId="535853427">
    <w:abstractNumId w:val="0"/>
  </w:num>
  <w:num w:numId="3" w16cid:durableId="1224759816">
    <w:abstractNumId w:val="1"/>
  </w:num>
  <w:num w:numId="4" w16cid:durableId="146164939">
    <w:abstractNumId w:val="7"/>
  </w:num>
  <w:num w:numId="5" w16cid:durableId="2124759403">
    <w:abstractNumId w:val="5"/>
  </w:num>
  <w:num w:numId="6" w16cid:durableId="1684821424">
    <w:abstractNumId w:val="2"/>
  </w:num>
  <w:num w:numId="7" w16cid:durableId="955671046">
    <w:abstractNumId w:val="3"/>
  </w:num>
  <w:num w:numId="8" w16cid:durableId="180165420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oster">
    <w15:presenceInfo w15:providerId="None" w15:userId="Daniel Foster"/>
  </w15:person>
  <w15:person w15:author="j battles">
    <w15:presenceInfo w15:providerId="None" w15:userId="j batt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5093"/>
    <w:rsid w:val="00021D10"/>
    <w:rsid w:val="00022E40"/>
    <w:rsid w:val="00030856"/>
    <w:rsid w:val="00035CCB"/>
    <w:rsid w:val="00036010"/>
    <w:rsid w:val="000624D9"/>
    <w:rsid w:val="0007640A"/>
    <w:rsid w:val="00090276"/>
    <w:rsid w:val="00092713"/>
    <w:rsid w:val="00097CE1"/>
    <w:rsid w:val="00097D16"/>
    <w:rsid w:val="000A0F76"/>
    <w:rsid w:val="000A5484"/>
    <w:rsid w:val="000B07C3"/>
    <w:rsid w:val="000B15A1"/>
    <w:rsid w:val="000B2974"/>
    <w:rsid w:val="000B464D"/>
    <w:rsid w:val="000B4F67"/>
    <w:rsid w:val="000C08B9"/>
    <w:rsid w:val="000D09FA"/>
    <w:rsid w:val="000D3AD8"/>
    <w:rsid w:val="000E59FA"/>
    <w:rsid w:val="00101105"/>
    <w:rsid w:val="00105668"/>
    <w:rsid w:val="001161D9"/>
    <w:rsid w:val="00120798"/>
    <w:rsid w:val="00143E5F"/>
    <w:rsid w:val="001545DE"/>
    <w:rsid w:val="00161CA5"/>
    <w:rsid w:val="00166284"/>
    <w:rsid w:val="001854A2"/>
    <w:rsid w:val="00191A72"/>
    <w:rsid w:val="0019268D"/>
    <w:rsid w:val="001957F1"/>
    <w:rsid w:val="00197ED8"/>
    <w:rsid w:val="001A3E0B"/>
    <w:rsid w:val="001A4E05"/>
    <w:rsid w:val="001C02F2"/>
    <w:rsid w:val="001C27C2"/>
    <w:rsid w:val="001E3443"/>
    <w:rsid w:val="001F3219"/>
    <w:rsid w:val="001F3ED4"/>
    <w:rsid w:val="001F58D0"/>
    <w:rsid w:val="001F6D70"/>
    <w:rsid w:val="0020010E"/>
    <w:rsid w:val="0020245B"/>
    <w:rsid w:val="0021304E"/>
    <w:rsid w:val="00213912"/>
    <w:rsid w:val="0021575D"/>
    <w:rsid w:val="002212B2"/>
    <w:rsid w:val="00222543"/>
    <w:rsid w:val="00226C3F"/>
    <w:rsid w:val="002352A0"/>
    <w:rsid w:val="00237E63"/>
    <w:rsid w:val="002435DE"/>
    <w:rsid w:val="00243B4B"/>
    <w:rsid w:val="002535C7"/>
    <w:rsid w:val="002626E1"/>
    <w:rsid w:val="0026626B"/>
    <w:rsid w:val="002666E7"/>
    <w:rsid w:val="0027112C"/>
    <w:rsid w:val="0027122B"/>
    <w:rsid w:val="00272B03"/>
    <w:rsid w:val="002739B1"/>
    <w:rsid w:val="00276327"/>
    <w:rsid w:val="00277ED1"/>
    <w:rsid w:val="00283D34"/>
    <w:rsid w:val="00293491"/>
    <w:rsid w:val="00296C3D"/>
    <w:rsid w:val="002A29BB"/>
    <w:rsid w:val="002B0C18"/>
    <w:rsid w:val="002B625B"/>
    <w:rsid w:val="002B6328"/>
    <w:rsid w:val="002C19B3"/>
    <w:rsid w:val="002C7D13"/>
    <w:rsid w:val="002D072E"/>
    <w:rsid w:val="002D364A"/>
    <w:rsid w:val="00304447"/>
    <w:rsid w:val="0030686A"/>
    <w:rsid w:val="00307D27"/>
    <w:rsid w:val="00307FC1"/>
    <w:rsid w:val="003103FA"/>
    <w:rsid w:val="00311911"/>
    <w:rsid w:val="00323628"/>
    <w:rsid w:val="00323FA0"/>
    <w:rsid w:val="00342BA1"/>
    <w:rsid w:val="0035131C"/>
    <w:rsid w:val="00361DD5"/>
    <w:rsid w:val="00362541"/>
    <w:rsid w:val="0036501F"/>
    <w:rsid w:val="00366F92"/>
    <w:rsid w:val="00371AC7"/>
    <w:rsid w:val="0038352F"/>
    <w:rsid w:val="003B1739"/>
    <w:rsid w:val="003B72CD"/>
    <w:rsid w:val="003C1D45"/>
    <w:rsid w:val="003C2EB4"/>
    <w:rsid w:val="003D564A"/>
    <w:rsid w:val="003E04A3"/>
    <w:rsid w:val="003E0B60"/>
    <w:rsid w:val="003E5D44"/>
    <w:rsid w:val="003F0D40"/>
    <w:rsid w:val="00400795"/>
    <w:rsid w:val="00403C76"/>
    <w:rsid w:val="00407119"/>
    <w:rsid w:val="00420927"/>
    <w:rsid w:val="00422EF5"/>
    <w:rsid w:val="00430D45"/>
    <w:rsid w:val="00433AEF"/>
    <w:rsid w:val="004438A3"/>
    <w:rsid w:val="00445077"/>
    <w:rsid w:val="0046219E"/>
    <w:rsid w:val="00462B96"/>
    <w:rsid w:val="004639A9"/>
    <w:rsid w:val="0047208D"/>
    <w:rsid w:val="004776E6"/>
    <w:rsid w:val="00481D04"/>
    <w:rsid w:val="00483267"/>
    <w:rsid w:val="00485321"/>
    <w:rsid w:val="00486861"/>
    <w:rsid w:val="004900A0"/>
    <w:rsid w:val="0049671D"/>
    <w:rsid w:val="004A6BFC"/>
    <w:rsid w:val="004A7549"/>
    <w:rsid w:val="004C0B8F"/>
    <w:rsid w:val="004C5044"/>
    <w:rsid w:val="004D47AC"/>
    <w:rsid w:val="004E6FBC"/>
    <w:rsid w:val="004F3A49"/>
    <w:rsid w:val="00504371"/>
    <w:rsid w:val="00512388"/>
    <w:rsid w:val="0052071A"/>
    <w:rsid w:val="00522FF0"/>
    <w:rsid w:val="0052326E"/>
    <w:rsid w:val="00533EAF"/>
    <w:rsid w:val="005400AE"/>
    <w:rsid w:val="00542DB6"/>
    <w:rsid w:val="00561760"/>
    <w:rsid w:val="00565CA7"/>
    <w:rsid w:val="00566DC3"/>
    <w:rsid w:val="00573E2C"/>
    <w:rsid w:val="00584886"/>
    <w:rsid w:val="0058771A"/>
    <w:rsid w:val="00592F89"/>
    <w:rsid w:val="005A03F5"/>
    <w:rsid w:val="005A4789"/>
    <w:rsid w:val="005B06F2"/>
    <w:rsid w:val="005B4308"/>
    <w:rsid w:val="005C0FDC"/>
    <w:rsid w:val="005C39DA"/>
    <w:rsid w:val="005C7999"/>
    <w:rsid w:val="005D154F"/>
    <w:rsid w:val="005D180E"/>
    <w:rsid w:val="005E7ECB"/>
    <w:rsid w:val="005F02B2"/>
    <w:rsid w:val="005F4623"/>
    <w:rsid w:val="00613A4B"/>
    <w:rsid w:val="006144D6"/>
    <w:rsid w:val="006152D3"/>
    <w:rsid w:val="00620936"/>
    <w:rsid w:val="006271C9"/>
    <w:rsid w:val="00677CDB"/>
    <w:rsid w:val="006807F0"/>
    <w:rsid w:val="006838F2"/>
    <w:rsid w:val="006B6761"/>
    <w:rsid w:val="006B7651"/>
    <w:rsid w:val="006D25A7"/>
    <w:rsid w:val="006E0CA4"/>
    <w:rsid w:val="006E2387"/>
    <w:rsid w:val="006E2D9F"/>
    <w:rsid w:val="006E6E45"/>
    <w:rsid w:val="006F5E9A"/>
    <w:rsid w:val="007108F6"/>
    <w:rsid w:val="00714833"/>
    <w:rsid w:val="0071532B"/>
    <w:rsid w:val="00715CFB"/>
    <w:rsid w:val="00717725"/>
    <w:rsid w:val="00725975"/>
    <w:rsid w:val="007411CB"/>
    <w:rsid w:val="00750468"/>
    <w:rsid w:val="00752208"/>
    <w:rsid w:val="00771B14"/>
    <w:rsid w:val="007847A0"/>
    <w:rsid w:val="00785480"/>
    <w:rsid w:val="00790CD7"/>
    <w:rsid w:val="007934A7"/>
    <w:rsid w:val="00796EDF"/>
    <w:rsid w:val="007A371B"/>
    <w:rsid w:val="007B3DC9"/>
    <w:rsid w:val="007B4248"/>
    <w:rsid w:val="007B6647"/>
    <w:rsid w:val="007E3804"/>
    <w:rsid w:val="0080786A"/>
    <w:rsid w:val="00807967"/>
    <w:rsid w:val="00817E66"/>
    <w:rsid w:val="0082493A"/>
    <w:rsid w:val="00826123"/>
    <w:rsid w:val="00832565"/>
    <w:rsid w:val="00832E90"/>
    <w:rsid w:val="008360A1"/>
    <w:rsid w:val="00837AAE"/>
    <w:rsid w:val="008400A4"/>
    <w:rsid w:val="0084014F"/>
    <w:rsid w:val="0084135D"/>
    <w:rsid w:val="008415CA"/>
    <w:rsid w:val="00844EFD"/>
    <w:rsid w:val="008469C9"/>
    <w:rsid w:val="008569B1"/>
    <w:rsid w:val="00857722"/>
    <w:rsid w:val="00857BF9"/>
    <w:rsid w:val="00860357"/>
    <w:rsid w:val="008611C1"/>
    <w:rsid w:val="00870621"/>
    <w:rsid w:val="00872B19"/>
    <w:rsid w:val="00873E42"/>
    <w:rsid w:val="00874307"/>
    <w:rsid w:val="00880C94"/>
    <w:rsid w:val="008A1354"/>
    <w:rsid w:val="008A2F91"/>
    <w:rsid w:val="008A7245"/>
    <w:rsid w:val="008A7C78"/>
    <w:rsid w:val="008C4383"/>
    <w:rsid w:val="008D1390"/>
    <w:rsid w:val="008E09B2"/>
    <w:rsid w:val="008E6E2C"/>
    <w:rsid w:val="008F0ED0"/>
    <w:rsid w:val="008F25B6"/>
    <w:rsid w:val="008F5DAE"/>
    <w:rsid w:val="00907D59"/>
    <w:rsid w:val="00910F38"/>
    <w:rsid w:val="00912F9C"/>
    <w:rsid w:val="009166BF"/>
    <w:rsid w:val="00935912"/>
    <w:rsid w:val="009509EA"/>
    <w:rsid w:val="009525DA"/>
    <w:rsid w:val="00954945"/>
    <w:rsid w:val="009567E4"/>
    <w:rsid w:val="009639E6"/>
    <w:rsid w:val="0097720B"/>
    <w:rsid w:val="00980556"/>
    <w:rsid w:val="009824D0"/>
    <w:rsid w:val="00991CC2"/>
    <w:rsid w:val="009A1DFC"/>
    <w:rsid w:val="009A3AF4"/>
    <w:rsid w:val="009B0C1C"/>
    <w:rsid w:val="009B22BB"/>
    <w:rsid w:val="009B3615"/>
    <w:rsid w:val="009B4725"/>
    <w:rsid w:val="009E14F1"/>
    <w:rsid w:val="009E3517"/>
    <w:rsid w:val="009E4689"/>
    <w:rsid w:val="009E6363"/>
    <w:rsid w:val="009F381B"/>
    <w:rsid w:val="009F5DED"/>
    <w:rsid w:val="009F616C"/>
    <w:rsid w:val="009F6E8A"/>
    <w:rsid w:val="00A06CE3"/>
    <w:rsid w:val="00A128BA"/>
    <w:rsid w:val="00A22F02"/>
    <w:rsid w:val="00A354E8"/>
    <w:rsid w:val="00A41A84"/>
    <w:rsid w:val="00A47588"/>
    <w:rsid w:val="00A708CE"/>
    <w:rsid w:val="00A9076E"/>
    <w:rsid w:val="00A95BB0"/>
    <w:rsid w:val="00AB1821"/>
    <w:rsid w:val="00AC4853"/>
    <w:rsid w:val="00AC69CD"/>
    <w:rsid w:val="00AD7299"/>
    <w:rsid w:val="00AE693D"/>
    <w:rsid w:val="00B01E28"/>
    <w:rsid w:val="00B05195"/>
    <w:rsid w:val="00B064C4"/>
    <w:rsid w:val="00B13331"/>
    <w:rsid w:val="00B21325"/>
    <w:rsid w:val="00B23450"/>
    <w:rsid w:val="00B41811"/>
    <w:rsid w:val="00B50353"/>
    <w:rsid w:val="00B57920"/>
    <w:rsid w:val="00B65A24"/>
    <w:rsid w:val="00B7042D"/>
    <w:rsid w:val="00B72A60"/>
    <w:rsid w:val="00B76637"/>
    <w:rsid w:val="00B82FD6"/>
    <w:rsid w:val="00B91F66"/>
    <w:rsid w:val="00B95CE0"/>
    <w:rsid w:val="00B95D6C"/>
    <w:rsid w:val="00BA2B3B"/>
    <w:rsid w:val="00BA5AB2"/>
    <w:rsid w:val="00BC1636"/>
    <w:rsid w:val="00BC4DD2"/>
    <w:rsid w:val="00BC7D86"/>
    <w:rsid w:val="00BD0EC9"/>
    <w:rsid w:val="00BD4BA9"/>
    <w:rsid w:val="00BE0F16"/>
    <w:rsid w:val="00BF1ABD"/>
    <w:rsid w:val="00BF1B42"/>
    <w:rsid w:val="00C07C6D"/>
    <w:rsid w:val="00C125F1"/>
    <w:rsid w:val="00C15C9A"/>
    <w:rsid w:val="00C1655F"/>
    <w:rsid w:val="00C243DB"/>
    <w:rsid w:val="00C34525"/>
    <w:rsid w:val="00C3625A"/>
    <w:rsid w:val="00C45A1A"/>
    <w:rsid w:val="00C52916"/>
    <w:rsid w:val="00C56685"/>
    <w:rsid w:val="00C63FF8"/>
    <w:rsid w:val="00C76CEE"/>
    <w:rsid w:val="00C942ED"/>
    <w:rsid w:val="00C94BCF"/>
    <w:rsid w:val="00CB0832"/>
    <w:rsid w:val="00CB550D"/>
    <w:rsid w:val="00CE6534"/>
    <w:rsid w:val="00CF75E9"/>
    <w:rsid w:val="00D23103"/>
    <w:rsid w:val="00D312C0"/>
    <w:rsid w:val="00D45C6F"/>
    <w:rsid w:val="00D54D68"/>
    <w:rsid w:val="00D60BA1"/>
    <w:rsid w:val="00D617E7"/>
    <w:rsid w:val="00D67D58"/>
    <w:rsid w:val="00D70E5C"/>
    <w:rsid w:val="00D71062"/>
    <w:rsid w:val="00D80EA7"/>
    <w:rsid w:val="00D8211E"/>
    <w:rsid w:val="00D93CCF"/>
    <w:rsid w:val="00D95337"/>
    <w:rsid w:val="00D96875"/>
    <w:rsid w:val="00DA141A"/>
    <w:rsid w:val="00DA5840"/>
    <w:rsid w:val="00DB0132"/>
    <w:rsid w:val="00DB4861"/>
    <w:rsid w:val="00DB4E95"/>
    <w:rsid w:val="00DC36D7"/>
    <w:rsid w:val="00DC37FC"/>
    <w:rsid w:val="00DE4D0E"/>
    <w:rsid w:val="00DF0297"/>
    <w:rsid w:val="00E005FB"/>
    <w:rsid w:val="00E01957"/>
    <w:rsid w:val="00E07EF6"/>
    <w:rsid w:val="00E14B2D"/>
    <w:rsid w:val="00E16782"/>
    <w:rsid w:val="00E167D6"/>
    <w:rsid w:val="00E32098"/>
    <w:rsid w:val="00E358D9"/>
    <w:rsid w:val="00E52428"/>
    <w:rsid w:val="00E638E5"/>
    <w:rsid w:val="00E813D6"/>
    <w:rsid w:val="00E9049A"/>
    <w:rsid w:val="00EA2ACC"/>
    <w:rsid w:val="00EB1B4C"/>
    <w:rsid w:val="00EB4A84"/>
    <w:rsid w:val="00EB5290"/>
    <w:rsid w:val="00EE5D6E"/>
    <w:rsid w:val="00EF6399"/>
    <w:rsid w:val="00F23E3D"/>
    <w:rsid w:val="00F25243"/>
    <w:rsid w:val="00F30BF0"/>
    <w:rsid w:val="00F30DE4"/>
    <w:rsid w:val="00F35683"/>
    <w:rsid w:val="00F40C3D"/>
    <w:rsid w:val="00F479B6"/>
    <w:rsid w:val="00F47B1D"/>
    <w:rsid w:val="00F50DFD"/>
    <w:rsid w:val="00F72294"/>
    <w:rsid w:val="00F73E88"/>
    <w:rsid w:val="00FB1E1F"/>
    <w:rsid w:val="00FC5A10"/>
    <w:rsid w:val="00FD714B"/>
    <w:rsid w:val="00FE1095"/>
    <w:rsid w:val="00FF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 w:type="paragraph" w:styleId="Revision">
    <w:name w:val="Revision"/>
    <w:hidden/>
    <w:uiPriority w:val="99"/>
    <w:semiHidden/>
    <w:rsid w:val="00A95BB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45</Pages>
  <Words>67035</Words>
  <Characters>382100</Characters>
  <Application>Microsoft Office Word</Application>
  <DocSecurity>0</DocSecurity>
  <Lines>3184</Lines>
  <Paragraphs>896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9</cp:revision>
  <dcterms:created xsi:type="dcterms:W3CDTF">2022-02-15T20:15:00Z</dcterms:created>
  <dcterms:modified xsi:type="dcterms:W3CDTF">2022-04-15T00:12:00Z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