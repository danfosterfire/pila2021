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bottom w:val="single" w:sz="8" w:space="0" w:color="auto"/>
        </w:tblBorders>
        <w:tblLook w:val="0600" w:firstRow="0" w:lastRow="0" w:firstColumn="0" w:lastColumn="0" w:noHBand="1" w:noVBand="1"/>
        <w:tblCaption w:val="Page-top banner for report front cover page"/>
        <w:tblDescription w:val="Page-top banner for report front cover page"/>
      </w:tblPr>
      <w:tblGrid>
        <w:gridCol w:w="4076"/>
        <w:gridCol w:w="5284"/>
      </w:tblGrid>
      <w:tr w:rsidR="002D7EC2" w:rsidRPr="00BF1BE2" w14:paraId="1409F307" w14:textId="77777777" w:rsidTr="003E49DC">
        <w:tc>
          <w:tcPr>
            <w:tcW w:w="10080" w:type="dxa"/>
            <w:gridSpan w:val="2"/>
            <w:shd w:val="clear" w:color="auto" w:fill="000000"/>
            <w:noWrap/>
            <w:tcMar>
              <w:left w:w="0" w:type="dxa"/>
              <w:right w:w="0" w:type="dxa"/>
            </w:tcMar>
          </w:tcPr>
          <w:p w14:paraId="3FF423B0" w14:textId="77777777" w:rsidR="002D7EC2" w:rsidRPr="00522907" w:rsidRDefault="002D7EC2" w:rsidP="008E2262">
            <w:pPr>
              <w:pStyle w:val="nrpsBannertop"/>
            </w:pPr>
          </w:p>
        </w:tc>
      </w:tr>
      <w:tr w:rsidR="002D7EC2" w:rsidRPr="007B141A" w14:paraId="619FD86D" w14:textId="77777777" w:rsidTr="003E49DC">
        <w:tc>
          <w:tcPr>
            <w:tcW w:w="5262" w:type="dxa"/>
            <w:tcMar>
              <w:left w:w="0" w:type="dxa"/>
              <w:right w:w="0" w:type="dxa"/>
            </w:tcMar>
          </w:tcPr>
          <w:p w14:paraId="5CBD1015" w14:textId="77777777" w:rsidR="002D7EC2" w:rsidRPr="005E1BEA" w:rsidRDefault="002D7EC2" w:rsidP="008E2262">
            <w:pPr>
              <w:pStyle w:val="nrpsBannerline1"/>
            </w:pPr>
            <w:r w:rsidRPr="005E1BEA">
              <w:t>National Park Service</w:t>
            </w:r>
          </w:p>
          <w:p w14:paraId="5C1EECD7" w14:textId="77777777" w:rsidR="002D7EC2" w:rsidRPr="005E1BEA" w:rsidRDefault="002D7EC2" w:rsidP="008E2262">
            <w:pPr>
              <w:pStyle w:val="nrpsBannerline2"/>
            </w:pPr>
            <w:r w:rsidRPr="005E1BEA">
              <w:t>U.S. Department of th</w:t>
            </w:r>
            <w:r>
              <w:t>e</w:t>
            </w:r>
            <w:r w:rsidRPr="005E1BEA">
              <w:t xml:space="preserve"> Interior</w:t>
            </w:r>
          </w:p>
          <w:p w14:paraId="2970CD92" w14:textId="77777777" w:rsidR="002D7EC2" w:rsidRPr="007A365A" w:rsidRDefault="002D7EC2" w:rsidP="008E2262">
            <w:pPr>
              <w:pStyle w:val="nrpsBannerline3"/>
              <w:spacing w:before="480"/>
            </w:pPr>
            <w:r w:rsidRPr="007A365A">
              <w:t>Natural Resource Ste</w:t>
            </w:r>
            <w:r w:rsidRPr="00093AC8">
              <w:rPr>
                <w:szCs w:val="16"/>
              </w:rPr>
              <w:t>wardship and Science</w:t>
            </w:r>
            <w:bookmarkStart w:id="0" w:name="FrontCover"/>
            <w:bookmarkEnd w:id="0"/>
          </w:p>
        </w:tc>
        <w:tc>
          <w:tcPr>
            <w:tcW w:w="4818" w:type="dxa"/>
            <w:tcMar>
              <w:left w:w="0" w:type="dxa"/>
              <w:right w:w="0" w:type="dxa"/>
            </w:tcMar>
          </w:tcPr>
          <w:p w14:paraId="678B2F3B" w14:textId="501EA4D6" w:rsidR="002D7EC2" w:rsidRPr="00BF1BE2" w:rsidRDefault="00955089" w:rsidP="00955089">
            <w:pPr>
              <w:pStyle w:val="nrpsLogo"/>
              <w:tabs>
                <w:tab w:val="left" w:pos="3273"/>
                <w:tab w:val="right" w:pos="4681"/>
              </w:tabs>
              <w:jc w:val="left"/>
            </w:pPr>
            <w:r>
              <w:tab/>
            </w:r>
            <w:r>
              <w:tab/>
            </w:r>
            <w:r w:rsidR="00493CF6" w:rsidRPr="00493CF6">
              <w:rPr>
                <w:noProof/>
              </w:rPr>
              <w:drawing>
                <wp:inline distT="0" distB="0" distL="0" distR="0" wp14:anchorId="69D87F87" wp14:editId="0E3130B1">
                  <wp:extent cx="516540" cy="667512"/>
                  <wp:effectExtent l="0" t="0" r="0" b="0"/>
                  <wp:docPr id="5" name="Picture 5" descr="National Park Service Logo" title="National Park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540" cy="667512"/>
                          </a:xfrm>
                          <a:prstGeom prst="rect">
                            <a:avLst/>
                          </a:prstGeom>
                          <a:noFill/>
                          <a:ln>
                            <a:noFill/>
                          </a:ln>
                        </pic:spPr>
                      </pic:pic>
                    </a:graphicData>
                  </a:graphic>
                </wp:inline>
              </w:drawing>
            </w:r>
          </w:p>
        </w:tc>
      </w:tr>
    </w:tbl>
    <w:p w14:paraId="2B379BA9" w14:textId="3754F1BC" w:rsidR="00FF0276" w:rsidRPr="00FE3BDB" w:rsidRDefault="00EB61D5" w:rsidP="00EB61D5">
      <w:pPr>
        <w:pStyle w:val="nrpsTitle"/>
        <w:tabs>
          <w:tab w:val="left" w:pos="-2340"/>
        </w:tabs>
        <w:ind w:right="720"/>
        <w:rPr>
          <w:color w:val="800000"/>
        </w:rPr>
      </w:pPr>
      <w:r w:rsidRPr="00EB61D5">
        <w:t>Assessment of the current condition and future vulnerability of sugar pine (</w:t>
      </w:r>
      <w:r w:rsidRPr="00EB61D5">
        <w:rPr>
          <w:i/>
        </w:rPr>
        <w:t>Pinus lambertiana</w:t>
      </w:r>
      <w:r w:rsidRPr="00EB61D5">
        <w:t>) in the Sierra Nevada: Evaluating the drivers of change in a declining species.</w:t>
      </w:r>
    </w:p>
    <w:p w14:paraId="151AD464" w14:textId="3558BC47" w:rsidR="00100CE7" w:rsidRPr="0095234E" w:rsidRDefault="007C4F9D" w:rsidP="00FF0276">
      <w:pPr>
        <w:pStyle w:val="nrpsSeriesnamenumber"/>
        <w:rPr>
          <w:color w:val="E36C0A" w:themeColor="accent6" w:themeShade="BF"/>
        </w:rPr>
      </w:pPr>
      <w:r w:rsidRPr="007C4F9D">
        <w:t>Natural Resource Report NPS/XXXX/NRR—20</w:t>
      </w:r>
      <w:r w:rsidR="00955089">
        <w:t>2</w:t>
      </w:r>
      <w:r w:rsidRPr="007C4F9D">
        <w:t>X/XXX</w:t>
      </w:r>
      <w:r>
        <w:t>X</w:t>
      </w:r>
      <w:r w:rsidRPr="002B2ADC">
        <w:t xml:space="preserve"> </w:t>
      </w:r>
    </w:p>
    <w:p w14:paraId="1BF9C0D2" w14:textId="40048808" w:rsidR="00F90061" w:rsidRDefault="00C60B4C" w:rsidP="00F90061">
      <w:pPr>
        <w:pStyle w:val="nrpsNormalsingleline"/>
      </w:pPr>
      <w:r>
        <w:t>John J. Battles</w:t>
      </w:r>
      <w:r w:rsidR="004423C5" w:rsidRPr="009F4D97">
        <w:rPr>
          <w:vertAlign w:val="superscript"/>
        </w:rPr>
        <w:t>1</w:t>
      </w:r>
      <w:r w:rsidR="004423C5">
        <w:t xml:space="preserve"> </w:t>
      </w:r>
      <w:r>
        <w:t>and Daniel Foster</w:t>
      </w:r>
      <w:r>
        <w:rPr>
          <w:vertAlign w:val="superscript"/>
        </w:rPr>
        <w:t>1</w:t>
      </w:r>
      <w:r w:rsidR="00A76A19">
        <w:t xml:space="preserve"> </w:t>
      </w:r>
    </w:p>
    <w:p w14:paraId="18B7D86C" w14:textId="77777777" w:rsidR="00C60B4C" w:rsidRDefault="00C60B4C" w:rsidP="00F90061">
      <w:pPr>
        <w:pStyle w:val="nrpsNormalsingleline"/>
      </w:pPr>
    </w:p>
    <w:p w14:paraId="5767077D" w14:textId="41BB447D" w:rsidR="00751759" w:rsidRDefault="00FB175C" w:rsidP="00F90061">
      <w:pPr>
        <w:pStyle w:val="nrpsNormalsingleline"/>
        <w:rPr>
          <w:bCs/>
        </w:rPr>
      </w:pPr>
      <w:r w:rsidRPr="00FB175C">
        <w:rPr>
          <w:vertAlign w:val="superscript"/>
        </w:rPr>
        <w:t>1</w:t>
      </w:r>
      <w:r w:rsidR="00C60B4C">
        <w:t>University of California Berkeley</w:t>
      </w:r>
      <w:r w:rsidR="001F203A">
        <w:br/>
      </w:r>
      <w:r w:rsidR="00C60B4C">
        <w:rPr>
          <w:bCs/>
        </w:rPr>
        <w:t>Department of Environmental Science, Policy, and Management</w:t>
      </w:r>
      <w:r w:rsidR="001F203A">
        <w:br/>
      </w:r>
      <w:r w:rsidR="00C60B4C">
        <w:rPr>
          <w:bCs/>
        </w:rPr>
        <w:t>130 Mulford Hall #3114</w:t>
      </w:r>
      <w:r w:rsidR="001F203A">
        <w:br/>
      </w:r>
      <w:r w:rsidR="00C60B4C">
        <w:rPr>
          <w:bCs/>
        </w:rPr>
        <w:t>Berkeley, CA, 94720</w:t>
      </w:r>
    </w:p>
    <w:p w14:paraId="684E4B86" w14:textId="77777777" w:rsidR="00C73870" w:rsidRDefault="00C73870" w:rsidP="00C73870">
      <w:pPr>
        <w:pStyle w:val="nrpsInstructions"/>
        <w:jc w:val="center"/>
      </w:pPr>
    </w:p>
    <w:p w14:paraId="5533A271" w14:textId="428A340E" w:rsidR="00F90061" w:rsidRPr="0015484C" w:rsidRDefault="006E7606" w:rsidP="00D51EB5">
      <w:pPr>
        <w:pStyle w:val="nrpsNormalsingleline"/>
        <w:sectPr w:rsidR="00F90061" w:rsidRPr="0015484C" w:rsidSect="009873E0">
          <w:footerReference w:type="default" r:id="rId9"/>
          <w:pgSz w:w="12240" w:h="15840" w:code="1"/>
          <w:pgMar w:top="1440" w:right="1440" w:bottom="1440" w:left="1440" w:header="720" w:footer="720" w:gutter="0"/>
          <w:pgNumType w:fmt="lowerRoman" w:start="1"/>
          <w:cols w:space="432"/>
          <w:titlePg/>
        </w:sectPr>
      </w:pPr>
      <w:r>
        <w:rPr>
          <w:noProof/>
          <w:color w:val="E36C0A" w:themeColor="accent6" w:themeShade="BF"/>
        </w:rPr>
        <mc:AlternateContent>
          <mc:Choice Requires="wps">
            <w:drawing>
              <wp:anchor distT="0" distB="0" distL="114300" distR="114300" simplePos="0" relativeHeight="251649536" behindDoc="0" locked="0" layoutInCell="1" allowOverlap="1" wp14:anchorId="5D8C1BA4" wp14:editId="1E420396">
                <wp:simplePos x="0" y="0"/>
                <wp:positionH relativeFrom="margin">
                  <wp:align>left</wp:align>
                </wp:positionH>
                <wp:positionV relativeFrom="margin">
                  <wp:align>bottom</wp:align>
                </wp:positionV>
                <wp:extent cx="3200400" cy="1280160"/>
                <wp:effectExtent l="0" t="0" r="0" b="0"/>
                <wp:wrapNone/>
                <wp:docPr id="1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280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969C5" w14:textId="643B217F" w:rsidR="00ED31EF" w:rsidRDefault="00C60B4C" w:rsidP="00F90061">
                            <w:pPr>
                              <w:pStyle w:val="nrpsNormalsingleline"/>
                            </w:pPr>
                            <w:r>
                              <w:t>February 2024</w:t>
                            </w:r>
                          </w:p>
                          <w:p w14:paraId="6B2B659C" w14:textId="77777777" w:rsidR="00ED31EF" w:rsidRPr="00BF1BE2" w:rsidRDefault="00ED31EF" w:rsidP="00F90061">
                            <w:pPr>
                              <w:pStyle w:val="nrpsNormalsingleline"/>
                            </w:pPr>
                          </w:p>
                          <w:p w14:paraId="7AE5F09A" w14:textId="77777777" w:rsidR="00ED31EF" w:rsidRDefault="00ED31EF" w:rsidP="00F90061">
                            <w:pPr>
                              <w:pStyle w:val="nrpsNormalsingleline"/>
                            </w:pPr>
                            <w:r w:rsidRPr="004443B7">
                              <w:t>U.S.</w:t>
                            </w:r>
                            <w:r>
                              <w:t xml:space="preserve"> Department of the Interior</w:t>
                            </w:r>
                            <w:r>
                              <w:br/>
                              <w:t>National Park Service</w:t>
                            </w:r>
                            <w:r>
                              <w:br/>
                            </w:r>
                            <w:r w:rsidRPr="004443B7">
                              <w:t xml:space="preserve">Natural Resource </w:t>
                            </w:r>
                            <w:r>
                              <w:t xml:space="preserve">Stewardship and Science </w:t>
                            </w:r>
                          </w:p>
                          <w:p w14:paraId="624C498A" w14:textId="77777777" w:rsidR="00ED31EF" w:rsidRDefault="00ED31EF" w:rsidP="00F90061">
                            <w:pPr>
                              <w:pStyle w:val="nrpsNormalsingleline"/>
                            </w:pPr>
                            <w:r w:rsidRPr="004443B7">
                              <w:t>Fort Collins, Colorado</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5D8C1BA4" id="_x0000_t202" coordsize="21600,21600" o:spt="202" path="m,l,21600r21600,l21600,xe">
                <v:stroke joinstyle="miter"/>
                <v:path gradientshapeok="t" o:connecttype="rect"/>
              </v:shapetype>
              <v:shape id="Text Box 34" o:spid="_x0000_s1026" type="#_x0000_t202" style="position:absolute;margin-left:0;margin-top:0;width:252pt;height:100.8pt;z-index:251649536;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" stroked="f">
                <v:textbox inset="0,0,0,0">
                  <w:txbxContent>
                    <w:p w14:paraId="130969C5" w14:textId="643B217F" w:rsidR="00ED31EF" w:rsidRDefault="00C60B4C" w:rsidP="00F90061">
                      <w:pPr>
                        <w:pStyle w:val="nrpsNormalsingleline"/>
                      </w:pPr>
                      <w:r>
                        <w:t>February 2024</w:t>
                      </w:r>
                    </w:p>
                    <w:p w14:paraId="6B2B659C" w14:textId="77777777" w:rsidR="00ED31EF" w:rsidRPr="00BF1BE2" w:rsidRDefault="00ED31EF" w:rsidP="00F90061">
                      <w:pPr>
                        <w:pStyle w:val="nrpsNormalsingleline"/>
                      </w:pPr>
                    </w:p>
                    <w:p w14:paraId="7AE5F09A" w14:textId="77777777" w:rsidR="00ED31EF" w:rsidRDefault="00ED31EF" w:rsidP="00F90061">
                      <w:pPr>
                        <w:pStyle w:val="nrpsNormalsingleline"/>
                      </w:pPr>
                      <w:r w:rsidRPr="004443B7">
                        <w:t>U.S.</w:t>
                      </w:r>
                      <w:r>
                        <w:t xml:space="preserve"> Department of the Interior</w:t>
                      </w:r>
                      <w:r>
                        <w:br/>
                        <w:t>National Park Service</w:t>
                      </w:r>
                      <w:r>
                        <w:br/>
                      </w:r>
                      <w:r w:rsidRPr="004443B7">
                        <w:t xml:space="preserve">Natural Resource </w:t>
                      </w:r>
                      <w:r>
                        <w:t xml:space="preserve">Stewardship and Science </w:t>
                      </w:r>
                    </w:p>
                    <w:p w14:paraId="624C498A" w14:textId="77777777" w:rsidR="00ED31EF" w:rsidRDefault="00ED31EF" w:rsidP="00F90061">
                      <w:pPr>
                        <w:pStyle w:val="nrpsNormalsingleline"/>
                      </w:pPr>
                      <w:r w:rsidRPr="004443B7">
                        <w:t>Fort Collins, Colorado</w:t>
                      </w:r>
                    </w:p>
                  </w:txbxContent>
                </v:textbox>
                <w10:wrap anchorx="margin" anchory="margin"/>
              </v:shape>
            </w:pict>
          </mc:Fallback>
        </mc:AlternateContent>
      </w:r>
    </w:p>
    <w:p w14:paraId="74B789C0" w14:textId="71516EB5" w:rsidR="00152153" w:rsidRPr="00C86775" w:rsidRDefault="00152153" w:rsidP="00152153">
      <w:pPr>
        <w:pStyle w:val="nrpsInstructions"/>
        <w:jc w:val="center"/>
        <w:rPr>
          <w:b/>
        </w:rPr>
      </w:pPr>
      <w:bookmarkStart w:id="1" w:name="Pageii"/>
      <w:bookmarkStart w:id="2" w:name="_Toc129915452"/>
      <w:bookmarkStart w:id="3" w:name="_Toc129915749"/>
      <w:bookmarkStart w:id="4" w:name="_Toc129916308"/>
      <w:bookmarkStart w:id="5" w:name="_Toc130637520"/>
      <w:bookmarkStart w:id="6" w:name="_Toc132529785"/>
      <w:bookmarkEnd w:id="1"/>
    </w:p>
    <w:p w14:paraId="715D55AD" w14:textId="5C111521" w:rsidR="006D2146" w:rsidRPr="007D303C" w:rsidRDefault="006D2146" w:rsidP="006D2146">
      <w:pPr>
        <w:pStyle w:val="nrpsContents"/>
        <w:rPr>
          <w:color w:val="800000"/>
        </w:rPr>
      </w:pPr>
      <w:bookmarkStart w:id="7" w:name="Contents"/>
      <w:bookmarkStart w:id="8" w:name="_Toc444091921"/>
      <w:bookmarkStart w:id="9" w:name="_Toc444181216"/>
      <w:bookmarkStart w:id="10" w:name="_Toc450576075"/>
      <w:bookmarkStart w:id="11" w:name="_Toc450576139"/>
      <w:bookmarkStart w:id="12" w:name="_Toc450645304"/>
      <w:bookmarkStart w:id="13" w:name="_Toc217722634"/>
      <w:bookmarkStart w:id="14" w:name="_Toc218320075"/>
      <w:bookmarkStart w:id="15" w:name="_Toc130637523"/>
      <w:bookmarkEnd w:id="2"/>
      <w:bookmarkEnd w:id="3"/>
      <w:bookmarkEnd w:id="4"/>
      <w:bookmarkEnd w:id="5"/>
      <w:bookmarkEnd w:id="6"/>
      <w:bookmarkEnd w:id="7"/>
      <w:r w:rsidRPr="00100743">
        <w:t xml:space="preserve">Contents </w:t>
      </w:r>
      <w:bookmarkEnd w:id="8"/>
      <w:bookmarkEnd w:id="9"/>
      <w:bookmarkEnd w:id="10"/>
      <w:bookmarkEnd w:id="11"/>
      <w:bookmarkEnd w:id="12"/>
    </w:p>
    <w:p w14:paraId="24ACC4C3" w14:textId="77777777" w:rsidR="006D2146" w:rsidRDefault="006D2146" w:rsidP="006D2146">
      <w:pPr>
        <w:pStyle w:val="PageRight"/>
      </w:pPr>
      <w:r>
        <w:t>Page</w:t>
      </w:r>
    </w:p>
    <w:p w14:paraId="202D255D" w14:textId="71BC3FB7" w:rsidR="006D2146" w:rsidRDefault="006D2146">
      <w:pPr>
        <w:pStyle w:val="TOC1"/>
        <w:tabs>
          <w:tab w:val="right" w:leader="dot" w:pos="9350"/>
        </w:tabs>
        <w:rPr>
          <w:rFonts w:asciiTheme="minorHAnsi" w:eastAsiaTheme="minorEastAsia" w:hAnsiTheme="minorHAnsi" w:cstheme="minorBidi"/>
          <w:color w:val="auto"/>
          <w:sz w:val="22"/>
          <w:szCs w:val="22"/>
        </w:rPr>
      </w:pPr>
      <w:r>
        <w:fldChar w:fldCharType="begin"/>
      </w:r>
      <w:r>
        <w:instrText xml:space="preserve"> TOC \h \z \t "nrps Heading 1,1,nrps Heading 3,3,nrps Heading 2,2" </w:instrText>
      </w:r>
      <w:r>
        <w:fldChar w:fldCharType="separate"/>
      </w:r>
      <w:hyperlink w:anchor="_Toc503513999" w:history="1">
        <w:r w:rsidRPr="000D09F7">
          <w:rPr>
            <w:rStyle w:val="Hyperlink"/>
          </w:rPr>
          <w:t>Figures</w:t>
        </w:r>
        <w:r>
          <w:rPr>
            <w:webHidden/>
          </w:rPr>
          <w:tab/>
        </w:r>
      </w:hyperlink>
      <w:r w:rsidR="00882612">
        <w:t>iii</w:t>
      </w:r>
    </w:p>
    <w:p w14:paraId="7EFF3620" w14:textId="4FBF1CB1" w:rsidR="006D2146" w:rsidRDefault="00000000">
      <w:pPr>
        <w:pStyle w:val="TOC1"/>
        <w:tabs>
          <w:tab w:val="right" w:leader="dot" w:pos="9350"/>
        </w:tabs>
        <w:rPr>
          <w:rFonts w:asciiTheme="minorHAnsi" w:eastAsiaTheme="minorEastAsia" w:hAnsiTheme="minorHAnsi" w:cstheme="minorBidi"/>
          <w:color w:val="auto"/>
          <w:sz w:val="22"/>
          <w:szCs w:val="22"/>
        </w:rPr>
      </w:pPr>
      <w:hyperlink w:anchor="_Toc503514000" w:history="1">
        <w:r w:rsidR="006D2146" w:rsidRPr="000D09F7">
          <w:rPr>
            <w:rStyle w:val="Hyperlink"/>
          </w:rPr>
          <w:t>Tables</w:t>
        </w:r>
        <w:r w:rsidR="006D2146">
          <w:rPr>
            <w:webHidden/>
          </w:rPr>
          <w:tab/>
        </w:r>
        <w:r w:rsidR="00882612">
          <w:rPr>
            <w:webHidden/>
          </w:rPr>
          <w:t>iii</w:t>
        </w:r>
      </w:hyperlink>
    </w:p>
    <w:p w14:paraId="7F60E335" w14:textId="463DCA81" w:rsidR="006D2146" w:rsidRDefault="00000000">
      <w:pPr>
        <w:pStyle w:val="TOC1"/>
        <w:tabs>
          <w:tab w:val="right" w:leader="dot" w:pos="9350"/>
        </w:tabs>
        <w:rPr>
          <w:rFonts w:asciiTheme="minorHAnsi" w:eastAsiaTheme="minorEastAsia" w:hAnsiTheme="minorHAnsi" w:cstheme="minorBidi"/>
          <w:color w:val="auto"/>
          <w:sz w:val="22"/>
          <w:szCs w:val="22"/>
        </w:rPr>
      </w:pPr>
      <w:hyperlink w:anchor="_Toc503514002" w:history="1">
        <w:r w:rsidR="006D2146" w:rsidRPr="000D09F7">
          <w:rPr>
            <w:rStyle w:val="Hyperlink"/>
          </w:rPr>
          <w:t>Abstract</w:t>
        </w:r>
        <w:r w:rsidR="006D2146">
          <w:rPr>
            <w:webHidden/>
          </w:rPr>
          <w:tab/>
        </w:r>
        <w:r w:rsidR="006D2146">
          <w:rPr>
            <w:webHidden/>
          </w:rPr>
          <w:fldChar w:fldCharType="begin"/>
        </w:r>
        <w:r w:rsidR="006D2146">
          <w:rPr>
            <w:webHidden/>
          </w:rPr>
          <w:instrText xml:space="preserve"> PAGEREF _Toc503514002 \h </w:instrText>
        </w:r>
        <w:r w:rsidR="006D2146">
          <w:rPr>
            <w:webHidden/>
          </w:rPr>
        </w:r>
        <w:r w:rsidR="006D2146">
          <w:rPr>
            <w:webHidden/>
          </w:rPr>
          <w:fldChar w:fldCharType="separate"/>
        </w:r>
        <w:r w:rsidR="00F92284">
          <w:rPr>
            <w:webHidden/>
          </w:rPr>
          <w:t>vi</w:t>
        </w:r>
        <w:r w:rsidR="006D2146">
          <w:rPr>
            <w:webHidden/>
          </w:rPr>
          <w:fldChar w:fldCharType="end"/>
        </w:r>
      </w:hyperlink>
    </w:p>
    <w:p w14:paraId="77B5BB1A" w14:textId="5E92829E" w:rsidR="006D2146" w:rsidRDefault="00000000">
      <w:pPr>
        <w:pStyle w:val="TOC1"/>
        <w:tabs>
          <w:tab w:val="right" w:leader="dot" w:pos="9350"/>
        </w:tabs>
        <w:rPr>
          <w:rFonts w:asciiTheme="minorHAnsi" w:eastAsiaTheme="minorEastAsia" w:hAnsiTheme="minorHAnsi" w:cstheme="minorBidi"/>
          <w:color w:val="auto"/>
          <w:sz w:val="22"/>
          <w:szCs w:val="22"/>
        </w:rPr>
      </w:pPr>
      <w:hyperlink w:anchor="_Toc503514007" w:history="1">
        <w:r w:rsidR="006D2146" w:rsidRPr="000D09F7">
          <w:rPr>
            <w:rStyle w:val="Hyperlink"/>
          </w:rPr>
          <w:t>Introduction</w:t>
        </w:r>
        <w:r w:rsidR="006D2146">
          <w:rPr>
            <w:webHidden/>
          </w:rPr>
          <w:tab/>
        </w:r>
        <w:r w:rsidR="006D2146">
          <w:rPr>
            <w:webHidden/>
          </w:rPr>
          <w:fldChar w:fldCharType="begin"/>
        </w:r>
        <w:r w:rsidR="006D2146">
          <w:rPr>
            <w:webHidden/>
          </w:rPr>
          <w:instrText xml:space="preserve"> PAGEREF _Toc503514007 \h </w:instrText>
        </w:r>
        <w:r w:rsidR="006D2146">
          <w:rPr>
            <w:webHidden/>
          </w:rPr>
        </w:r>
        <w:r w:rsidR="006D2146">
          <w:rPr>
            <w:webHidden/>
          </w:rPr>
          <w:fldChar w:fldCharType="separate"/>
        </w:r>
        <w:r w:rsidR="00F92284">
          <w:rPr>
            <w:webHidden/>
          </w:rPr>
          <w:t>1</w:t>
        </w:r>
        <w:r w:rsidR="006D2146">
          <w:rPr>
            <w:webHidden/>
          </w:rPr>
          <w:fldChar w:fldCharType="end"/>
        </w:r>
      </w:hyperlink>
    </w:p>
    <w:p w14:paraId="47A40863" w14:textId="4CE26372" w:rsidR="006D2146" w:rsidRDefault="00000000">
      <w:pPr>
        <w:pStyle w:val="TOC1"/>
        <w:tabs>
          <w:tab w:val="right" w:leader="dot" w:pos="9350"/>
        </w:tabs>
        <w:rPr>
          <w:rFonts w:asciiTheme="minorHAnsi" w:eastAsiaTheme="minorEastAsia" w:hAnsiTheme="minorHAnsi" w:cstheme="minorBidi"/>
          <w:color w:val="auto"/>
          <w:sz w:val="22"/>
          <w:szCs w:val="22"/>
        </w:rPr>
      </w:pPr>
      <w:hyperlink w:anchor="_Toc503514010" w:history="1">
        <w:r w:rsidR="006D2146" w:rsidRPr="000D09F7">
          <w:rPr>
            <w:rStyle w:val="Hyperlink"/>
          </w:rPr>
          <w:t>Methods</w:t>
        </w:r>
        <w:r w:rsidR="006D2146">
          <w:rPr>
            <w:webHidden/>
          </w:rPr>
          <w:tab/>
        </w:r>
      </w:hyperlink>
      <w:r w:rsidR="00267E98">
        <w:t>3</w:t>
      </w:r>
    </w:p>
    <w:p w14:paraId="7AE2A058" w14:textId="474F3A5E" w:rsidR="006D2146" w:rsidRDefault="00000000">
      <w:pPr>
        <w:pStyle w:val="TOC1"/>
        <w:tabs>
          <w:tab w:val="right" w:leader="dot" w:pos="9350"/>
        </w:tabs>
        <w:rPr>
          <w:rFonts w:asciiTheme="minorHAnsi" w:eastAsiaTheme="minorEastAsia" w:hAnsiTheme="minorHAnsi" w:cstheme="minorBidi"/>
          <w:color w:val="auto"/>
          <w:sz w:val="22"/>
          <w:szCs w:val="22"/>
        </w:rPr>
      </w:pPr>
      <w:hyperlink w:anchor="_Toc503514011" w:history="1">
        <w:r w:rsidR="006D2146" w:rsidRPr="000D09F7">
          <w:rPr>
            <w:rStyle w:val="Hyperlink"/>
          </w:rPr>
          <w:t>Results</w:t>
        </w:r>
        <w:r w:rsidR="006D2146">
          <w:rPr>
            <w:webHidden/>
          </w:rPr>
          <w:tab/>
        </w:r>
      </w:hyperlink>
      <w:r w:rsidR="00267E98">
        <w:t>9</w:t>
      </w:r>
    </w:p>
    <w:p w14:paraId="7FDDFB26" w14:textId="4D71606E" w:rsidR="006D2146" w:rsidRDefault="00000000">
      <w:pPr>
        <w:pStyle w:val="TOC1"/>
        <w:tabs>
          <w:tab w:val="right" w:leader="dot" w:pos="9350"/>
        </w:tabs>
        <w:rPr>
          <w:rFonts w:asciiTheme="minorHAnsi" w:eastAsiaTheme="minorEastAsia" w:hAnsiTheme="minorHAnsi" w:cstheme="minorBidi"/>
          <w:color w:val="auto"/>
          <w:sz w:val="22"/>
          <w:szCs w:val="22"/>
        </w:rPr>
      </w:pPr>
      <w:hyperlink w:anchor="_Toc503514013" w:history="1">
        <w:r w:rsidR="006D2146" w:rsidRPr="000D09F7">
          <w:rPr>
            <w:rStyle w:val="Hyperlink"/>
          </w:rPr>
          <w:t xml:space="preserve">Discussion </w:t>
        </w:r>
        <w:r w:rsidR="006D2146">
          <w:rPr>
            <w:webHidden/>
          </w:rPr>
          <w:tab/>
        </w:r>
        <w:r w:rsidR="007B6EA5">
          <w:rPr>
            <w:webHidden/>
          </w:rPr>
          <w:t>12</w:t>
        </w:r>
      </w:hyperlink>
    </w:p>
    <w:p w14:paraId="01F8D9BE" w14:textId="25949665" w:rsidR="006D2146" w:rsidRDefault="00000000">
      <w:pPr>
        <w:pStyle w:val="TOC1"/>
        <w:tabs>
          <w:tab w:val="right" w:leader="dot" w:pos="9350"/>
        </w:tabs>
        <w:rPr>
          <w:rFonts w:asciiTheme="minorHAnsi" w:eastAsiaTheme="minorEastAsia" w:hAnsiTheme="minorHAnsi" w:cstheme="minorBidi"/>
          <w:color w:val="auto"/>
          <w:sz w:val="22"/>
          <w:szCs w:val="22"/>
        </w:rPr>
      </w:pPr>
      <w:hyperlink w:anchor="_Toc503514014" w:history="1">
        <w:r w:rsidR="006D2146" w:rsidRPr="000D09F7">
          <w:rPr>
            <w:rStyle w:val="Hyperlink"/>
          </w:rPr>
          <w:t>Conclusions</w:t>
        </w:r>
        <w:r w:rsidR="006D2146">
          <w:rPr>
            <w:webHidden/>
          </w:rPr>
          <w:tab/>
        </w:r>
      </w:hyperlink>
      <w:r w:rsidR="00267E98">
        <w:t>27</w:t>
      </w:r>
    </w:p>
    <w:p w14:paraId="423151CB" w14:textId="4D2A80FA" w:rsidR="006D2146" w:rsidRDefault="00000000">
      <w:pPr>
        <w:pStyle w:val="TOC1"/>
        <w:tabs>
          <w:tab w:val="right" w:leader="dot" w:pos="9350"/>
        </w:tabs>
        <w:rPr>
          <w:rFonts w:asciiTheme="minorHAnsi" w:eastAsiaTheme="minorEastAsia" w:hAnsiTheme="minorHAnsi" w:cstheme="minorBidi"/>
          <w:color w:val="auto"/>
          <w:sz w:val="22"/>
          <w:szCs w:val="22"/>
        </w:rPr>
      </w:pPr>
      <w:hyperlink w:anchor="_Toc503514016" w:history="1">
        <w:r w:rsidR="006D2146" w:rsidRPr="000D09F7">
          <w:rPr>
            <w:rStyle w:val="Hyperlink"/>
          </w:rPr>
          <w:t>Literature Cited</w:t>
        </w:r>
        <w:r w:rsidR="006D2146">
          <w:rPr>
            <w:webHidden/>
          </w:rPr>
          <w:tab/>
        </w:r>
      </w:hyperlink>
      <w:r w:rsidR="00267E98">
        <w:t>30</w:t>
      </w:r>
    </w:p>
    <w:p w14:paraId="1AF76662" w14:textId="77A288A0" w:rsidR="006D2146" w:rsidRPr="005A2A89" w:rsidRDefault="006D2146" w:rsidP="006360D1">
      <w:pPr>
        <w:pStyle w:val="nrpsInstructions"/>
        <w:spacing w:after="480"/>
        <w:jc w:val="center"/>
        <w:rPr>
          <w:noProof/>
        </w:rPr>
        <w:sectPr w:rsidR="006D2146" w:rsidRPr="005A2A89" w:rsidSect="009873E0">
          <w:headerReference w:type="default" r:id="rId10"/>
          <w:footerReference w:type="default" r:id="rId11"/>
          <w:pgSz w:w="12240" w:h="15840" w:code="1"/>
          <w:pgMar w:top="1440" w:right="1440" w:bottom="1440" w:left="1440" w:header="720" w:footer="720" w:gutter="0"/>
          <w:pgNumType w:fmt="lowerRoman"/>
          <w:cols w:space="720"/>
          <w:docGrid w:linePitch="360"/>
        </w:sectPr>
      </w:pPr>
      <w:r>
        <w:fldChar w:fldCharType="end"/>
      </w:r>
    </w:p>
    <w:p w14:paraId="201F8323" w14:textId="10A4DCC7" w:rsidR="006D2146" w:rsidRPr="00F533B8" w:rsidRDefault="006D2146" w:rsidP="006D2146">
      <w:pPr>
        <w:pStyle w:val="nrpsHeading1"/>
      </w:pPr>
      <w:bookmarkStart w:id="16" w:name="_Toc130637521"/>
      <w:bookmarkStart w:id="17" w:name="_Toc217722632"/>
      <w:bookmarkStart w:id="18" w:name="_Toc218320073"/>
      <w:bookmarkStart w:id="19" w:name="_Toc444181217"/>
      <w:bookmarkStart w:id="20" w:name="_Toc280111299"/>
      <w:bookmarkStart w:id="21" w:name="_Toc444091923"/>
      <w:bookmarkStart w:id="22" w:name="_Toc450576077"/>
      <w:bookmarkStart w:id="23" w:name="_Toc450576141"/>
      <w:bookmarkStart w:id="24" w:name="_Toc450645305"/>
      <w:bookmarkStart w:id="25" w:name="Figures"/>
      <w:bookmarkStart w:id="26" w:name="_Toc465075026"/>
      <w:bookmarkStart w:id="27" w:name="_Toc503513999"/>
      <w:r w:rsidRPr="00F533B8">
        <w:lastRenderedPageBreak/>
        <w:t>Figures</w:t>
      </w:r>
      <w:bookmarkEnd w:id="16"/>
      <w:bookmarkEnd w:id="17"/>
      <w:bookmarkEnd w:id="18"/>
      <w:bookmarkEnd w:id="19"/>
      <w:bookmarkEnd w:id="20"/>
      <w:bookmarkEnd w:id="21"/>
      <w:bookmarkEnd w:id="22"/>
      <w:bookmarkEnd w:id="23"/>
      <w:bookmarkEnd w:id="24"/>
      <w:bookmarkEnd w:id="25"/>
      <w:r>
        <w:t xml:space="preserve"> </w:t>
      </w:r>
      <w:bookmarkEnd w:id="26"/>
      <w:bookmarkEnd w:id="27"/>
    </w:p>
    <w:p w14:paraId="73F69EC4" w14:textId="77777777" w:rsidR="006D2146" w:rsidRPr="00882612" w:rsidRDefault="006D2146" w:rsidP="006D2146">
      <w:pPr>
        <w:pStyle w:val="PageRight"/>
      </w:pPr>
      <w:r w:rsidRPr="00882612">
        <w:t>Page</w:t>
      </w:r>
    </w:p>
    <w:p w14:paraId="75955C7C" w14:textId="624239D8" w:rsidR="00960208" w:rsidRPr="00882612" w:rsidRDefault="00960208" w:rsidP="00960208">
      <w:pPr>
        <w:pStyle w:val="Caption"/>
        <w:jc w:val="right"/>
        <w:rPr>
          <w:rFonts w:ascii="Times New Roman" w:hAnsi="Times New Roman"/>
          <w:color w:val="auto"/>
          <w:sz w:val="23"/>
          <w:szCs w:val="23"/>
        </w:rPr>
      </w:pPr>
      <w:r w:rsidRPr="00882612">
        <w:rPr>
          <w:rFonts w:ascii="Times New Roman" w:hAnsi="Times New Roman"/>
          <w:b/>
          <w:bCs/>
          <w:color w:val="auto"/>
          <w:sz w:val="23"/>
          <w:szCs w:val="23"/>
        </w:rPr>
        <w:t xml:space="preserve">Figure </w:t>
      </w:r>
      <w:r w:rsidRPr="00882612">
        <w:rPr>
          <w:rFonts w:ascii="Times New Roman" w:hAnsi="Times New Roman"/>
          <w:b/>
          <w:bCs/>
          <w:i/>
          <w:iCs/>
          <w:color w:val="auto"/>
          <w:sz w:val="23"/>
          <w:szCs w:val="23"/>
        </w:rPr>
        <w:fldChar w:fldCharType="begin"/>
      </w:r>
      <w:r w:rsidRPr="00882612">
        <w:rPr>
          <w:rFonts w:ascii="Times New Roman" w:hAnsi="Times New Roman"/>
          <w:b/>
          <w:bCs/>
          <w:color w:val="auto"/>
          <w:sz w:val="23"/>
          <w:szCs w:val="23"/>
        </w:rPr>
        <w:instrText xml:space="preserve"> SEQ Figure \* ARABIC </w:instrText>
      </w:r>
      <w:r w:rsidRPr="00882612">
        <w:rPr>
          <w:rFonts w:ascii="Times New Roman" w:hAnsi="Times New Roman"/>
          <w:b/>
          <w:bCs/>
          <w:i/>
          <w:iCs/>
          <w:color w:val="auto"/>
          <w:sz w:val="23"/>
          <w:szCs w:val="23"/>
        </w:rPr>
        <w:fldChar w:fldCharType="separate"/>
      </w:r>
      <w:r w:rsidRPr="00882612">
        <w:rPr>
          <w:rFonts w:ascii="Times New Roman" w:hAnsi="Times New Roman"/>
          <w:b/>
          <w:bCs/>
          <w:noProof/>
          <w:color w:val="auto"/>
          <w:sz w:val="23"/>
          <w:szCs w:val="23"/>
        </w:rPr>
        <w:t>1</w:t>
      </w:r>
      <w:r w:rsidRPr="00882612">
        <w:rPr>
          <w:rFonts w:ascii="Times New Roman" w:hAnsi="Times New Roman"/>
          <w:b/>
          <w:bCs/>
          <w:i/>
          <w:iCs/>
          <w:noProof/>
          <w:color w:val="auto"/>
          <w:sz w:val="23"/>
          <w:szCs w:val="23"/>
        </w:rPr>
        <w:fldChar w:fldCharType="end"/>
      </w:r>
      <w:r w:rsidRPr="00882612">
        <w:rPr>
          <w:rFonts w:ascii="Times New Roman" w:hAnsi="Times New Roman"/>
          <w:color w:val="auto"/>
          <w:sz w:val="23"/>
          <w:szCs w:val="23"/>
        </w:rPr>
        <w:t>. The range map for sugar pine in the United States…….…………………….…..…………</w:t>
      </w:r>
      <w:r w:rsidR="00882612" w:rsidRPr="00882612">
        <w:rPr>
          <w:rFonts w:ascii="Times New Roman" w:hAnsi="Times New Roman"/>
          <w:color w:val="auto"/>
          <w:sz w:val="23"/>
          <w:szCs w:val="23"/>
        </w:rPr>
        <w:t>4</w:t>
      </w:r>
    </w:p>
    <w:p w14:paraId="3A931364" w14:textId="4775E17D" w:rsidR="00960208" w:rsidRPr="00882612" w:rsidRDefault="00960208" w:rsidP="00960208">
      <w:pPr>
        <w:jc w:val="right"/>
        <w:rPr>
          <w:rFonts w:cs="Times New Roman"/>
          <w:szCs w:val="23"/>
        </w:rPr>
      </w:pPr>
      <w:r w:rsidRPr="00882612">
        <w:rPr>
          <w:rFonts w:cs="Times New Roman"/>
          <w:b/>
          <w:bCs/>
          <w:szCs w:val="23"/>
        </w:rPr>
        <w:t xml:space="preserve">Figure 2. </w:t>
      </w:r>
      <w:r w:rsidRPr="00882612">
        <w:rPr>
          <w:rFonts w:cs="Times New Roman"/>
          <w:szCs w:val="23"/>
        </w:rPr>
        <w:t>Relative dominance of sugar pine in FIA plots by ecoregion subsection…….… ………</w:t>
      </w:r>
      <w:r w:rsidR="00882612" w:rsidRPr="00882612">
        <w:rPr>
          <w:rFonts w:cs="Times New Roman"/>
          <w:szCs w:val="23"/>
        </w:rPr>
        <w:t>…9</w:t>
      </w:r>
    </w:p>
    <w:p w14:paraId="56B9BDAE" w14:textId="717D2E5E" w:rsidR="00960208" w:rsidRPr="00882612" w:rsidRDefault="00960208" w:rsidP="00960208">
      <w:pPr>
        <w:jc w:val="right"/>
        <w:rPr>
          <w:rFonts w:cs="Times New Roman"/>
          <w:szCs w:val="23"/>
        </w:rPr>
      </w:pPr>
      <w:r w:rsidRPr="00882612">
        <w:rPr>
          <w:rFonts w:cs="Times New Roman"/>
          <w:b/>
          <w:bCs/>
          <w:color w:val="auto"/>
          <w:szCs w:val="23"/>
        </w:rPr>
        <w:t>Figure 3.</w:t>
      </w:r>
      <w:r w:rsidRPr="00882612">
        <w:rPr>
          <w:rFonts w:cs="Times New Roman"/>
          <w:color w:val="auto"/>
          <w:szCs w:val="23"/>
        </w:rPr>
        <w:t xml:space="preserve"> Changes in plot-level basal area and stems per hectare for 1,221 FIA plots.……………..1</w:t>
      </w:r>
      <w:r w:rsidR="00882612" w:rsidRPr="00882612">
        <w:rPr>
          <w:rFonts w:cs="Times New Roman"/>
          <w:color w:val="auto"/>
          <w:szCs w:val="23"/>
        </w:rPr>
        <w:t>0</w:t>
      </w:r>
    </w:p>
    <w:p w14:paraId="7CFB42F8" w14:textId="515D6B7A" w:rsidR="00960208" w:rsidRPr="00882612" w:rsidRDefault="00960208" w:rsidP="00960208">
      <w:pPr>
        <w:jc w:val="right"/>
        <w:rPr>
          <w:rFonts w:cs="Times New Roman"/>
          <w:szCs w:val="23"/>
        </w:rPr>
      </w:pPr>
      <w:r w:rsidRPr="00882612">
        <w:rPr>
          <w:rFonts w:cs="Times New Roman"/>
          <w:b/>
          <w:bCs/>
          <w:szCs w:val="23"/>
        </w:rPr>
        <w:t>Figure 4</w:t>
      </w:r>
      <w:r w:rsidRPr="00882612">
        <w:rPr>
          <w:rFonts w:cs="Times New Roman"/>
          <w:szCs w:val="23"/>
        </w:rPr>
        <w:t>.</w:t>
      </w:r>
      <w:r w:rsidRPr="00882612">
        <w:rPr>
          <w:rFonts w:cs="Times New Roman"/>
          <w:noProof/>
          <w:szCs w:val="23"/>
        </w:rPr>
        <w:t xml:space="preserve"> Size distributions of most common conifer species………………………….……………1</w:t>
      </w:r>
      <w:r w:rsidR="00882612" w:rsidRPr="00882612">
        <w:rPr>
          <w:rFonts w:cs="Times New Roman"/>
          <w:noProof/>
          <w:szCs w:val="23"/>
        </w:rPr>
        <w:t>1</w:t>
      </w:r>
    </w:p>
    <w:p w14:paraId="0CFB3AE6" w14:textId="43F171A0" w:rsidR="00960208" w:rsidRPr="00882612" w:rsidRDefault="00960208" w:rsidP="00960208">
      <w:pPr>
        <w:jc w:val="right"/>
        <w:rPr>
          <w:rFonts w:cs="Times New Roman"/>
          <w:szCs w:val="23"/>
        </w:rPr>
      </w:pPr>
      <w:r w:rsidRPr="00882612">
        <w:rPr>
          <w:rFonts w:cs="Times New Roman"/>
          <w:b/>
          <w:bCs/>
          <w:szCs w:val="23"/>
        </w:rPr>
        <w:t xml:space="preserve">Figure 5. </w:t>
      </w:r>
      <w:r w:rsidRPr="00882612">
        <w:rPr>
          <w:rFonts w:cs="Times New Roman"/>
          <w:szCs w:val="23"/>
        </w:rPr>
        <w:t>Population growth rate for adult sugar pine across its range……………………………...1</w:t>
      </w:r>
      <w:r w:rsidR="00882612" w:rsidRPr="00882612">
        <w:rPr>
          <w:rFonts w:cs="Times New Roman"/>
          <w:szCs w:val="23"/>
        </w:rPr>
        <w:t>4</w:t>
      </w:r>
    </w:p>
    <w:p w14:paraId="1C3E22B5" w14:textId="590DFC71" w:rsidR="00960208" w:rsidRPr="00882612" w:rsidRDefault="00960208" w:rsidP="00960208">
      <w:pPr>
        <w:jc w:val="right"/>
        <w:rPr>
          <w:rFonts w:cs="Times New Roman"/>
          <w:szCs w:val="23"/>
        </w:rPr>
      </w:pPr>
      <w:r w:rsidRPr="00882612">
        <w:rPr>
          <w:rFonts w:cs="Times New Roman"/>
          <w:b/>
          <w:bCs/>
          <w:szCs w:val="23"/>
        </w:rPr>
        <w:t>Figure 6</w:t>
      </w:r>
      <w:r w:rsidRPr="00882612">
        <w:rPr>
          <w:rFonts w:cs="Times New Roman"/>
          <w:szCs w:val="23"/>
        </w:rPr>
        <w:t>. Basal area trends for live trees in the USGS plots……………………………….……..…</w:t>
      </w:r>
      <w:r w:rsidR="00695240" w:rsidRPr="00882612">
        <w:rPr>
          <w:rFonts w:cs="Times New Roman"/>
          <w:szCs w:val="23"/>
        </w:rPr>
        <w:t>1</w:t>
      </w:r>
      <w:r w:rsidR="00882612" w:rsidRPr="00882612">
        <w:rPr>
          <w:rFonts w:cs="Times New Roman"/>
          <w:szCs w:val="23"/>
        </w:rPr>
        <w:t>5</w:t>
      </w:r>
    </w:p>
    <w:p w14:paraId="2E71B5A4" w14:textId="1D31E306" w:rsidR="00960208" w:rsidRPr="00882612" w:rsidRDefault="00960208" w:rsidP="00960208">
      <w:pPr>
        <w:jc w:val="right"/>
        <w:rPr>
          <w:rFonts w:cs="Times New Roman"/>
          <w:szCs w:val="23"/>
        </w:rPr>
      </w:pPr>
      <w:r w:rsidRPr="00882612">
        <w:rPr>
          <w:rFonts w:cs="Times New Roman"/>
          <w:b/>
          <w:bCs/>
          <w:szCs w:val="23"/>
        </w:rPr>
        <w:t>Figure 7.</w:t>
      </w:r>
      <w:r w:rsidRPr="00882612">
        <w:rPr>
          <w:rFonts w:cs="Times New Roman"/>
          <w:szCs w:val="23"/>
        </w:rPr>
        <w:t xml:space="preserve"> Trends in the relative dominance for sugar pine in the USGS plots………………………</w:t>
      </w:r>
      <w:r w:rsidR="00882612" w:rsidRPr="00882612">
        <w:rPr>
          <w:rFonts w:cs="Times New Roman"/>
          <w:szCs w:val="23"/>
        </w:rPr>
        <w:t>16</w:t>
      </w:r>
    </w:p>
    <w:p w14:paraId="199AF211" w14:textId="1934AA84" w:rsidR="00960208" w:rsidRPr="00882612" w:rsidRDefault="00960208" w:rsidP="00960208">
      <w:pPr>
        <w:jc w:val="right"/>
        <w:rPr>
          <w:rFonts w:cs="Times New Roman"/>
          <w:szCs w:val="23"/>
        </w:rPr>
      </w:pPr>
      <w:r w:rsidRPr="00882612">
        <w:rPr>
          <w:rFonts w:cs="Times New Roman"/>
          <w:b/>
          <w:bCs/>
          <w:szCs w:val="23"/>
        </w:rPr>
        <w:t>Figure 8</w:t>
      </w:r>
      <w:r w:rsidRPr="00882612">
        <w:rPr>
          <w:rFonts w:cs="Times New Roman"/>
          <w:szCs w:val="23"/>
        </w:rPr>
        <w:t>. The size distribution of the common tree species in the USGS plots……………………..</w:t>
      </w:r>
      <w:r w:rsidR="00882612" w:rsidRPr="00882612">
        <w:rPr>
          <w:rFonts w:cs="Times New Roman"/>
          <w:szCs w:val="23"/>
        </w:rPr>
        <w:t>17</w:t>
      </w:r>
      <w:r w:rsidRPr="00882612">
        <w:rPr>
          <w:rFonts w:cs="Times New Roman"/>
          <w:szCs w:val="23"/>
        </w:rPr>
        <w:t xml:space="preserve"> </w:t>
      </w:r>
    </w:p>
    <w:p w14:paraId="576A4B2F" w14:textId="3D375781" w:rsidR="00960208" w:rsidRPr="00882612" w:rsidRDefault="00960208" w:rsidP="00960208">
      <w:pPr>
        <w:jc w:val="right"/>
        <w:rPr>
          <w:rFonts w:cs="Times New Roman"/>
          <w:szCs w:val="23"/>
        </w:rPr>
      </w:pPr>
      <w:r w:rsidRPr="00882612">
        <w:rPr>
          <w:rFonts w:cs="Times New Roman"/>
          <w:b/>
          <w:bCs/>
          <w:szCs w:val="23"/>
        </w:rPr>
        <w:t>Figure 9</w:t>
      </w:r>
      <w:r w:rsidRPr="00882612">
        <w:rPr>
          <w:rFonts w:cs="Times New Roman"/>
          <w:szCs w:val="23"/>
        </w:rPr>
        <w:t>. Trends in the size distribution of sugar pine in the USGS plots…………………………..</w:t>
      </w:r>
      <w:r w:rsidR="00882612" w:rsidRPr="00882612">
        <w:rPr>
          <w:rFonts w:cs="Times New Roman"/>
          <w:szCs w:val="23"/>
        </w:rPr>
        <w:t>18</w:t>
      </w:r>
    </w:p>
    <w:p w14:paraId="0FAF5C2C" w14:textId="418EEEF9" w:rsidR="00960208" w:rsidRPr="00882612" w:rsidRDefault="00960208" w:rsidP="00960208">
      <w:pPr>
        <w:jc w:val="right"/>
        <w:rPr>
          <w:rFonts w:cs="Times New Roman"/>
          <w:noProof/>
          <w:szCs w:val="23"/>
        </w:rPr>
      </w:pPr>
      <w:r w:rsidRPr="00882612">
        <w:rPr>
          <w:rFonts w:cs="Times New Roman"/>
          <w:b/>
          <w:bCs/>
          <w:szCs w:val="23"/>
        </w:rPr>
        <w:t>Figure 10</w:t>
      </w:r>
      <w:r w:rsidRPr="00882612">
        <w:rPr>
          <w:rFonts w:cs="Times New Roman"/>
          <w:b/>
          <w:bCs/>
          <w:noProof/>
          <w:szCs w:val="23"/>
        </w:rPr>
        <w:t>.</w:t>
      </w:r>
      <w:r w:rsidRPr="00882612">
        <w:rPr>
          <w:rFonts w:cs="Times New Roman"/>
          <w:noProof/>
          <w:szCs w:val="23"/>
        </w:rPr>
        <w:t xml:space="preserve"> Fixed effects of 10-year survival probability</w:t>
      </w:r>
      <w:bookmarkStart w:id="28" w:name="_Toc280111300"/>
      <w:bookmarkStart w:id="29" w:name="_Toc444091924"/>
      <w:bookmarkStart w:id="30" w:name="_Toc444181218"/>
      <w:bookmarkStart w:id="31" w:name="_Toc450576080"/>
      <w:bookmarkStart w:id="32" w:name="_Toc450576144"/>
      <w:bookmarkStart w:id="33" w:name="_Toc450645307"/>
      <w:bookmarkStart w:id="34" w:name="Tables"/>
      <w:bookmarkStart w:id="35" w:name="_Toc465075027"/>
      <w:bookmarkStart w:id="36" w:name="_Toc503514000"/>
      <w:r w:rsidRPr="00882612">
        <w:rPr>
          <w:rFonts w:cs="Times New Roman"/>
          <w:noProof/>
          <w:szCs w:val="23"/>
        </w:rPr>
        <w:t>………………………………</w:t>
      </w:r>
      <w:r w:rsidR="00695240" w:rsidRPr="00882612">
        <w:rPr>
          <w:rFonts w:cs="Times New Roman"/>
          <w:noProof/>
          <w:szCs w:val="23"/>
        </w:rPr>
        <w:t>.</w:t>
      </w:r>
      <w:r w:rsidRPr="00882612">
        <w:rPr>
          <w:rFonts w:cs="Times New Roman"/>
          <w:noProof/>
          <w:szCs w:val="23"/>
        </w:rPr>
        <w:t>……………</w:t>
      </w:r>
      <w:r w:rsidR="00882612" w:rsidRPr="00882612">
        <w:rPr>
          <w:rFonts w:cs="Times New Roman"/>
          <w:noProof/>
          <w:szCs w:val="23"/>
        </w:rPr>
        <w:t>22</w:t>
      </w:r>
    </w:p>
    <w:p w14:paraId="649DDB6D" w14:textId="000C0ED2" w:rsidR="00960208" w:rsidRPr="00882612" w:rsidRDefault="00960208" w:rsidP="00960208">
      <w:pPr>
        <w:jc w:val="right"/>
        <w:rPr>
          <w:rFonts w:cs="Times New Roman"/>
          <w:noProof/>
          <w:szCs w:val="23"/>
        </w:rPr>
      </w:pPr>
      <w:r w:rsidRPr="00882612">
        <w:rPr>
          <w:rFonts w:cs="Times New Roman"/>
          <w:b/>
          <w:bCs/>
          <w:szCs w:val="23"/>
        </w:rPr>
        <w:t>Figure 11</w:t>
      </w:r>
      <w:r w:rsidRPr="00882612">
        <w:rPr>
          <w:rFonts w:cs="Times New Roman"/>
          <w:b/>
          <w:bCs/>
          <w:noProof/>
          <w:szCs w:val="23"/>
        </w:rPr>
        <w:t>.</w:t>
      </w:r>
      <w:r w:rsidRPr="00882612">
        <w:rPr>
          <w:rFonts w:cs="Times New Roman"/>
          <w:noProof/>
          <w:szCs w:val="23"/>
        </w:rPr>
        <w:t xml:space="preserve"> Fixed effects of 10-year diameter growth..………………………………………………2</w:t>
      </w:r>
      <w:r w:rsidR="00882612" w:rsidRPr="00882612">
        <w:rPr>
          <w:rFonts w:cs="Times New Roman"/>
          <w:noProof/>
          <w:szCs w:val="23"/>
        </w:rPr>
        <w:t>3</w:t>
      </w:r>
    </w:p>
    <w:p w14:paraId="737C2D8B" w14:textId="68316739" w:rsidR="00960208" w:rsidRPr="00882612" w:rsidRDefault="00960208" w:rsidP="00960208">
      <w:pPr>
        <w:jc w:val="right"/>
        <w:rPr>
          <w:rFonts w:cs="Times New Roman"/>
          <w:noProof/>
          <w:szCs w:val="23"/>
        </w:rPr>
      </w:pPr>
      <w:r w:rsidRPr="00882612">
        <w:rPr>
          <w:rFonts w:cs="Times New Roman"/>
          <w:b/>
          <w:bCs/>
          <w:color w:val="auto"/>
          <w:szCs w:val="23"/>
        </w:rPr>
        <w:t>Figure 12</w:t>
      </w:r>
      <w:r w:rsidRPr="00882612">
        <w:rPr>
          <w:rFonts w:cs="Times New Roman"/>
          <w:color w:val="auto"/>
          <w:szCs w:val="23"/>
        </w:rPr>
        <w:t xml:space="preserve"> Posterior distribution of asymptotic population growth rate……………………………...2</w:t>
      </w:r>
      <w:r w:rsidR="00882612" w:rsidRPr="00882612">
        <w:rPr>
          <w:rFonts w:cs="Times New Roman"/>
          <w:color w:val="auto"/>
          <w:szCs w:val="23"/>
        </w:rPr>
        <w:t>4</w:t>
      </w:r>
    </w:p>
    <w:p w14:paraId="597D2CA9" w14:textId="41DE6526" w:rsidR="00960208" w:rsidRPr="00882612" w:rsidRDefault="00960208" w:rsidP="00960208">
      <w:pPr>
        <w:jc w:val="right"/>
        <w:rPr>
          <w:rFonts w:cs="Times New Roman"/>
          <w:color w:val="auto"/>
          <w:szCs w:val="23"/>
        </w:rPr>
      </w:pPr>
      <w:r w:rsidRPr="00882612">
        <w:rPr>
          <w:rFonts w:cs="Times New Roman"/>
          <w:b/>
          <w:bCs/>
          <w:color w:val="auto"/>
          <w:szCs w:val="23"/>
        </w:rPr>
        <w:t>Figure 13.</w:t>
      </w:r>
      <w:r w:rsidRPr="00882612">
        <w:rPr>
          <w:rFonts w:cs="Times New Roman"/>
          <w:color w:val="auto"/>
          <w:szCs w:val="23"/>
        </w:rPr>
        <w:t xml:space="preserve"> Asymptotic population growth rate by ecoregion………..………………………………2</w:t>
      </w:r>
      <w:r w:rsidR="00882612" w:rsidRPr="00882612">
        <w:rPr>
          <w:rFonts w:cs="Times New Roman"/>
          <w:color w:val="auto"/>
          <w:szCs w:val="23"/>
        </w:rPr>
        <w:t>5</w:t>
      </w:r>
    </w:p>
    <w:p w14:paraId="3D2F3FED" w14:textId="22769E19" w:rsidR="00960208" w:rsidRPr="00882612" w:rsidRDefault="00960208" w:rsidP="00960208">
      <w:pPr>
        <w:jc w:val="right"/>
        <w:rPr>
          <w:rFonts w:cs="Times New Roman"/>
          <w:noProof/>
          <w:szCs w:val="23"/>
        </w:rPr>
      </w:pPr>
      <w:r w:rsidRPr="00882612">
        <w:rPr>
          <w:rFonts w:cs="Times New Roman"/>
          <w:b/>
          <w:bCs/>
          <w:color w:val="auto"/>
          <w:szCs w:val="23"/>
        </w:rPr>
        <w:t>Figure 14</w:t>
      </w:r>
      <w:r w:rsidRPr="00882612">
        <w:rPr>
          <w:rFonts w:cs="Times New Roman"/>
          <w:color w:val="auto"/>
          <w:szCs w:val="23"/>
        </w:rPr>
        <w:t>. Population growth rate on each of the USGS demography plots………………………...</w:t>
      </w:r>
      <w:r w:rsidR="00882612" w:rsidRPr="00882612">
        <w:rPr>
          <w:rFonts w:cs="Times New Roman"/>
          <w:color w:val="auto"/>
          <w:szCs w:val="23"/>
        </w:rPr>
        <w:t>26</w:t>
      </w:r>
    </w:p>
    <w:p w14:paraId="50E81C88" w14:textId="77777777" w:rsidR="00960208" w:rsidRPr="00882612" w:rsidRDefault="00960208" w:rsidP="006D2146">
      <w:pPr>
        <w:pStyle w:val="nrpsHeading1"/>
        <w:rPr>
          <w:rFonts w:ascii="Times New Roman" w:hAnsi="Times New Roman"/>
        </w:rPr>
      </w:pPr>
    </w:p>
    <w:p w14:paraId="656E9D2A" w14:textId="26DEEAF2" w:rsidR="006D2146" w:rsidRPr="00882612" w:rsidRDefault="006D2146" w:rsidP="006D2146">
      <w:pPr>
        <w:pStyle w:val="nrpsHeading1"/>
        <w:rPr>
          <w:rFonts w:ascii="Times New Roman" w:hAnsi="Times New Roman"/>
        </w:rPr>
      </w:pPr>
      <w:r w:rsidRPr="00882612">
        <w:rPr>
          <w:rFonts w:ascii="Times New Roman" w:hAnsi="Times New Roman"/>
        </w:rPr>
        <w:t>Tables</w:t>
      </w:r>
      <w:bookmarkEnd w:id="28"/>
      <w:bookmarkEnd w:id="29"/>
      <w:bookmarkEnd w:id="30"/>
      <w:bookmarkEnd w:id="31"/>
      <w:bookmarkEnd w:id="32"/>
      <w:bookmarkEnd w:id="33"/>
      <w:bookmarkEnd w:id="34"/>
      <w:r w:rsidRPr="00882612">
        <w:rPr>
          <w:rFonts w:ascii="Times New Roman" w:hAnsi="Times New Roman"/>
        </w:rPr>
        <w:t xml:space="preserve"> </w:t>
      </w:r>
      <w:bookmarkEnd w:id="35"/>
      <w:bookmarkEnd w:id="36"/>
    </w:p>
    <w:p w14:paraId="5F904A31" w14:textId="77777777" w:rsidR="006D2146" w:rsidRPr="00882612" w:rsidRDefault="006D2146" w:rsidP="006D2146">
      <w:pPr>
        <w:pStyle w:val="PageRight"/>
      </w:pPr>
      <w:r w:rsidRPr="00882612">
        <w:t>Page</w:t>
      </w:r>
    </w:p>
    <w:p w14:paraId="192ADD2B" w14:textId="7F30F8E8" w:rsidR="00FE1730" w:rsidRPr="00882612" w:rsidRDefault="00960208" w:rsidP="00960208">
      <w:pPr>
        <w:pStyle w:val="nrpsNormal"/>
        <w:jc w:val="right"/>
      </w:pPr>
      <w:r w:rsidRPr="00882612">
        <w:rPr>
          <w:b/>
          <w:bCs/>
          <w:sz w:val="20"/>
        </w:rPr>
        <w:t xml:space="preserve">Table 1. </w:t>
      </w:r>
      <w:r w:rsidRPr="00882612">
        <w:rPr>
          <w:sz w:val="20"/>
        </w:rPr>
        <w:t>Forest composition and structure in the range of sugar pine</w:t>
      </w:r>
      <w:r w:rsidR="00695240" w:rsidRPr="00882612">
        <w:rPr>
          <w:sz w:val="20"/>
        </w:rPr>
        <w:t>………………………………………</w:t>
      </w:r>
      <w:r w:rsidR="00882612">
        <w:rPr>
          <w:sz w:val="20"/>
        </w:rPr>
        <w:t>……….</w:t>
      </w:r>
      <w:r w:rsidR="00695240" w:rsidRPr="00882612">
        <w:rPr>
          <w:sz w:val="20"/>
        </w:rPr>
        <w:t>1</w:t>
      </w:r>
      <w:r w:rsidR="00882612">
        <w:rPr>
          <w:sz w:val="20"/>
        </w:rPr>
        <w:t>0</w:t>
      </w:r>
    </w:p>
    <w:p w14:paraId="4D3AD2EB" w14:textId="6173BFD5" w:rsidR="00960208" w:rsidRPr="00882612" w:rsidRDefault="00960208" w:rsidP="00960208">
      <w:pPr>
        <w:pStyle w:val="nrpsNormal"/>
        <w:jc w:val="right"/>
        <w:rPr>
          <w:color w:val="000000"/>
          <w:sz w:val="20"/>
        </w:rPr>
      </w:pPr>
      <w:r w:rsidRPr="00882612">
        <w:rPr>
          <w:b/>
          <w:bCs/>
          <w:color w:val="000000"/>
          <w:sz w:val="20"/>
        </w:rPr>
        <w:t xml:space="preserve">Table 2. </w:t>
      </w:r>
      <w:r w:rsidRPr="00882612">
        <w:rPr>
          <w:color w:val="000000"/>
          <w:sz w:val="20"/>
        </w:rPr>
        <w:t>Summary of the empirically derived vital rates</w:t>
      </w:r>
      <w:r w:rsidR="00695240" w:rsidRPr="00882612">
        <w:rPr>
          <w:color w:val="000000"/>
          <w:sz w:val="20"/>
        </w:rPr>
        <w:t>………………………………………………………</w:t>
      </w:r>
      <w:r w:rsidR="00882612">
        <w:rPr>
          <w:color w:val="000000"/>
          <w:sz w:val="20"/>
        </w:rPr>
        <w:t>…….</w:t>
      </w:r>
      <w:r w:rsidR="00695240" w:rsidRPr="00882612">
        <w:rPr>
          <w:color w:val="000000"/>
          <w:sz w:val="20"/>
        </w:rPr>
        <w:t>1</w:t>
      </w:r>
      <w:r w:rsidR="00882612">
        <w:rPr>
          <w:color w:val="000000"/>
          <w:sz w:val="20"/>
        </w:rPr>
        <w:t>2</w:t>
      </w:r>
    </w:p>
    <w:p w14:paraId="1C736C00" w14:textId="04ED79DE" w:rsidR="00960208" w:rsidRPr="00882612" w:rsidRDefault="00960208" w:rsidP="00960208">
      <w:pPr>
        <w:pStyle w:val="nrpsNormal"/>
        <w:jc w:val="right"/>
        <w:rPr>
          <w:b/>
          <w:bCs/>
        </w:rPr>
        <w:sectPr w:rsidR="00960208" w:rsidRPr="00882612" w:rsidSect="009873E0">
          <w:headerReference w:type="default" r:id="rId12"/>
          <w:footerReference w:type="default" r:id="rId13"/>
          <w:pgSz w:w="12240" w:h="15840" w:code="1"/>
          <w:pgMar w:top="1440" w:right="1440" w:bottom="1440" w:left="1440" w:header="720" w:footer="720" w:gutter="0"/>
          <w:pgNumType w:fmt="lowerRoman"/>
          <w:cols w:space="720"/>
          <w:docGrid w:linePitch="360"/>
        </w:sectPr>
      </w:pPr>
      <w:r w:rsidRPr="00882612">
        <w:rPr>
          <w:b/>
          <w:bCs/>
          <w:color w:val="000000"/>
          <w:sz w:val="20"/>
        </w:rPr>
        <w:t xml:space="preserve">Table 3. </w:t>
      </w:r>
      <w:r w:rsidRPr="00882612">
        <w:rPr>
          <w:sz w:val="20"/>
        </w:rPr>
        <w:t>Forest composition and structure for research sites</w:t>
      </w:r>
      <w:r w:rsidR="00695240" w:rsidRPr="00882612">
        <w:rPr>
          <w:sz w:val="20"/>
        </w:rPr>
        <w:t>…………………………………………</w:t>
      </w:r>
      <w:r w:rsidR="00882612">
        <w:rPr>
          <w:sz w:val="20"/>
        </w:rPr>
        <w:t>……...</w:t>
      </w:r>
      <w:r w:rsidR="00695240" w:rsidRPr="00882612">
        <w:rPr>
          <w:sz w:val="20"/>
        </w:rPr>
        <w:t>………1</w:t>
      </w:r>
      <w:r w:rsidR="00882612">
        <w:rPr>
          <w:sz w:val="20"/>
        </w:rPr>
        <w:t>5</w:t>
      </w:r>
    </w:p>
    <w:p w14:paraId="13030A61" w14:textId="18984256" w:rsidR="00F62D89" w:rsidRPr="00F533B8" w:rsidRDefault="0019451C" w:rsidP="007B2FCF">
      <w:pPr>
        <w:pStyle w:val="nrpsHeading1"/>
      </w:pPr>
      <w:bookmarkStart w:id="37" w:name="_Toc280111301"/>
      <w:bookmarkStart w:id="38" w:name="_Toc444091926"/>
      <w:bookmarkStart w:id="39" w:name="_Toc444181220"/>
      <w:bookmarkStart w:id="40" w:name="_Toc450576084"/>
      <w:bookmarkStart w:id="41" w:name="_Toc450576148"/>
      <w:bookmarkStart w:id="42" w:name="_Toc450645309"/>
      <w:bookmarkStart w:id="43" w:name="Abstract"/>
      <w:bookmarkStart w:id="44" w:name="_Toc465075029"/>
      <w:bookmarkStart w:id="45" w:name="_Toc503514002"/>
      <w:bookmarkEnd w:id="13"/>
      <w:bookmarkEnd w:id="14"/>
      <w:r>
        <w:lastRenderedPageBreak/>
        <w:t xml:space="preserve">Abstract </w:t>
      </w:r>
      <w:bookmarkEnd w:id="37"/>
      <w:bookmarkEnd w:id="38"/>
      <w:bookmarkEnd w:id="39"/>
      <w:bookmarkEnd w:id="40"/>
      <w:bookmarkEnd w:id="41"/>
      <w:bookmarkEnd w:id="42"/>
      <w:bookmarkEnd w:id="43"/>
      <w:bookmarkEnd w:id="44"/>
      <w:bookmarkEnd w:id="45"/>
    </w:p>
    <w:p w14:paraId="39DF4FA1" w14:textId="1D0D2822" w:rsidR="00DA11E6" w:rsidRDefault="00DA11E6" w:rsidP="00262A70">
      <w:pPr>
        <w:pStyle w:val="nrpsNormal"/>
        <w:ind w:firstLine="720"/>
      </w:pPr>
      <w:bookmarkStart w:id="46" w:name="_Toc405362313"/>
      <w:bookmarkStart w:id="47" w:name="_Toc444091934"/>
      <w:bookmarkStart w:id="48" w:name="_Toc444181226"/>
      <w:bookmarkStart w:id="49" w:name="_Toc450576090"/>
      <w:bookmarkStart w:id="50" w:name="_Toc450576154"/>
      <w:bookmarkStart w:id="51" w:name="_Toc450645315"/>
      <w:bookmarkStart w:id="52" w:name="_Toc217722639"/>
      <w:bookmarkStart w:id="53" w:name="_Toc218320082"/>
      <w:bookmarkStart w:id="54" w:name="_Toc263935903"/>
      <w:bookmarkStart w:id="55" w:name="_Toc263956353"/>
      <w:bookmarkStart w:id="56" w:name="_Toc280111311"/>
      <w:bookmarkEnd w:id="15"/>
      <w:r w:rsidRPr="00DA11E6">
        <w:t>Sugar pine (</w:t>
      </w:r>
      <w:r w:rsidRPr="00DA11E6">
        <w:rPr>
          <w:i/>
          <w:iCs/>
        </w:rPr>
        <w:t>Pinus lambertiana</w:t>
      </w:r>
      <w:r w:rsidRPr="00DA11E6">
        <w:t xml:space="preserve">) is the </w:t>
      </w:r>
      <w:commentRangeStart w:id="57"/>
      <w:r w:rsidRPr="00DA11E6">
        <w:t>largest</w:t>
      </w:r>
      <w:commentRangeEnd w:id="57"/>
      <w:r w:rsidR="00E55EBA">
        <w:rPr>
          <w:rStyle w:val="CommentReference"/>
          <w:rFonts w:eastAsiaTheme="minorHAnsi" w:cstheme="minorBidi"/>
        </w:rPr>
        <w:commentReference w:id="57"/>
      </w:r>
      <w:r w:rsidRPr="00DA11E6">
        <w:t xml:space="preserve"> Pinus species, an important timber species, and a component of several dry conifer forest types of western North America, in particular the extensive Sierra Nevada mixed conifer forest. The species faces several challenges in the Anthropocene, including a disrupted fire regime, an invasive pathogen, forest structure changes, and drought with ensuing bark beetle epidemics. Managers are concerned about the conservation outlook for sugar pine, but it is unclear where and how to best invest conservation resources. In this study, we use</w:t>
      </w:r>
      <w:r w:rsidR="00262A70">
        <w:t>d</w:t>
      </w:r>
      <w:r w:rsidRPr="00DA11E6">
        <w:t xml:space="preserve"> data from the US Forest Service's Forest Inventory and Analysis dataset to assess how these various stressors shape the vital rates (survival, growth, and fecundity) of sugar pine across the vast majority of its range. </w:t>
      </w:r>
      <w:r>
        <w:t>We augment</w:t>
      </w:r>
      <w:r w:rsidR="00262A70">
        <w:t>ed</w:t>
      </w:r>
      <w:r>
        <w:t xml:space="preserve"> this region-wide perspective with long-term (30+ years) trends </w:t>
      </w:r>
      <w:r w:rsidR="00262A70">
        <w:t>of</w:t>
      </w:r>
      <w:r>
        <w:t xml:space="preserve"> sugar pine composition, structure, and population dynamics at three research sites in the Sierra Nevada</w:t>
      </w:r>
      <w:r w:rsidR="00262A70">
        <w:t xml:space="preserve">. </w:t>
      </w:r>
    </w:p>
    <w:p w14:paraId="3D1317CE" w14:textId="550713FA" w:rsidR="00262A70" w:rsidRDefault="00DA11E6" w:rsidP="00DA11E6">
      <w:pPr>
        <w:pStyle w:val="nrpsNormal"/>
        <w:ind w:firstLine="720"/>
      </w:pPr>
      <w:r w:rsidRPr="00DA11E6">
        <w:t>We synthesize</w:t>
      </w:r>
      <w:r w:rsidR="00262A70">
        <w:t>d</w:t>
      </w:r>
      <w:r w:rsidRPr="00DA11E6">
        <w:t xml:space="preserve"> the vital rate functions by constructing an integral projection model which predicts the effects of various stressors on the asymptotic population growth rate. </w:t>
      </w:r>
      <w:r w:rsidR="00262A70">
        <w:t>Region-wide, t</w:t>
      </w:r>
      <w:r w:rsidRPr="00DA11E6">
        <w:t>he asymptotic population growth rate is near or slightly below one even under undisturbed conditions, and the actual abundance (in terms of both stem density and basal area) slightly declined over the duration of the study.</w:t>
      </w:r>
      <w:r w:rsidR="00262A70">
        <w:t xml:space="preserve"> A similar analysis for the United States Geological Survey Demography Study located in </w:t>
      </w:r>
      <w:r w:rsidR="00AA2AEE">
        <w:t>Sequoia and Kings</w:t>
      </w:r>
      <w:r w:rsidR="00262A70">
        <w:t xml:space="preserve"> Canyon and Yosemite national parks, indicate that sugar pine abundance has been decreasing for the last three decades. Projections from the population models confirm this empirical finding: sugar pine populations are declining</w:t>
      </w:r>
      <w:ins w:id="58" w:author="Author">
        <w:r w:rsidR="00FE6D29">
          <w:t xml:space="preserve"> throughout much of their range</w:t>
        </w:r>
      </w:ins>
      <w:r w:rsidR="00262A70">
        <w:t xml:space="preserve">. </w:t>
      </w:r>
    </w:p>
    <w:p w14:paraId="5F84CA6F" w14:textId="69675ACB" w:rsidR="00DA11E6" w:rsidRDefault="00DA11E6" w:rsidP="00DA11E6">
      <w:pPr>
        <w:pStyle w:val="nrpsNormal"/>
        <w:ind w:firstLine="720"/>
      </w:pPr>
      <w:r w:rsidRPr="00DA11E6">
        <w:t xml:space="preserve"> The analysis reveals that wildfire, white pine blister rust, and forest density are key drivers of the demographic rates of sugar pine across its range. Drought and site dryness had lesser, but still meaningful, effects. Fire has strong negative effects on survival, resulting in a strongly negative population trajectory on burned sites. Conversely, lower than average forest density (neighborhood basal area) results in a positive population growth rate via beneficial effects on growth. These results highlight the value of fire hazard mitigation, particularly where it also reduces forest density, in the conservation of this important species.</w:t>
      </w:r>
    </w:p>
    <w:p w14:paraId="0F9BD649" w14:textId="6DB8E0C8" w:rsidR="00262A70" w:rsidRPr="00DA11E6" w:rsidRDefault="00262A70" w:rsidP="00DA11E6">
      <w:pPr>
        <w:pStyle w:val="nrpsNormal"/>
        <w:ind w:firstLine="720"/>
      </w:pPr>
    </w:p>
    <w:p w14:paraId="72709D82" w14:textId="4BD26EB9" w:rsidR="004F7487" w:rsidRDefault="004F7487" w:rsidP="00624DC6">
      <w:pPr>
        <w:pStyle w:val="nrpsNormal"/>
      </w:pPr>
      <w:r>
        <w:br w:type="page"/>
      </w:r>
    </w:p>
    <w:p w14:paraId="48D54B11" w14:textId="77777777" w:rsidR="002E0DC1" w:rsidRDefault="002E0DC1" w:rsidP="00D45132">
      <w:pPr>
        <w:pStyle w:val="nrpsHeading1"/>
        <w:sectPr w:rsidR="002E0DC1" w:rsidSect="009873E0">
          <w:headerReference w:type="first" r:id="rId17"/>
          <w:footerReference w:type="first" r:id="rId18"/>
          <w:pgSz w:w="12240" w:h="15840" w:code="1"/>
          <w:pgMar w:top="1440" w:right="1440" w:bottom="1440" w:left="1440" w:header="720" w:footer="720" w:gutter="0"/>
          <w:pgNumType w:fmt="lowerRoman"/>
          <w:cols w:space="720"/>
          <w:titlePg/>
          <w:docGrid w:linePitch="360"/>
        </w:sectPr>
      </w:pPr>
    </w:p>
    <w:p w14:paraId="11DC56D6" w14:textId="3335A789" w:rsidR="00D45132" w:rsidRPr="00D45132" w:rsidRDefault="00D45132" w:rsidP="000566B1">
      <w:pPr>
        <w:pStyle w:val="nrpsHeading1SOP"/>
        <w:rPr>
          <w:color w:val="800000"/>
        </w:rPr>
      </w:pPr>
      <w:bookmarkStart w:id="59" w:name="Introduction"/>
      <w:bookmarkStart w:id="60" w:name="_Toc503514007"/>
      <w:bookmarkStart w:id="61" w:name="_Toc465075034"/>
      <w:r w:rsidRPr="00881519">
        <w:rPr>
          <w:rStyle w:val="nrpsHeading1Char"/>
          <w:b/>
        </w:rPr>
        <w:lastRenderedPageBreak/>
        <w:t>Introduction</w:t>
      </w:r>
      <w:bookmarkEnd w:id="59"/>
      <w:r w:rsidRPr="00881519">
        <w:rPr>
          <w:rStyle w:val="nrpsHeading1Char"/>
          <w:b/>
        </w:rPr>
        <w:t xml:space="preserve"> </w:t>
      </w:r>
      <w:bookmarkEnd w:id="46"/>
      <w:bookmarkEnd w:id="60"/>
      <w:bookmarkEnd w:id="61"/>
    </w:p>
    <w:p w14:paraId="4C7CBD51" w14:textId="47B09A65" w:rsidR="00AD11F8" w:rsidRPr="00AD11F8" w:rsidRDefault="00AD11F8" w:rsidP="00077A20">
      <w:pPr>
        <w:pStyle w:val="nrpsNormal"/>
      </w:pPr>
      <w:r w:rsidRPr="00AD11F8">
        <w:t>Sugar pine is without doubt one of the healthiest of our coniferous trees: Even the younger parts, such as the twigs and needles, are rarely attacked by the ordinary enemies of associated tree species…</w:t>
      </w:r>
    </w:p>
    <w:p w14:paraId="44DA7AB4" w14:textId="26B11BD6" w:rsidR="00530854" w:rsidRDefault="00AD11F8" w:rsidP="00077A20">
      <w:pPr>
        <w:pStyle w:val="nrpsNormal"/>
      </w:pPr>
      <w:r w:rsidRPr="00AD11F8">
        <w:tab/>
      </w:r>
      <w:r w:rsidRPr="00AD11F8">
        <w:tab/>
      </w:r>
      <w:r w:rsidRPr="00AD11F8">
        <w:tab/>
      </w:r>
      <w:r w:rsidR="00077A20">
        <w:tab/>
      </w:r>
      <w:r w:rsidR="00077A20">
        <w:tab/>
        <w:t>Forest</w:t>
      </w:r>
      <w:r w:rsidRPr="00AD11F8">
        <w:t xml:space="preserve"> examiner’s report to Henry S. Graves, Forest Service</w:t>
      </w:r>
      <w:r w:rsidR="00077A20">
        <w:tab/>
      </w:r>
      <w:r w:rsidR="00077A20">
        <w:tab/>
      </w:r>
      <w:r w:rsidR="00077A20">
        <w:tab/>
      </w:r>
      <w:r w:rsidR="00077A20">
        <w:tab/>
      </w:r>
      <w:r w:rsidR="00077A20">
        <w:tab/>
      </w:r>
      <w:r w:rsidR="00077A20">
        <w:tab/>
        <w:t>(Larsen and Woodbury</w:t>
      </w:r>
      <w:r w:rsidRPr="00AD11F8">
        <w:t xml:space="preserve"> 1916</w:t>
      </w:r>
      <w:r w:rsidR="00077A20">
        <w:t>)</w:t>
      </w:r>
    </w:p>
    <w:p w14:paraId="41E5CC57" w14:textId="77777777" w:rsidR="00530854" w:rsidRDefault="00530854" w:rsidP="000566B1">
      <w:pPr>
        <w:pStyle w:val="nrpsHeading2"/>
        <w:spacing w:before="0" w:after="200"/>
      </w:pPr>
      <w:r>
        <w:t>Overview</w:t>
      </w:r>
    </w:p>
    <w:p w14:paraId="2CBFE343" w14:textId="272C7B2C" w:rsidR="00962DF6" w:rsidRPr="00962DF6" w:rsidRDefault="00EB61D5" w:rsidP="000566B1">
      <w:pPr>
        <w:pStyle w:val="nrpsNormal"/>
        <w:ind w:firstLine="720"/>
      </w:pPr>
      <w:r>
        <w:t>In the western United States, there has been a long-standing concern about the persistence of sugar pine (</w:t>
      </w:r>
      <w:r w:rsidRPr="008D1E5B">
        <w:rPr>
          <w:i/>
          <w:iCs/>
        </w:rPr>
        <w:t>Pinus lambertiana</w:t>
      </w:r>
      <w:r>
        <w:t xml:space="preserve"> Dougl., Kinloch et al. 1996). </w:t>
      </w:r>
      <w:r w:rsidR="00962DF6" w:rsidRPr="00962DF6">
        <w:t>Sugar pine</w:t>
      </w:r>
      <w:r w:rsidR="00962DF6">
        <w:t xml:space="preserve"> </w:t>
      </w:r>
      <w:r w:rsidR="00962DF6" w:rsidRPr="00962DF6">
        <w:t>is the largest Pinus species, an important timber species, and a component of several dry western conifer forest types</w:t>
      </w:r>
      <w:r w:rsidR="00F96A15">
        <w:t xml:space="preserve">. It reaches its maximum importance in </w:t>
      </w:r>
      <w:r w:rsidR="00962DF6" w:rsidRPr="00962DF6">
        <w:t xml:space="preserve">the extensive Sierra Nevada Mixed Conifer Forest where it typically composes 5-25% of basal area (Kinloch and Scheuner 1990, Safford and Stevens 2017). Its range extends through much of the North American Mediterranean zone throughout mountain ranges in California and central Oregon (Safford and Stevens 2017), with most of the growing stock located in California (Kinloch and Scheuner 1990). </w:t>
      </w:r>
    </w:p>
    <w:p w14:paraId="59D9CF49" w14:textId="2D76E199" w:rsidR="00EB61D5" w:rsidRDefault="00EB61D5" w:rsidP="000566B1">
      <w:pPr>
        <w:ind w:firstLine="720"/>
      </w:pPr>
      <w:r>
        <w:t xml:space="preserve">Sugar pine faces a suite of novel stressors including an invasive pathogen, hotter droughts, and an altered fire regime </w:t>
      </w:r>
      <w:r w:rsidR="006F0D5F">
        <w:t>(</w:t>
      </w:r>
      <w:r w:rsidRPr="00303DBB">
        <w:rPr>
          <w:rStyle w:val="FootnoteReference"/>
        </w:rPr>
        <w:fldChar w:fldCharType="begin" w:fldLock="1"/>
      </w:r>
      <w:r w:rsidRPr="00303DBB">
        <w:instrText>ADDIN CSL_CITATION {"citationItems":[{"id":"ITEM-1","itemData":{"DOI":"10.1890/03-5109","ISSN":"10510761","abstract":"An introduced pathogen, white pine blister rust (Cronartium ribicola), has caused declines in five-needled pines throughout North America. Simultaneously, fire exclusion has resulted in dense stands in many forest types, which may create additional stress for these generally shade-intolerant pines. Fire exclusion also allows fuels to accumulate, and it is unclear how affected populations will respond to the reintroduction of fire. Although white pine blister rust and fire exclusion are widely recognized threats, long-term demographic data that document the effects of these stressors are rare. We present population trends from 2168 individuals over 5-15 years for an affected species, sugar pine (Pinus lambertiana), at several burned and unburned sites in the Sierra Nevada of California. Size-based matrix models indicate that most unburned populations have negative growth rates (λ range: 0.82-1.04). The growth rate of most populations was, however, indistinguishable from replacement levels (λ = 1.0), implying that, if populations are indeed declining, the progression of any such decline is slow, and longer observations are needed to clearly determine population trends. We found significant differences among population growth rates, primarily due to variation in recruitment rates. Deaths associated with blister rust and stress (i.e., resource competition) were common, suggesting significant roles for both blister rust and fire exclusion in determining population trajectories. Data from 15 prescribed fires showed that the immediate effect of burning was the death of many small trees, with the frequency of mortality returning to pre-fire levels within five years. In spite of a poor prognosis for sugar pine, our results suggest that we have time to apply and refine management strategies to protect this species.","author":[{"dropping-particle":"","family":"Mantgem","given":"Phillip J.","non-dropping-particle":"Van","parse-names":false,"suffix":""},{"dropping-particle":"","family":"Stephenson","given":"Nathan L.","non-dropping-particle":"","parse-names":false,"suffix":""},{"dropping-particle":"","family":"Keifer","given":"Mary Beth","non-dropping-particle":"","parse-names":false,"suffix":""},{"dropping-particle":"","family":"Keeley","given":"Jon","non-dropping-particle":"","parse-names":false,"suffix":""}],"container-title":"Ecological Applications","id":"ITEM-1","issue":"5","issued":{"date-parts":[["2004"]]},"page":"1590-1602","title":"Effects of an introduced pathogen and fire exclusion on the demography of sugar pine","type":"article-journal","volume":"14"},"uris":["http://www.mendeley.com/documents/?uuid=4017c084-8b81-48ae-b134-e117d840d93b"]},{"id":"ITEM-2","itemData":{"DOI":"10.1002/ecs2.3263","author":[{"dropping-particle":"","family":"Dudney","given":"Joan C.","non-dropping-particle":"","parse-names":false,"suffix":""},{"dropping-particle":"","family":"Nesmith","given":"Jonathan C.B.","non-dropping-particle":"","parse-names":false,"suffix":""},{"dropping-particle":"","family":"Cahill","given":"Matthew C.","non-dropping-particle":"","parse-names":false,"suffix":""},{"dropping-particle":"","family":"Cribbs","given":"Jennifer E.","non-dropping-particle":"","parse-names":false,"suffix":""},{"dropping-particle":"","family":"Duriscoe","given":"Dan M.","non-dropping-particle":"","parse-names":false,"suffix":""},{"dropping-particle":"","family":"Das","given":"Adrian J.","non-dropping-particle":"","parse-names":false,"suffix":""},{"dropping-particle":"","family":"Stephenson","given":"Nathan L.","non-dropping-particle":"","parse-names":false,"suffix":""},{"dropping-particle":"","family":"Battles","given":"John J.","non-dropping-particle":"","parse-names":false,"suffix":""}],"container-title":"Ecosphere","id":"ITEM-2","issue":"October","issued":{"date-parts":[["2020"]]},"page":"e03263","title":"Compounding effects of white pine blister rust, mountain pine beetle, and fire threaten four white pine species","type":"article-journal","volume":"11"},"uris":["http://www.mendeley.com/documents/?uuid=54eba3d7-5ed4-4e44-a51e-b1150e7c2215"]},{"id":"ITEM-3","itemData":{"DOI":"10.1016/j.foreco.2011.05.011","ISSN":"03781127","abstract":"Historical logging, fire suppression, and an invasive pathogen, Cronartium ribicola, the cause of white pine blister rust (WPBR), are assumed to have dramatically affected sugar pine (Pinus lambertiana) populations in the Lake Tahoe Basin. We examined population- and genetic-level consequences of these disturbances within 10 sugar pine populations by assessing current population structure and trends for 1129 individuals, genetic diversity for 250 individuals, and frequency of WPBR-resistance for 102 families. Logging had occurred in 9 of 10 sites and fire suppression was evident in all stands. High density of white fir (Abies concolor) is often an indicator of fire suppression and we found a negative relationship between sugar pine survivorship and white fir basal area (r2=0.31). C. ribicola was present in 90% of stands (incidence range: 0-48%) and we found a significant relationship between mean host survivorship and disease incidence (r2=0.46). We estimated population growth rates (λ) from size-based transition matrices. For six of 10 sugar pine populations λ was 1.0, indicating that these populations appear to be stable; for four populations, λ was &lt;1.0, indicating populations that may be in decline. A population specific drift parameter, ci, which is a measure of genetic differentiation in allele frequencies relative to an ancestral population, ranged from 0.009 to 0.048. Higher values of ci indicate greater genetic drift, possibly due to a bottleneck caused by historical logging, other agents of mortality or much older events affecting population sizes. Effects of drift are known to be greater in small populations and we found a negative relationship between sugar pine density and ci (r2=0.36). Allele frequency of the Cr1 gene, responsible for WPBR-resistance in sugar pine, averaged 0.068 for all populations sampled; no WPBR infection was found in one population in which the Cr1 frequency was 0.112. Historical disturbances and their interactions have likely influenced the population biology of sugar pine in the Tahoe Basin; for some populations this has meant reduced population size, higher genetic drift, and poor survival of small- and intermediate-sized individuals. Possible management strategies include restoring population numbers, deploying WPBR-resistance, treating stands to promote natural sugar pine regeneration, and enhancing genetic diversity. © 2011 Elsevier B.V.","author":[{"dropping-particle":"","family":"Maloney","given":"Patricia E.","non-dropping-particle":"","parse-names":false,"suffix":""},{"dropping-particle":"","family":"Vogler","given":"Detlev R.","non-dropping-particle":"","parse-names":false,"suffix":""},{"dropping-particle":"","family":"Eckert","given":"Andrew J.","non-dropping-particle":"","parse-names":false,"suffix":""},{"dropping-particle":"","family":"Jensen","given":"Camille E.","non-dropping-particle":"","parse-names":false,"suffix":""},{"dropping-particle":"","family":"Neale","given":"David B.","non-dropping-particle":"","parse-names":false,"suffix":""}],"container-title":"Forest Ecology and Management","id":"ITEM-3","issue":"5","issued":{"date-parts":[["2011"]]},"page":"770-779","publisher":"Elsevier B.V.","title":"Population biology of sugar pine (Pinus lambertiana Dougl.) with reference to historical disturbances in the Lake Tahoe Basin: Implications for restoration","type":"article-journal","volume":"262"},"uris":["http://www.mendeley.com/documents/?uuid=9a0c821b-c50c-45fc-9062-b98c1d978b4e"]}],"mendeley":{"formattedCitation":"(Van Mantgem &lt;i&gt;et al.&lt;/i&gt;, 2004; Maloney &lt;i&gt;et al.&lt;/i&gt;, 2011; Dudney &lt;i&gt;et al.&lt;/i&gt;, 2020)","plainTextFormattedCitation":"(Van Mantgem et al., 2004; Maloney et al., 2011; Dudney et al., 2020)","previouslyFormattedCitation":"(Van Mantgem &lt;i&gt;et al.&lt;/i&gt;, 2004; Maloney &lt;i&gt;et al.&lt;/i&gt;, 2011; Dudney &lt;i&gt;et al.&lt;/i&gt;, 2020)"},"properties":{"noteIndex":0},"schema":"https://github.com/citation-style-language/schema/raw/master/csl-citation.json"}</w:instrText>
      </w:r>
      <w:r w:rsidRPr="00303DBB">
        <w:rPr>
          <w:rStyle w:val="FootnoteReference"/>
        </w:rPr>
        <w:fldChar w:fldCharType="separate"/>
      </w:r>
      <w:r w:rsidR="00B765D2">
        <w:rPr>
          <w:bCs/>
          <w:noProof/>
        </w:rPr>
        <w:t>v</w:t>
      </w:r>
      <w:r w:rsidRPr="00303DBB">
        <w:rPr>
          <w:bCs/>
          <w:noProof/>
        </w:rPr>
        <w:t>an Mantgem et al. 2004</w:t>
      </w:r>
      <w:r w:rsidR="00303DBB">
        <w:rPr>
          <w:bCs/>
          <w:noProof/>
        </w:rPr>
        <w:t xml:space="preserve">, </w:t>
      </w:r>
      <w:r w:rsidRPr="00303DBB">
        <w:rPr>
          <w:bCs/>
          <w:noProof/>
        </w:rPr>
        <w:t>Maloney et al. 2011</w:t>
      </w:r>
      <w:r w:rsidR="00303DBB">
        <w:rPr>
          <w:bCs/>
          <w:noProof/>
        </w:rPr>
        <w:t>,</w:t>
      </w:r>
      <w:r w:rsidRPr="00303DBB">
        <w:rPr>
          <w:bCs/>
          <w:noProof/>
        </w:rPr>
        <w:t xml:space="preserve"> Dudney et al. 2020)</w:t>
      </w:r>
      <w:r w:rsidRPr="00303DBB">
        <w:rPr>
          <w:rStyle w:val="FootnoteReference"/>
        </w:rPr>
        <w:fldChar w:fldCharType="end"/>
      </w:r>
      <w:r w:rsidRPr="00303DBB">
        <w:t>. However, despite the perception of resource professionals and public stakeholders “that sugar pine as a species might be in imminent jeopardy” (Kinloch and Marosy 1996), global and national assessments do not consider sugar pine a species currently at risk of extinction. NatureServe classifies the conservation status of sugar pine as “se</w:t>
      </w:r>
      <w:r>
        <w:t>cure”</w:t>
      </w:r>
      <w:r w:rsidR="001F6835">
        <w:t xml:space="preserve"> (NatureServe 202</w:t>
      </w:r>
      <w:r w:rsidR="00F96A15">
        <w:t>3</w:t>
      </w:r>
      <w:r w:rsidR="001F6835">
        <w:t>)</w:t>
      </w:r>
      <w:r>
        <w:t xml:space="preserve">; the </w:t>
      </w:r>
      <w:r w:rsidRPr="00A27D55">
        <w:t>IUCN</w:t>
      </w:r>
      <w:r>
        <w:t xml:space="preserve"> </w:t>
      </w:r>
      <w:r w:rsidRPr="00A27D55">
        <w:t>Red List</w:t>
      </w:r>
      <w:r>
        <w:t xml:space="preserve"> describes it as a species of “Least Concern”</w:t>
      </w:r>
      <w:r w:rsidR="001F6835">
        <w:t xml:space="preserve"> (International Union for the Conservation of Nature 2024)</w:t>
      </w:r>
      <w:r>
        <w:t xml:space="preserve">; and Stanke et al.’s (2021) forest stability index ranks sugar pine as a stable tree species (i.e., not in decline). Moreover, a recent review of plants likely to be winners and losers in the Anthropocene identifies sugar pine as a “winner useful to humans” (Kress and Krupnick 2022). Even detailed, site-specific studies conducted of sugar pine populations exposed to known stressors do not report consistent evidence of decline (van Mantgem et al. 2004, Maloney et al. 2011). </w:t>
      </w:r>
    </w:p>
    <w:p w14:paraId="13F21989" w14:textId="4142FF4F" w:rsidR="00EB61D5" w:rsidRDefault="00EB61D5" w:rsidP="000566B1">
      <w:pPr>
        <w:ind w:firstLine="720"/>
      </w:pPr>
      <w:commentRangeStart w:id="62"/>
      <w:r>
        <w:t>This contrast between perception and evidence presents a major challenge to forest management. To date, efforts to protect sugar pine have been extensive (e.g., Waring and Goodrich 2012</w:t>
      </w:r>
      <w:r w:rsidR="00123F5B">
        <w:t>,</w:t>
      </w:r>
      <w:r>
        <w:t xml:space="preserve"> Stevens et al. 2016, Hood et al. 2022).</w:t>
      </w:r>
      <w:commentRangeEnd w:id="62"/>
      <w:r w:rsidR="009A3302">
        <w:rPr>
          <w:rStyle w:val="CommentReference"/>
        </w:rPr>
        <w:commentReference w:id="62"/>
      </w:r>
      <w:r>
        <w:t xml:space="preserve"> And yet, resources for conservation and restoration are limited. These scarce resources must be prioritized given the broad risks posed by novel anthropogenic stressors (Millar </w:t>
      </w:r>
      <w:r w:rsidR="006F0D5F">
        <w:t xml:space="preserve">and Stephenson </w:t>
      </w:r>
      <w:r>
        <w:t>20</w:t>
      </w:r>
      <w:r w:rsidR="006F0D5F">
        <w:t>15</w:t>
      </w:r>
      <w:r>
        <w:t xml:space="preserve">). </w:t>
      </w:r>
    </w:p>
    <w:p w14:paraId="25BD755C" w14:textId="557E7321" w:rsidR="00BF0F15" w:rsidRDefault="0017111B" w:rsidP="00BF0F15">
      <w:pPr>
        <w:ind w:firstLine="720"/>
        <w:rPr>
          <w:szCs w:val="23"/>
        </w:rPr>
      </w:pPr>
      <w:r w:rsidRPr="0017111B">
        <w:rPr>
          <w:szCs w:val="23"/>
        </w:rPr>
        <w:t xml:space="preserve">Managers of </w:t>
      </w:r>
      <w:r w:rsidR="00AA2AEE">
        <w:rPr>
          <w:szCs w:val="23"/>
        </w:rPr>
        <w:t>n</w:t>
      </w:r>
      <w:r w:rsidRPr="0017111B">
        <w:rPr>
          <w:szCs w:val="23"/>
        </w:rPr>
        <w:t xml:space="preserve">ational </w:t>
      </w:r>
      <w:r w:rsidR="00AA2AEE">
        <w:rPr>
          <w:szCs w:val="23"/>
        </w:rPr>
        <w:t>p</w:t>
      </w:r>
      <w:r w:rsidRPr="0017111B">
        <w:rPr>
          <w:szCs w:val="23"/>
        </w:rPr>
        <w:t xml:space="preserve">arks in the southern Sierra Nevada share the widespread concern about the </w:t>
      </w:r>
      <w:r w:rsidR="00506C81">
        <w:rPr>
          <w:szCs w:val="23"/>
        </w:rPr>
        <w:t>status of sugar pine.</w:t>
      </w:r>
      <w:r w:rsidRPr="0017111B">
        <w:rPr>
          <w:szCs w:val="23"/>
        </w:rPr>
        <w:t xml:space="preserve"> </w:t>
      </w:r>
      <w:r w:rsidR="00506C81">
        <w:rPr>
          <w:szCs w:val="23"/>
        </w:rPr>
        <w:t xml:space="preserve">This tree species </w:t>
      </w:r>
      <w:r w:rsidRPr="0017111B">
        <w:rPr>
          <w:szCs w:val="23"/>
        </w:rPr>
        <w:t>is a</w:t>
      </w:r>
      <w:r w:rsidR="00E75C48">
        <w:rPr>
          <w:szCs w:val="23"/>
        </w:rPr>
        <w:t xml:space="preserve"> </w:t>
      </w:r>
      <w:commentRangeStart w:id="63"/>
      <w:r w:rsidR="00E75C48">
        <w:rPr>
          <w:szCs w:val="23"/>
        </w:rPr>
        <w:t>foundational</w:t>
      </w:r>
      <w:commentRangeEnd w:id="63"/>
      <w:r w:rsidR="00AF39D9">
        <w:rPr>
          <w:rStyle w:val="CommentReference"/>
        </w:rPr>
        <w:commentReference w:id="63"/>
      </w:r>
      <w:r w:rsidR="00E75C48">
        <w:rPr>
          <w:szCs w:val="23"/>
        </w:rPr>
        <w:t xml:space="preserve"> </w:t>
      </w:r>
      <w:r w:rsidRPr="0017111B">
        <w:rPr>
          <w:szCs w:val="23"/>
        </w:rPr>
        <w:t>element of the forests they are charged to conserve.</w:t>
      </w:r>
      <w:r w:rsidR="003D48FC" w:rsidRPr="003D48FC">
        <w:rPr>
          <w:szCs w:val="23"/>
        </w:rPr>
        <w:t xml:space="preserve"> </w:t>
      </w:r>
      <w:r w:rsidR="00530854" w:rsidRPr="00530854">
        <w:rPr>
          <w:szCs w:val="23"/>
        </w:rPr>
        <w:t xml:space="preserve">Sugar pine seeds are an important food source for animal species </w:t>
      </w:r>
      <w:commentRangeStart w:id="64"/>
      <w:r w:rsidR="00530854" w:rsidRPr="00530854">
        <w:rPr>
          <w:szCs w:val="23"/>
        </w:rPr>
        <w:fldChar w:fldCharType="begin" w:fldLock="1"/>
      </w:r>
      <w:r w:rsidR="00530854" w:rsidRPr="00530854">
        <w:rPr>
          <w:szCs w:val="23"/>
        </w:rPr>
        <w:instrText>ADDIN CSL_CITATION {"citationItems":[{"id":"ITEM-1","itemData":{"DOI":"10.3398/064.070.0314","ISSN":"15270904","abstract":"This is the first report of Clark's Nutcrackers (Nucifraga columbiana) harvesting seeds from the cones of sugar pine (Pinus lambertiana), based on observations over several years in Crater Lake National Park, Oregon. The harvesting period in late September corresponded to peak cone-opening dates. Nutcrackers placed harvested seeds in their throat pouches, a behavior associated with seed caching. © 2010 Western North American Naturalist.","author":[{"dropping-particle":"","family":"Murray","given":"Michael P.","non-dropping-particle":"","parse-names":false,"suffix":""},{"dropping-particle":"","family":"Tomback","given":"Diana F.","non-dropping-particle":"","parse-names":false,"suffix":""}],"container-title":"Western North American Naturalist","id":"ITEM-1","issue":"3","issued":{"date-parts":[["2010"]]},"page":"413-414","title":"Clark's nutcrackers harvest sugar pine seeds from cones","type":"article-journal","volume":"70"},"uris":["http://www.mendeley.com/documents/?uuid=eab07144-f38e-44e6-bb50-47e8edfb932c"]},{"id":"ITEM-2","itemData":{"ISBN":"Technical Bulletin 1150","author":[{"dropping-particle":"","family":"Fowells","given":"H A","non-dropping-particle":"","parse-names":false,"suffix":""},{"dropping-particle":"","family":"Schubert","given":"G H","non-dropping-particle":"","parse-names":false,"suffix":""}],"container-title":"USDA Technical Bulletin","id":"ITEM-2","issue":"1150","issued":{"date-parts":[["1956"]]},"page":"1-48","title":"Seed crops of forest trees in the pine region of California","type":"article-journal","volume":"1150"},"uris":["http://www.mendeley.com/documents/?uuid=ead79d64-7cd1-4e56-b8e3-b3532ddf6681"]}],"mendeley":{"formattedCitation":"(Fowells and Schubert, 1956; Murray and Tomback, 2010)","plainTextFormattedCitation":"(Fowells and Schubert, 1956; Murray and Tomback, 2010)","previouslyFormattedCitation":"(Fowells and Schubert, 1956; Murray and Tomback, 2010)"},"properties":{"noteIndex":0},"schema":"https://github.com/citation-style-language/schema/raw/master/csl-citation.json"}</w:instrText>
      </w:r>
      <w:r w:rsidR="00530854" w:rsidRPr="00530854">
        <w:rPr>
          <w:szCs w:val="23"/>
        </w:rPr>
        <w:fldChar w:fldCharType="separate"/>
      </w:r>
      <w:r w:rsidR="00530854" w:rsidRPr="00530854">
        <w:rPr>
          <w:szCs w:val="23"/>
        </w:rPr>
        <w:t>(Fowells and Schubert 1956</w:t>
      </w:r>
      <w:r w:rsidR="00BF0F15">
        <w:rPr>
          <w:szCs w:val="23"/>
        </w:rPr>
        <w:t>,</w:t>
      </w:r>
      <w:r w:rsidR="00530854" w:rsidRPr="00530854">
        <w:rPr>
          <w:szCs w:val="23"/>
        </w:rPr>
        <w:t xml:space="preserve"> Murray and Tomback 2010)</w:t>
      </w:r>
      <w:r w:rsidR="00530854" w:rsidRPr="00530854">
        <w:rPr>
          <w:szCs w:val="23"/>
        </w:rPr>
        <w:fldChar w:fldCharType="end"/>
      </w:r>
      <w:commentRangeEnd w:id="64"/>
      <w:r w:rsidR="00AF39D9">
        <w:rPr>
          <w:rStyle w:val="CommentReference"/>
        </w:rPr>
        <w:commentReference w:id="64"/>
      </w:r>
      <w:r w:rsidR="00E75C48">
        <w:rPr>
          <w:szCs w:val="23"/>
        </w:rPr>
        <w:t xml:space="preserve">. Mature sugar pine produce the </w:t>
      </w:r>
      <w:r w:rsidR="00530854" w:rsidRPr="00530854">
        <w:rPr>
          <w:szCs w:val="23"/>
        </w:rPr>
        <w:t xml:space="preserve">large-diameter trees </w:t>
      </w:r>
      <w:r w:rsidR="00E75C48">
        <w:rPr>
          <w:szCs w:val="23"/>
        </w:rPr>
        <w:t xml:space="preserve">that </w:t>
      </w:r>
      <w:r w:rsidR="00530854" w:rsidRPr="00530854">
        <w:rPr>
          <w:szCs w:val="23"/>
        </w:rPr>
        <w:t xml:space="preserve">play a key role in the structure and function of ecosystems they occur in </w:t>
      </w:r>
      <w:r w:rsidR="00530854" w:rsidRPr="00530854">
        <w:rPr>
          <w:szCs w:val="23"/>
        </w:rPr>
        <w:fldChar w:fldCharType="begin" w:fldLock="1"/>
      </w:r>
      <w:r w:rsidR="00530854" w:rsidRPr="00530854">
        <w:rPr>
          <w:szCs w:val="23"/>
        </w:rPr>
        <w:instrText>ADDIN CSL_CITATION {"citationItems":[{"id":"ITEM-1","itemData":{"DOI":"10.1111/geb.12747","ISSN":"14668238","abstract":"Aim: To examine the contribution of large-diameter trees to biomass, stand structure, and species richness across forest biomes. Location: Global. Time period: Early 21st century. Major taxa studied: Woody plants. Methods: We examined the contribution of large trees to forest density, richness and biomass using a global network of 48 large (from 2 to 60 ha) forest plots representing 5,601,473 stems across 9,298 species and 210 plant families. This contribution was assessed using three metrics: the largest 1% of trees ≥ 1 cm diameter at breast height (DBH), all trees ≥ 60 cm DBH, and those rank-ordered largest trees that cumulatively comprise 50% of forest biomass. Results: Averaged across these 48 forest plots, the largest 1% of trees ≥ 1 cm DBH comprised 50% of aboveground live biomass, with hectare-scale standard deviation of 26%. Trees ≥ 60 cm DBH comprised 41% of aboveground live tree biomass. The size of the largest trees correlated with total forest biomass (r2 =.62, p &lt;.001). Large-diameter trees in high biomass forests represented far fewer species relative to overall forest richness (r2 =.45, p &lt;.001). Forests with more diverse large-diameter tree communities were comprised of smaller trees (r2 =.33, p &lt;.001). Lower large-diameter richness was associated with large-diameter trees being individuals of more common species (r2 =.17, p =.002). The concentration of biomass in the largest 1% of trees declined with increasing absolute latitude (r2 =.46, p &lt;.001), as did forest density (r2 =.31, p &lt;.001). Forest structural complexity increased with increasing absolute latitude (r2 =.26, p &lt;.001). Main conclusions: Because large-diameter trees constitute roughly half of the mature forest biomass worldwide, their dynamics and sensitivities to environmental change represent potentially large controls on global forest carbon cycling. We recommend managing forests for conservation of existing large-diameter trees or those that can soon reach large diameters as a simple way to conserve and potentially enhance ecosystem services.","author":[{"dropping-particle":"","family":"Lutz","given":"James A.","non-dropping-particle":"","parse-names":false,"suffix":""},{"dropping-particle":"","family":"Furniss","given":"Tucker J.","non-dropping-particle":"","parse-names":false,"suffix":""},{"dropping-particle":"","family":"Johnson","given":"Daniel J.","non-dropping-particle":"","parse-names":false,"suffix":""},{"dropping-particle":"","family":"Davies","given":"Stuart J.","non-dropping-particle":"","parse-names":false,"suffix":""},{"dropping-particle":"","family":"Allen","given":"David","non-dropping-particle":"","parse-names":false,"suffix":""},{"dropping-particle":"","family":"Alonso","given":"Alfonso","non-dropping-particle":"","parse-names":false,"suffix":""},{"dropping-particle":"","family":"Anderson-Teixeira","given":"Kristina J.","non-dropping-particle":"","parse-names":false,"suffix":""},{"dropping-particle":"","family":"Andrade","given":"Ana","non-dropping-particle":"","parse-names":false,"suffix":""},{"dropping-particle":"","family":"Baltzer","given":"Jennifer","non-dropping-particle":"","parse-names":false,"suffix":""},{"dropping-particle":"","family":"Becker","given":"Kendall M.L.","non-dropping-particle":"","parse-names":false,"suffix":""},{"dropping-particle":"","family":"Blomdahl","given":"Erika M.","non-dropping-particle":"","parse-names":false,"suffix":""},{"dropping-particle":"","family":"Bourg","given":"Norman A.","non-dropping-particle":"","parse-names":false,"suffix":""},{"dropping-particle":"","family":"Bunyavejchewin","given":"Sarayudh","non-dropping-particle":"","parse-names":false,"suffix":""},{"dropping-particle":"","family":"Burslem","given":"David F.R.P.","non-dropping-particle":"","parse-names":false,"suffix":""},{"dropping-particle":"","family":"Cansler","given":"C. Alina","non-dropping-particle":"","parse-names":false,"suffix":""},{"dropping-particle":"","family":"Cao","given":"Ke","non-dropping-particle":"","parse-names":false,"suffix":""},{"dropping-particle":"","family":"Cao","given":"Min","non-dropping-particle":"","parse-names":false,"suffix":""},{"dropping-particle":"","family":"Cárdenas","given":"Dairon","non-dropping-particle":"","parse-names":false,"suffix":""},{"dropping-particle":"","family":"Chang","given":"Li Wan","non-dropping-particle":"","parse-names":false,"suffix":""},{"dropping-particle":"","family":"Chao","given":"Kuo Jung","non-dropping-particle":"","parse-names":false,"suffix":""},{"dropping-particle":"","family":"Chao","given":"Wei Chun","non-dropping-particle":"","parse-names":false,"suffix":""},{"dropping-particle":"","family":"Chiang","given":"Jyh Min","non-dropping-particle":"","parse-names":false,"suffix":""},{"dropping-particle":"","family":"Chu","given":"Chengjin","non-dropping-particle":"","parse-names":false,"suffix":""},{"dropping-particle":"","family":"Chuyong","given":"George B.","non-dropping-particle":"","parse-names":false,"suffix":""},{"dropping-particle":"","family":"Clay","given":"Keith","non-dropping-particle":"","parse-names":false,"suffix":""},{"dropping-particle":"","family":"Condit","given":"Richard","non-dropping-particle":"","parse-names":false,"suffix":""},{"dropping-particle":"","family":"Cordell","given":"Susan","non-dropping-particle":"","parse-names":false,"suffix":""},{"dropping-particle":"","family":"Dattaraja","given":"Handanakere S.","non-dropping-particle":"","parse-names":false,"suffix":""},{"dropping-particle":"","family":"Duque","given":"Alvaro","non-dropping-particle":"","parse-names":false,"suffix":""},{"dropping-particle":"","family":"Ewango","given":"Corneille E.N.","non-dropping-particle":"","parse-names":false,"suffix":""},{"dropping-particle":"","family":"Fischer","given":"Gunter A.","non-dropping-particle":"","parse-names":false,"suffix":""},{"dropping-particle":"","family":"Fletcher","given":"Christine","non-dropping-particle":"","parse-names":false,"suffix":""},{"dropping-particle":"","family":"Freund","given":"James A.","non-dropping-particle":"","parse-names":false,"suffix":""},{"dropping-particle":"","family":"Giardina","given":"Christian","non-dropping-particle":"","parse-names":false,"suffix":""},{"dropping-particle":"","family":"Germain","given":"Sara J.","non-dropping-particle":"","parse-names":false,"suffix":""},{"dropping-particle":"","family":"Gilbert","given":"Gregory S.","non-dropping-particle":"","parse-names":false,"suffix":""},{"dropping-particle":"","family":"Hao","given":"Zhanqing","non-dropping-particle":"","parse-names":false,"suffix":""},{"dropping-particle":"","family":"Hart","given":"Terese","non-dropping-particle":"","parse-names":false,"suffix":""},{"dropping-particle":"","family":"Hau","given":"Billy C.H.","non-dropping-particle":"","parse-names":false,"suffix":""},{"dropping-particle":"","family":"He","given":"Fangliang","non-dropping-particle":"","parse-names":false,"suffix":""},{"dropping-particle":"","family":"Hector","given":"Andrew","non-dropping-particle":"","parse-names":false,"suffix":""},{"dropping-particle":"","family":"Howe","given":"Robert W.","non-dropping-particle":"","parse-names":false,"suffix":""},{"dropping-particle":"","family":"Hsieh","given":"Chang Fu","non-dropping-particle":"","parse-names":false,"suffix":""},{"dropping-particle":"","family":"Hu","given":"Yue Hua","non-dropping-particle":"","parse-names":false,"suffix":""},{"dropping-particle":"","family":"Hubbell","given":"Stephen P.","non-dropping-particle":"","parse-names":false,"suffix":""},{"dropping-particle":"","family":"Inman-Narahari","given":"Faith M.","non-dropping-particle":"","parse-names":false,"suffix":""},{"dropping-particle":"","family":"Itoh","given":"Akira","non-dropping-particle":"","parse-names":false,"suffix":""},{"dropping-particle":"","family":"Janík","given":"David","non-dropping-particle":"","parse-names":false,"suffix":""},{"dropping-particle":"","family":"Kassim","given":"Abdul Rahman","non-dropping-particle":"","parse-names":false,"suffix":""},{"dropping-particle":"","family":"Kenfack","given":"David","non-dropping-particle":"","parse-names":false,"suffix":""},{"dropping-particle":"","family":"Korte","given":"Lisa","non-dropping-particle":"","parse-names":false,"suffix":""},{"dropping-particle":"","family":"Král","given":"Kamil","non-dropping-particle":"","parse-names":false,"suffix":""},{"dropping-particle":"","family":"Larson","given":"Andrew J.","non-dropping-particle":"","parse-names":false,"suffix":""},{"dropping-particle":"De","family":"Li","given":"Yi","non-dropping-particle":"","parse-names":false,"suffix":""},{"dropping-particle":"","family":"Lin","given":"Yiching","non-dropping-particle":"","parse-names":false,"suffix":""},{"dropping-particle":"","family":"Liu","given":"Shirong","non-dropping-particle":"","parse-names":false,"suffix":""},{"dropping-particle":"","family":"Lum","given":"Shawn","non-dropping-particle":"","parse-names":false,"suffix":""},{"dropping-particle":"","family":"Ma","given":"Keping","non-dropping-particle":"","parse-names":false,"suffix":""},{"dropping-particle":"","family":"Makana","given":"Jean Remy","non-dropping-particle":"","parse-names":false,"suffix":""},{"dropping-particle":"","family":"Malhi","given":"Yadvinder","non-dropping-particle":"","parse-names":false,"suffix":""},{"dropping-particle":"","family":"McMahon","given":"Sean M.","non-dropping-particle":"","parse-names":false,"suffix":""},{"dropping-particle":"","family":"McShea","given":"William J.","non-dropping-particle":"","parse-names":false,"suffix":""},{"dropping-particle":"","family":"Memiaghe","given":"Hervé R.","non-dropping-particle":"","parse-names":false,"suffix":""},{"dropping-particle":"","family":"Mi","given":"Xiangcheng","non-dropping-particle":"","parse-names":false,"suffix":""},{"dropping-particle":"","family":"Morecroft","given":"Michael","non-dropping-particle":"","parse-names":false,"suffix":""},{"dropping-particle":"","family":"Musili","given":"Paul M.","non-dropping-particle":"","parse-names":false,"suffix":""},{"dropping-particle":"","family":"Myers","given":"Jonathan A.","non-dropping-particle":"","parse-names":false,"suffix":""},{"dropping-particle":"","family":"Novotny","given":"Vojtech","non-dropping-particle":"","parse-names":false,"suffix":""},{"dropping-particle":"","family":"Oliveira","given":"Alexandre","non-dropping-particle":"de","parse-names":false,"suffix":""},{"dropping-particle":"","family":"Ong","given":"Perry","non-dropping-particle":"","parse-names":false,"suffix":""},{"dropping-particle":"","family":"Orwig","given":"David A.","non-dropping-particle":"","parse-names":false,"suffix":""},{"dropping-particle":"","family":"Ostertag","given":"Rebecca","non-dropping-particle":"","parse-names":false,"suffix":""},{"dropping-particle":"","family":"Parker","given":"Geoffrey G.","non-dropping-particle":"","parse-names":false,"suffix":""},{"dropping-particle":"","family":"Patankar","given":"Rajit","non-dropping-particle":"","parse-names":false,"suffix":""},{"dropping-particle":"","family":"Phillips","given":"Richard P.","non-dropping-particle":"","parse-names":false,"suffix":""},{"dropping-particle":"","family":"Reynolds","given":"Glen","non-dropping-particle":"","parse-names":false,"suffix":""},{"dropping-particle":"","family":"Sack","given":"Lawren","non-dropping-particle":"","parse-names":false,"suffix":""},{"dropping-particle":"","family":"Song","given":"Guo Zhang M.","non-dropping-particle":"","parse-names":false,"suffix":""},{"dropping-particle":"","family":"Su","given":"Sheng Hsin","non-dropping-particle":"","parse-names":false,"suffix":""},{"dropping-particle":"","family":"Sukumar","given":"Raman","non-dropping-particle":"","parse-names":false,"suffix":""},{"dropping-particle":"","family":"Sun","given":"I. Fang","non-dropping-particle":"","parse-names":false,"suffix":""},{"dropping-particle":"","family":"Suresh","given":"Hebbalalu S.","non-dropping-particle":"","parse-names":false,"suffix":""},{"dropping-particle":"","family":"Swanson","given":"Mark E.","non-dropping-particle":"","parse-names":false,"suffix":""},{"dropping-particle":"","family":"Tan","given":"Sylvester","non-dropping-particle":"","parse-names":false,"suffix":""},{"dropping-particle":"","family":"Thomas","given":"Duncan W.","non-dropping-particle":"","parse-names":false,"suffix":""},{"dropping-particle":"","family":"Thompson","given":"Jill","non-dropping-particle":"","parse-names":false,"suffix":""},{"dropping-particle":"","family":"Uriarte","given":"Maria","non-dropping-particle":"","parse-names":false,"suffix":""},{"dropping-particle":"","family":"Valencia","given":"Renato","non-dropping-particle":"","parse-names":false,"suffix":""},{"dropping-particle":"","family":"Vicentini","given":"Alberto","non-dropping-particle":"","parse-names":false,"suffix":""},{"dropping-particle":"","family":"Vrška","given":"Tomáš","non-dropping-particle":"","parse-names":false,"suffix":""},{"dropping-particle":"","family":"Wang","given":"Xugao","non-dropping-particle":"","parse-names":false,"suffix":""},{"dropping-particle":"","family":"Weiblen","given":"George D.","non-dropping-particle":"","parse-names":false,"suffix":""},{"dropping-particle":"","family":"Wolf","given":"Amy","non-dropping-particle":"","parse-names":false,"suffix":""},{"dropping-particle":"","family":"Wu","given":"Shu Hui","non-dropping-particle":"","parse-names":false,"suffix":""},{"dropping-particle":"","family":"Xu","given":"Han","non-dropping-particle":"","parse-names":false,"suffix":""},{"dropping-particle":"","family":"Yamakura","given":"Takuo","non-dropping-particle":"","parse-names":false,"suffix":""},{"dropping-particle":"","family":"Yap","given":"Sandra","non-dropping-particle":"","parse-names":false,"suffix":""},{"dropping-particle":"","family":"Zimmerman","given":"Jess K.","non-dropping-particle":"","parse-names":false,"suffix":""}],"container-title":"Global Ecology and Biogeography","id":"ITEM-1","issue":"7","issued":{"date-parts":[["2018"]]},"page":"849-864","title":"Global importance of large-diameter trees","type":"article-journal","volume":"27"},"uris":["http://www.mendeley.com/documents/?uuid=4cce4722-d96c-497f-987b-7ff4cf9cc13a"]},{"id":"ITEM-2","itemData":{"DOI":"10.1186/s13717-020-00243-8","ISSN":"21921709","abstract":"The reintroduction of fire to landscapes where it was once common is considered a priority to restore historical forest dynamics, including reducing tree density and decreasing levels of woody biomass on the forest floor. However, reintroducing fire causes tree mortality that can have unintended ecological outcomes related to woody biomass, with potential impacts to fuel accumulation, carbon sequestration, subsequent fire severity, and forest management. In this study, we examine the interplay between fire and carbon dynamics by asking how reintroduced fire impacts fuel accumulation, carbon sequestration, and subsequent fire severity potential. Beginning pre-fire, and continuing 6 years post-fire, we tracked all live, dead, and fallen trees ≥ 1 cm in diameter and mapped all pieces of deadwood (downed woody debris) originating from tree boles ≥ 10 cm diameter and ≥ 1 m in length in 25.6 ha of an Abies concolor/Pinus lambertiana forest in the central Sierra Nevada, California, USA. We also tracked surface fuels along 2240 m of planar transects pre-fire, immediately post-fire, and 6 years post-fire. Six years after moderate-severity fire, deadwood ≥ 10 cm diameter was 73 Mg ha−1, comprised of 32 Mg ha−1 that persisted through fire and 41 Mg ha−1 of newly fallen wood (compared to 72 Mg ha−1 pre-fire). Woody surface fuel loading was spatially heterogeneous, with mass varying almost four orders of magnitude at the scale of 20 m × 20 m quadrats (minimum, 0.1 Mg ha−1; mean, 73 Mg ha−1; maximum, 497 Mg ha−1). Wood from large-diameter trees (≥ 60 cm diameter) comprised 57% of surface fuel in 2019, but was 75% of snag biomass, indicating high contributions to current and future fuel loading. Reintroduction of fire does not consume all large-diameter fuel and generates high levels of surface fuels ≥ 10 cm diameter within 6 years. Repeated fires are needed to reduce surface fuel loading.","author":[{"dropping-particle":"","family":"Lutz","given":"James A.","non-dropping-particle":"","parse-names":false,"suffix":""},{"dropping-particle":"","family":"Struckman","given":"Soren","non-dropping-particle":"","parse-names":false,"suffix":""},{"dropping-particle":"","family":"Furniss","given":"Tucker J.","non-dropping-particle":"","parse-names":false,"suffix":""},{"dropping-particle":"","family":"Cansler","given":"C. Alina","non-dropping-particle":"","parse-names":false,"suffix":""},{"dropping-particle":"","family":"Germain","given":"Sara J.","non-dropping-particle":"","parse-names":false,"suffix":""},{"dropping-particle":"","family":"Yocom","given":"Larissa L.","non-dropping-particle":"","parse-names":false,"suffix":""},{"dropping-particle":"","family":"McAvoy","given":"Darren J.","non-dropping-particle":"","parse-names":false,"suffix":""},{"dropping-particle":"","family":"Kolden","given":"Crystal A.","non-dropping-particle":"","parse-names":false,"suffix":""},{"dropping-particle":"","family":"Smith","given":"Alistair M.S.","non-dropping-particle":"","parse-names":false,"suffix":""},{"dropping-particle":"","family":"Swanson","given":"Mark E.","non-dropping-particle":"","parse-names":false,"suffix":""},{"dropping-particle":"","family":"Larson","given":"Andrew J.","non-dropping-particle":"","parse-names":false,"suffix":""}],"container-title":"Ecological Processes","id":"ITEM-2","issue":"1","issued":{"date-parts":[["2020"]]},"publisher":"Ecological Processes","title":"Large-diameter trees dominate snag and surface biomass following reintroduced fire","type":"article-journal","volume":"9"},"uris":["http://www.mendeley.com/documents/?uuid=1ce330b5-a9b0-427a-8117-c7ea71325d14"]},{"id":"ITEM-3","itemData":{"DOI":"10.1371/journal.pone.0082784","ISSN":"19326203","PMID":"24376579","abstract":"Large-diameter trees dominate the structure, dynamics and function of many temperate and tropical forests. However, their attendant contributions to forest heterogeneity are rarely addressed. We established the Wind River Forest Dynamics Plot, a 25.6 ha permanent plot within which we tagged and mapped all 30,973 woody stems ≥1 cm dbh, all 1,966 snags ≥10 cm dbh, and all shrub patches ≥2 m2. Basal area of the 26 woody species was 62.18 m 2/ha, of which 61.60 m2/ha was trees and 0.58 m 2/ha was tall shrubs. Large-diameter trees (≥100 cm dbh) comprised 1.5% of stems, 31.8% of basal area, and 17.6% of the heterogeneity of basal area, with basal area dominated by Tsuga heterophylla and Pseudotsuga menziesii. Small-diameter subpopulations of Pseudotsuga menziesii, Tsuga heterophylla and Thuja plicata, as well as all tree species combined, exhibited significant aggregation relative to the null model of complete spatial randomness (CSR) up to 9 m (P≤0.001). Patterns of large-diameter trees were either not different from CSR ( Tsuga heterophylla), or exhibited slight aggregation (Pseudotsuga menziesii and Thuja plicata). Significant spatial repulsion between large-diameter and small-diameter Tsuga heterophylla suggests that large-diameter Tsuga heterophylla function as organizers of tree demography over decadal timescales through competitive interactions. Comparison among two forest dynamics plots suggests that forest structural diversity responds to intermediate-scale environmental heterogeneity and disturbances, similar to hypotheses about patterns of species richness, and richness- ecosystem function. Large mapped plots with detailed within-plot environmental spatial covariates will be required to test these hypotheses. Copyright: © 2013 Lutz et al.","author":[{"dropping-particle":"","family":"Lutz","given":"James A.","non-dropping-particle":"","parse-names":false,"suffix":""},{"dropping-particle":"","family":"Larson","given":"Andrew J.","non-dropping-particle":"","parse-names":false,"suffix":""},{"dropping-particle":"","family":"Freund","given":"James A.","non-dropping-particle":"","parse-names":false,"suffix":""},{"dropping-particle":"","family":"Swanson","given":"Mark E.","non-dropping-particle":"","parse-names":false,"suffix":""},{"dropping-particle":"","family":"Bible","given":"Kenneth J.","non-dropping-particle":"","parse-names":false,"suffix":""}],"container-title":"PLoS ONE","id":"ITEM-3","issue":"12","issued":{"date-parts":[["2013"]]},"title":"The importance of large-diameter trees to forest structural heterogeneity","type":"article-journal","volume":"8"},"uris":["http://www.mendeley.com/documents/?uuid=e98b64c5-ad5f-4617-b7ae-53e92ccb12a4"]}],"mendeley":{"formattedCitation":"(Lutz &lt;i&gt;et al.&lt;/i&gt;, 2013, 2018, 2020)","plainTextFormattedCitation":"(Lutz et al., 2013, 2018, 2020)","previouslyFormattedCitation":"(Lutz &lt;i&gt;et al.&lt;/i&gt;, 2013, 2018, 2020)"},"properties":{"noteIndex":0},"schema":"https://github.com/citation-style-language/schema/raw/master/csl-citation.json"}</w:instrText>
      </w:r>
      <w:r w:rsidR="00530854" w:rsidRPr="00530854">
        <w:rPr>
          <w:szCs w:val="23"/>
        </w:rPr>
        <w:fldChar w:fldCharType="separate"/>
      </w:r>
      <w:r w:rsidR="00530854" w:rsidRPr="00BB41BE">
        <w:rPr>
          <w:szCs w:val="23"/>
        </w:rPr>
        <w:t>(Lutz et al.2013</w:t>
      </w:r>
      <w:r w:rsidR="00530854" w:rsidRPr="00530854">
        <w:rPr>
          <w:szCs w:val="23"/>
        </w:rPr>
        <w:t xml:space="preserve">, </w:t>
      </w:r>
      <w:r w:rsidR="00BB41BE">
        <w:rPr>
          <w:szCs w:val="23"/>
        </w:rPr>
        <w:t xml:space="preserve">Lutz et al. </w:t>
      </w:r>
      <w:r w:rsidR="00530854" w:rsidRPr="00530854">
        <w:rPr>
          <w:szCs w:val="23"/>
        </w:rPr>
        <w:lastRenderedPageBreak/>
        <w:t>2020)</w:t>
      </w:r>
      <w:r w:rsidR="00530854" w:rsidRPr="00530854">
        <w:rPr>
          <w:szCs w:val="23"/>
        </w:rPr>
        <w:fldChar w:fldCharType="end"/>
      </w:r>
      <w:r w:rsidR="00530854" w:rsidRPr="00530854">
        <w:rPr>
          <w:szCs w:val="23"/>
        </w:rPr>
        <w:t xml:space="preserve">. </w:t>
      </w:r>
      <w:commentRangeStart w:id="65"/>
      <w:r w:rsidR="00530854" w:rsidRPr="00530854">
        <w:rPr>
          <w:szCs w:val="23"/>
        </w:rPr>
        <w:t>However, sugar pines face numerous challenges in the Anthropocene.</w:t>
      </w:r>
      <w:r w:rsidR="00BF0F15">
        <w:rPr>
          <w:szCs w:val="23"/>
        </w:rPr>
        <w:t xml:space="preserve"> </w:t>
      </w:r>
      <w:ins w:id="66" w:author="Author">
        <w:r w:rsidR="00AF39D9">
          <w:rPr>
            <w:szCs w:val="23"/>
          </w:rPr>
          <w:t xml:space="preserve">In this study we addressed </w:t>
        </w:r>
      </w:ins>
      <w:commentRangeStart w:id="67"/>
      <w:del w:id="68" w:author="Author">
        <w:r w:rsidR="00BF0F15" w:rsidDel="00AF39D9">
          <w:rPr>
            <w:szCs w:val="23"/>
          </w:rPr>
          <w:delText>Specifically we answered</w:delText>
        </w:r>
      </w:del>
      <w:commentRangeEnd w:id="67"/>
      <w:r w:rsidR="00AF39D9">
        <w:rPr>
          <w:rStyle w:val="CommentReference"/>
        </w:rPr>
        <w:commentReference w:id="67"/>
      </w:r>
      <w:r w:rsidR="00BF0F15">
        <w:rPr>
          <w:szCs w:val="23"/>
        </w:rPr>
        <w:t xml:space="preserve"> three questions:</w:t>
      </w:r>
      <w:commentRangeEnd w:id="65"/>
      <w:r w:rsidR="009A3302">
        <w:rPr>
          <w:rStyle w:val="CommentReference"/>
        </w:rPr>
        <w:commentReference w:id="65"/>
      </w:r>
    </w:p>
    <w:p w14:paraId="704C1739" w14:textId="77777777" w:rsidR="00BF0F15" w:rsidRPr="003D48FC" w:rsidRDefault="00BF0F15" w:rsidP="00BF0F15">
      <w:pPr>
        <w:numPr>
          <w:ilvl w:val="0"/>
          <w:numId w:val="33"/>
        </w:numPr>
        <w:rPr>
          <w:szCs w:val="23"/>
        </w:rPr>
      </w:pPr>
      <w:r w:rsidRPr="003D48FC">
        <w:rPr>
          <w:szCs w:val="23"/>
        </w:rPr>
        <w:t xml:space="preserve">What are the trends in structural attributes of sugar pine stands across the region (e.g., abundance and size distribution) over the last </w:t>
      </w:r>
      <w:r>
        <w:rPr>
          <w:szCs w:val="23"/>
        </w:rPr>
        <w:t>10</w:t>
      </w:r>
      <w:r w:rsidRPr="003D48FC">
        <w:rPr>
          <w:szCs w:val="23"/>
        </w:rPr>
        <w:t xml:space="preserve"> years?</w:t>
      </w:r>
    </w:p>
    <w:p w14:paraId="3223C684" w14:textId="569E66E1" w:rsidR="00BF0F15" w:rsidRPr="003D48FC" w:rsidRDefault="00BF0F15" w:rsidP="00BF0F15">
      <w:pPr>
        <w:numPr>
          <w:ilvl w:val="0"/>
          <w:numId w:val="33"/>
        </w:numPr>
        <w:rPr>
          <w:szCs w:val="23"/>
        </w:rPr>
      </w:pPr>
      <w:commentRangeStart w:id="69"/>
      <w:del w:id="70" w:author="Author">
        <w:r w:rsidRPr="003D48FC" w:rsidDel="00AF39D9">
          <w:rPr>
            <w:szCs w:val="23"/>
          </w:rPr>
          <w:delText>For selected sugar pine populations</w:delText>
        </w:r>
      </w:del>
      <w:commentRangeEnd w:id="69"/>
      <w:r w:rsidR="00AF39D9">
        <w:rPr>
          <w:rStyle w:val="CommentReference"/>
        </w:rPr>
        <w:commentReference w:id="69"/>
      </w:r>
      <w:del w:id="71" w:author="Author">
        <w:r w:rsidRPr="003D48FC" w:rsidDel="00AF39D9">
          <w:rPr>
            <w:szCs w:val="23"/>
          </w:rPr>
          <w:delText>, w</w:delText>
        </w:r>
      </w:del>
      <w:ins w:id="72" w:author="Author">
        <w:r w:rsidR="00AF39D9">
          <w:rPr>
            <w:szCs w:val="23"/>
          </w:rPr>
          <w:t>W</w:t>
        </w:r>
      </w:ins>
      <w:r w:rsidRPr="003D48FC">
        <w:rPr>
          <w:szCs w:val="23"/>
        </w:rPr>
        <w:t>hat are recent changes in recruitment, mortality, and growth?</w:t>
      </w:r>
    </w:p>
    <w:p w14:paraId="21838382" w14:textId="1D918F4A" w:rsidR="00BF0F15" w:rsidRPr="003D48FC" w:rsidRDefault="00BF0F15" w:rsidP="00BF0F15">
      <w:pPr>
        <w:numPr>
          <w:ilvl w:val="0"/>
          <w:numId w:val="33"/>
        </w:numPr>
        <w:rPr>
          <w:szCs w:val="23"/>
        </w:rPr>
      </w:pPr>
      <w:r w:rsidRPr="003D48FC">
        <w:rPr>
          <w:szCs w:val="23"/>
        </w:rPr>
        <w:t xml:space="preserve">Are there detectable temporal or geographic patterns in the </w:t>
      </w:r>
      <w:r>
        <w:rPr>
          <w:szCs w:val="23"/>
        </w:rPr>
        <w:t>drivers of sugar pine d</w:t>
      </w:r>
      <w:ins w:id="73" w:author="Author">
        <w:r w:rsidR="00AF39D9">
          <w:rPr>
            <w:szCs w:val="23"/>
          </w:rPr>
          <w:t>emography</w:t>
        </w:r>
      </w:ins>
      <w:del w:id="74" w:author="Author">
        <w:r w:rsidDel="00AF39D9">
          <w:rPr>
            <w:szCs w:val="23"/>
          </w:rPr>
          <w:delText>ynamics</w:delText>
        </w:r>
      </w:del>
      <w:r>
        <w:rPr>
          <w:szCs w:val="23"/>
        </w:rPr>
        <w:t xml:space="preserve">? </w:t>
      </w:r>
    </w:p>
    <w:p w14:paraId="77FD96B6" w14:textId="568BB269" w:rsidR="00530854" w:rsidRDefault="00530854" w:rsidP="000566B1">
      <w:pPr>
        <w:pStyle w:val="nrpsHeading2"/>
        <w:spacing w:before="0" w:after="200"/>
      </w:pPr>
      <w:r>
        <w:t>Background</w:t>
      </w:r>
    </w:p>
    <w:p w14:paraId="201F3400" w14:textId="3DC4CF92" w:rsidR="00530854" w:rsidRPr="00BB41BE" w:rsidRDefault="00530854" w:rsidP="000566B1">
      <w:pPr>
        <w:ind w:firstLine="720"/>
      </w:pPr>
      <w:r>
        <w:t xml:space="preserve">Demographic models built around large-scale longitudinal datasets (such as the FIA and USGS datasets) can provide detailed insight into how stressors impact species of concern across wide geographic ranges </w:t>
      </w:r>
      <w:r>
        <w:fldChar w:fldCharType="begin" w:fldLock="1"/>
      </w:r>
      <w:r>
        <w:instrText>ADDIN CSL_CITATION {"citationItems":[{"id":"ITEM-1","itemData":{"DOI":"10.1073/pnas.1815107116","ISSN":"10916490","PMID":"30858310","abstract":"Climate change is increasing fire activity in the western United States, which has the potential to accelerate climate-induced shifts in vegetation communities. Wildfire can catalyze vegetation change by killing adult trees that could otherwise persist in climate conditions no longer suitable for seedling establishment and survival. Recently documented declines in postfire conifer recruitment in thewestern United States may be an example of this phenomenon. However, the role of annual climate variation and its interaction with long-term climate trends in driving these changes is poorly resolved. Here we examine the relationship between annual climate and postfire tree regeneration of two dominant, low-elevation conifers (ponderosa pine and Douglas-fir) using annually resolved establishment dates from 2,935 destructively sampled trees from 33 wildfires across four regions in the western United States. We show that regeneration had a nonlinear response to annual climate conditions, with distinct thresholds for recruitment based on vapor pressure deficit, soil moisture, and maximum surface temperature. At dry sites across our study region, seasonal to annual climate conditions over the past 20 years have crossed these thresholds, such that conditions have become increasingly unsuitable for regeneration. High fire severity and low seed availability further reduced the probability of postfire regeneration. Together, our results demonstrate that climate change combined with high severity fire is leading to increasingly fewer opportunities for seedlings to establish after wildfires and may lead to ecosystem transitions in low-elevation ponderosa pine and Douglas-fir forests across the western United States.","author":[{"dropping-particle":"","family":"Davis","given":"Kimberley T.","non-dropping-particle":"","parse-names":false,"suffix":""},{"dropping-particle":"","family":"Dobrowski","given":"Solomon Z.","non-dropping-particle":"","parse-names":false,"suffix":""},{"dropping-particle":"","family":"Higuera","given":"Philip E.","non-dropping-particle":"","parse-names":false,"suffix":""},{"dropping-particle":"","family":"Holden","given":"Zachary A.","non-dropping-particle":"","parse-names":false,"suffix":""},{"dropping-particle":"","family":"Veblen","given":"Thomas T.","non-dropping-particle":"","parse-names":false,"suffix":""},{"dropping-particle":"","family":"Rother","given":"Monica T.","non-dropping-particle":"","parse-names":false,"suffix":""},{"dropping-particle":"","family":"Parks","given":"Sean A.","non-dropping-particle":"","parse-names":false,"suffix":""},{"dropping-particle":"","family":"Sala","given":"Anna","non-dropping-particle":"","parse-names":false,"suffix":""},{"dropping-particle":"","family":"Maneta","given":"Marco P.","non-dropping-particle":"","parse-names":false,"suffix":""}],"container-title":"Proceedings of the National Academy of Sciences of the United States of America","id":"ITEM-1","issue":"13","issued":{"date-parts":[["2019"]]},"page":"6193-6198","title":"Wildfires and climate change push low-elevation forests across a critical climate threshold for tree regeneration","type":"article-journal","volume":"116"},"uris":["http://www.mendeley.com/documents/?uuid=371a7944-1853-43c0-bbe0-6cfe794db39c"]},{"id":"ITEM-2","itemData":{"DOI":"10.1002/ecy.3425","ISSN":"0012-9658","abstract":"Abstract Climate change is expected to alter the distribution and abundance of tree species, impacting ecosystem structure and function. Yet, anticipating where this will occur is often hampered by a lack of understanding of how demographic rates, most notably recruitment, vary in response to climate and competition across a species range. Using large-scale monitoring data on two dry woodland tree species (Pinus edulis and Juniperus osteosperma), we develop an approach to infer recruitment, survival, and growth of both species across their range. In doing so, we account for ecological and statistical dependencies inherent in large-scale monitoring data. We find that drying and warming conditions generally lead to declines in recruitment and survival, but the strength of responses varied between species. These climate conditions point to geographic regions of high vulnerability for particular species, such as Pinus edulis in N. Arizona, where both survival and recruitment are low. Our approach provides a path forward for leveraging emerging large-scale monitoring and remotely sensed data to anticipate the impacts of global change on species distributions.","author":[{"dropping-particle":"","family":"Shriver","given":"Robert K.","non-dropping-particle":"","parse-names":false,"suffix":""},{"dropping-particle":"","family":"Yackulic","given":"Charles B.","non-dropping-particle":"","parse-names":false,"suffix":""},{"dropping-particle":"","family":"Bell","given":"David M.","non-dropping-particle":"","parse-names":false,"suffix":""},{"dropping-particle":"","family":"Bradford","given":"John B.","non-dropping-particle":"","parse-names":false,"suffix":""}],"container-title":"Ecology","id":"ITEM-2","issue":"0","issued":{"date-parts":[["2021"]]},"page":"1-12","title":"Quantifying the demographic vulnerabilities of dry woodlands to climate and competition using range</w:instrText>
      </w:r>
      <w:r>
        <w:rPr>
          <w:rFonts w:ascii="Cambria Math" w:hAnsi="Cambria Math" w:cs="Cambria Math"/>
        </w:rPr>
        <w:instrText>‐</w:instrText>
      </w:r>
      <w:r>
        <w:instrText>wide monitoring data","type":"article-journal","volume":"0"},"uris":["http://www.mendeley.com/documents/?uuid=11821100-49dc-46c9-bda1-134da21a5ab2"]}],"mendeley":{"formattedCitation":"(Davis &lt;i&gt;et al.&lt;/i&gt;, 2019; Shriver &lt;i&gt;et al.&lt;/i&gt;, 2021)","plainTextFormattedCitation":"(Davis et al., 2019; Shriver et al., 2021)","previouslyFormattedCitation":"(Davis &lt;i&gt;et al.&lt;/i&gt;, 2019; Shriver &lt;i&gt;et al.&lt;/i&gt;, 2021)"},"properties":{"noteIndex":0},"schema":"https://github.com/citation-style-language/schema/raw/master/csl-citation.json"}</w:instrText>
      </w:r>
      <w:r>
        <w:fldChar w:fldCharType="separate"/>
      </w:r>
      <w:r w:rsidRPr="00213CB6">
        <w:rPr>
          <w:noProof/>
        </w:rPr>
        <w:t xml:space="preserve">(Davis </w:t>
      </w:r>
      <w:r w:rsidRPr="00BB41BE">
        <w:rPr>
          <w:iCs/>
          <w:noProof/>
        </w:rPr>
        <w:t>et al. 2019</w:t>
      </w:r>
      <w:r w:rsidR="00BF0F15">
        <w:rPr>
          <w:iCs/>
          <w:noProof/>
        </w:rPr>
        <w:t>,</w:t>
      </w:r>
      <w:r w:rsidRPr="00213CB6">
        <w:rPr>
          <w:noProof/>
        </w:rPr>
        <w:t xml:space="preserve"> Shriver </w:t>
      </w:r>
      <w:r w:rsidRPr="00BB41BE">
        <w:rPr>
          <w:iCs/>
          <w:noProof/>
        </w:rPr>
        <w:t>et al.</w:t>
      </w:r>
      <w:r w:rsidR="00BB41BE">
        <w:rPr>
          <w:iCs/>
          <w:noProof/>
        </w:rPr>
        <w:t xml:space="preserve"> </w:t>
      </w:r>
      <w:r w:rsidRPr="00213CB6">
        <w:rPr>
          <w:noProof/>
        </w:rPr>
        <w:t>2021)</w:t>
      </w:r>
      <w:r>
        <w:fldChar w:fldCharType="end"/>
      </w:r>
      <w:r>
        <w:t>. For this project, we first quantified the observed vital rate</w:t>
      </w:r>
      <w:r w:rsidR="00BF0F15">
        <w:t>s</w:t>
      </w:r>
      <w:r>
        <w:t xml:space="preserve"> and then developed population models to attribute the effects of</w:t>
      </w:r>
      <w:r w:rsidR="00E75C48">
        <w:t xml:space="preserve"> these </w:t>
      </w:r>
      <w:r>
        <w:t xml:space="preserve">stressors. By comparing the effects stressors on vital rates and demographic summary statistics (such as the asymptotic population growth rate), we assessed the relative importance of the stressors and highlight the processes by which they influence the population trajectory. Findings from such demographic analyses help identify priorities for management interventions </w:t>
      </w:r>
      <w:r w:rsidRPr="00BB41BE">
        <w:fldChar w:fldCharType="begin" w:fldLock="1"/>
      </w:r>
      <w:r w:rsidRPr="00BB41BE">
        <w:instrText>ADDIN CSL_CITATION {"citationItems":[{"id":"ITEM-1","itemData":{"DOI":"10.1111/ele.13291","ISSN":"14610248","PMID":"31209981","abstract":"The apparent failure of ecosystems to recover from increasingly widespread disturbance is a global concern. Despite growing focus on factors inhibiting resilience and restoration, we still know very little about how demographic and population processes influence recovery. Using inverse and forward demographic modelling of 531 post-fire sagebrush populations across the western US, we show that demographic processes during recovery from seeds do not initially lead to population growth but rather to years of population decline, low density, and risk of extirpation after disturbance and restoration, even at sites with potential to support long-term, stable populations. Changes in population structure, and resulting transient population dynamics, lead to a &gt; 50% decline in population growth rate after disturbance and significant reductions in population density. Our results indicate that demographic processes influence the recovery of ecosystems from disturbance and that demographic analyses can be used by resource managers to anticipate ecological transformation risk.","author":[{"dropping-particle":"","family":"Shriver","given":"Robert K.","non-dropping-particle":"","parse-names":false,"suffix":""},{"dropping-particle":"","family":"Andrews","given":"Caitlin M.","non-dropping-particle":"","parse-names":false,"suffix":""},{"dropping-particle":"","family":"Arkle","given":"Robert S.","non-dropping-particle":"","parse-names":false,"suffix":""},{"dropping-particle":"","family":"Barnard","given":"David M.","non-dropping-particle":"","parse-names":false,"suffix":""},{"dropping-particle":"","family":"Duniway","given":"Michael C.","non-dropping-particle":"","parse-names":false,"suffix":""},{"dropping-particle":"","family":"Germino","given":"Matthew J.","non-dropping-particle":"","parse-names":false,"suffix":""},{"dropping-particle":"","family":"Pilliod","given":"David S.","non-dropping-particle":"","parse-names":false,"suffix":""},{"dropping-particle":"","family":"Pyke","given":"David A.","non-dropping-particle":"","parse-names":false,"suffix":""},{"dropping-particle":"","family":"Welty","given":"Justin L.","non-dropping-particle":"","parse-names":false,"suffix":""},{"dropping-particle":"","family":"Bradford","given":"John B.","non-dropping-particle":"","parse-names":false,"suffix":""}],"container-title":"Ecology Letters","id":"ITEM-1","issue":"9","issued":{"date-parts":[["2019"]]},"page":"1357-1366","title":"Transient population dynamics impede restoration and may promote ecosystem transformation after disturbance","type":"article-journal","volume":"22"},"uris":["http://www.mendeley.com/documents/?uuid=2b5cea9f-f1cc-4605-9928-78a2aa0932f7"]},{"id":"ITEM-2","itemData":{"DOI":"10.1016/j.foreco.2022.120088","ISSN":"03781127","abstract":"Drought-induced tree mortality is predicted to increase in dry forests across the globe as future projections show hotter, drier climates. This could potentially result in large-scale tree die-offs, changes in species composition, and loss of forest ecosystem services, including carbon storage. While some studies have found that forest stands with greater basal areas (BA) have higher drought mortality, many have not evaluated the extent to which forests restored to lower densities via restoration activities affect drought mortality. The southwestern USA is particularly susceptible to tree mortality due to the predicted increases in temperature, drier soils, and forests with high density. Our objective was to evaluate how ponderosa pine mortality is expected to be influenced by the Four Forests Restoration Initiative (4FRI), a large-scale forest restoration effort ongoing in northern Arizona, USA, that will reduce stand BA by approximately 40%. Specifically, we modeled drought mortality in three time periods, one contemporary (1970–2010), and two future (2020–2059 and 2060–2099) under three restoration scenarios: no thinning, 4FRI thinning, and a BA reduction beyond the 4FRI plan (4FRI-intensive). We estimated mortality using 11 climate models under two emissions scenarios. Without thinning, our model predicted that by mid-century (2020–2059), changes in climate could increase annual ponderosa pine mortality rates by 45–57% over contemporary rates. However, with thinning, mid-century mortality was predicted to remain near or below contemporary rates and these rates are 31–35% (4FRI) and 46–51% (4FRI-intensive) less than the mid-century scenarios without thinning. Our study shows that while climate change is likely to increase tree mortality rates, large-scale forest restoration projects, such as 4FRI, have the potential to ameliorate the effects of climate change and keep mortality rates near contemporary levels for decades.","author":[{"dropping-particle":"","family":"McCauley","given":"Lisa A.","non-dropping-particle":"","parse-names":false,"suffix":""},{"dropping-particle":"","family":"Bradford","given":"John B.","non-dropping-particle":"","parse-names":false,"suffix":""},{"dropping-particle":"","family":"Robles","given":"Marcos D.","non-dropping-particle":"","parse-names":false,"suffix":""},{"dropping-particle":"","family":"Shriver","given":"Robert K.","non-dropping-particle":"","parse-names":false,"suffix":""},{"dropping-particle":"","family":"Woolley","given":"Travis J.","non-dropping-particle":"","parse-names":false,"suffix":""},{"dropping-particle":"","family":"Andrews","given":"Caitlin A.","non-dropping-particle":"","parse-names":false,"suffix":""}],"container-title":"Forest Ecology and Management","id":"ITEM-2","issue":"February","issued":{"date-parts":[["2022"]]},"page":"120088","publisher":"Elsevier B.V.","title":"Landscape-scale forest restoration decreases vulnerability to drought mortality under climate change in southwest USA ponderosa forest","type":"article-journal","volume":"509"},"uris":["http://www.mendeley.com/documents/?uuid=32e3ea94-03d4-42f6-8877-46356028669c"]},{"id":"ITEM-3","itemData":{"DOI":"10.1111/1365-2664.14073","ISSN":"13652664","abstract":"The future of dry forests around the world is uncertain given predictions that rising temperatures and enhanced aridity will increase drought-induced tree mortality. Using forest management and ecological restoration to reduce density and competition for water offers one of the few pathways that forests managers can potentially minimize drought-induced tree mortality. Competition for water during drought leads to elevated tree mortality in dense stands, although the influence of density on heat-induced stress and the durations of hot or dry conditions that most impact mortality remain unclear. Understanding how competition interacts with hot-drought stress is essential to recognize how, where and how much reducing density can help sustain dry forests in a rapidly changing world. Here, we integrated repeat measurements of 28,881 ponderosa pine trees across the western US (2000–2017) with soil moisture estimates from a water balance model to examine how annual mortality responds to competition, temperature and soil moisture conditions. Tree mortality responded most strongly to basal area, and was elevated in places with high mean temperatures, unusually hot 7-year high temperature anomalies, and unusually dry 8-year low soil moisture anomalies. Mortality was also lower in places that experienced unusually wet 3-year soil moisture anomalies between measurements. Importantly, we found that basal area interacts with temperature and soil moisture, exacerbating mortality during times of stress imposed by high temperature or low moisture. Synthesis and applications. Our results imply that a 50% reduction in forest basal area could reduce drought-driven tree mortality by 20%–80%. The largest impacts of density reduction are seen in areas with high current basal area and places that experience high temperatures and/or severe multiyear droughts. These interactions between competition and drought are critical to understand past and future patterns of tree mortality in the context of climate change, and provide information for resource managers seeking to enhance dry forest drought resistance.","author":[{"dropping-particle":"","family":"Bradford","given":"John B.","non-dropping-particle":"","parse-names":false,"suffix":""},{"dropping-particle":"","family":"Shriver","given":"Robert K.","non-dropping-particle":"","parse-names":false,"suffix":""},{"dropping-particle":"","family":"Robles","given":"Marcos D.","non-dropping-particle":"","parse-names":false,"suffix":""},{"dropping-particle":"","family":"McCauley","given":"Lisa A.","non-dropping-particle":"","parse-names":false,"suffix":""},{"dropping-particle":"","family":"Woolley","given":"Travis J.","non-dropping-particle":"","parse-names":false,"suffix":""},{"dropping-particle":"","family":"Andrews","given":"Caitlin A.","non-dropping-particle":"","parse-names":false,"suffix":""},{"dropping-particle":"","family":"Crimmins","given":"Michael","non-dropping-particle":"","parse-names":false,"suffix":""},{"dropping-particle":"","family":"Bell","given":"David M.","non-dropping-particle":"","parse-names":false,"suffix":""}],"container-title":"Journal of Applied Ecology","id":"ITEM-3","issue":"2","issued":{"date-parts":[["2022"]]},"page":"549-559","title":"Tree mortality response to drought-density interactions suggests opportunities to enhance drought resistance","type":"article-journal","volume":"59"},"uris":["http://www.mendeley.com/documents/?uuid=b5c155df-c555-4ef7-9f91-84c15344a5b7"]}],"mendeley":{"formattedCitation":"(Shriver &lt;i&gt;et al.&lt;/i&gt;, 2019; Bradford &lt;i&gt;et al.&lt;/i&gt;, 2022; McCauley &lt;i&gt;et al.&lt;/i&gt;, 2022)","plainTextFormattedCitation":"(Shriver et al., 2019; Bradford et al., 2022; McCauley et al., 2022)","previouslyFormattedCitation":"(Shriver &lt;i&gt;et al.&lt;/i&gt;, 2019; Bradford &lt;i&gt;et al.&lt;/i&gt;, 2022; McCauley &lt;i&gt;et al.&lt;/i&gt;, 2022)"},"properties":{"noteIndex":0},"schema":"https://github.com/citation-style-language/schema/raw/master/csl-citation.json"}</w:instrText>
      </w:r>
      <w:r w:rsidRPr="00BB41BE">
        <w:fldChar w:fldCharType="separate"/>
      </w:r>
      <w:r w:rsidRPr="00BB41BE">
        <w:rPr>
          <w:noProof/>
        </w:rPr>
        <w:t>(Shriver et al. 2019</w:t>
      </w:r>
      <w:r w:rsidR="00BB41BE">
        <w:rPr>
          <w:noProof/>
        </w:rPr>
        <w:t>,</w:t>
      </w:r>
      <w:r w:rsidRPr="00BB41BE">
        <w:rPr>
          <w:noProof/>
        </w:rPr>
        <w:t xml:space="preserve"> Bradford et al.</w:t>
      </w:r>
      <w:r w:rsidR="00BB41BE">
        <w:rPr>
          <w:noProof/>
        </w:rPr>
        <w:t xml:space="preserve"> </w:t>
      </w:r>
      <w:r w:rsidRPr="00BB41BE">
        <w:rPr>
          <w:noProof/>
        </w:rPr>
        <w:t>2022</w:t>
      </w:r>
      <w:r w:rsidR="00BB41BE">
        <w:rPr>
          <w:noProof/>
        </w:rPr>
        <w:t>,</w:t>
      </w:r>
      <w:r w:rsidRPr="00BB41BE">
        <w:rPr>
          <w:noProof/>
        </w:rPr>
        <w:t xml:space="preserve"> McCauley et al. 2022)</w:t>
      </w:r>
      <w:r w:rsidRPr="00BB41BE">
        <w:fldChar w:fldCharType="end"/>
      </w:r>
      <w:r w:rsidRPr="00BB41BE">
        <w:t>.</w:t>
      </w:r>
    </w:p>
    <w:p w14:paraId="5FDE6D3B" w14:textId="210BDC13" w:rsidR="00530854" w:rsidRDefault="00E75C48" w:rsidP="000566B1">
      <w:pPr>
        <w:ind w:firstLine="720"/>
      </w:pPr>
      <w:r>
        <w:t xml:space="preserve"> Disruptions to the</w:t>
      </w:r>
      <w:r w:rsidR="00530854">
        <w:t xml:space="preserve"> fire regime have </w:t>
      </w:r>
      <w:r>
        <w:t>placed sugar pine at risk of increased mortality.</w:t>
      </w:r>
      <w:r w:rsidR="00530854">
        <w:t xml:space="preserve"> Sugar pine is a fire-tolerant species with moderate shade intolerance </w:t>
      </w:r>
      <w:r w:rsidR="00530854">
        <w:fldChar w:fldCharType="begin" w:fldLock="1"/>
      </w:r>
      <w:r w:rsidR="00530854">
        <w:instrText>ADDIN CSL_CITATION {"citationItems":[{"id":"ITEM-1","itemData":{"author":[{"dropping-particle":"","family":"Yeaton","given":"Richard I","non-dropping-particle":"","parse-names":false,"suffix":""}],"id":"ITEM-1","issue":"3","issued":{"date-parts":[["1983"]]},"page":"292-297","title":"The Successional Replacement of Ponderosa Pine by Sugar Pine in the Sierra Nevada Author ( s ): Richard I . Yeaton Source : Bulletin of the Torrey Botanical Club , Jul . - Sep ., 1983 , Vol . 110 , No . 3 ( Jul . - Published by : Torrey Botanical Society ","type":"article-journal","volume":"110"},"uris":["http://www.mendeley.com/documents/?uuid=906b2319-be0e-41d8-8a45-ebff3d65f29a"]},{"id":"ITEM-2","itemData":{"author":[{"dropping-particle":"","family":"Yeaton","given":"Richard I.","non-dropping-particle":"","parse-names":false,"suffix":""}],"container-title":"The American Midland Naturalist","id":"ITEM-2","issue":"1","issued":{"date-parts":[["1984"]]},"page":"126-137","title":"Aspects of the Population Biology of Sugar Pine ( Pinus lambertiana Dougl .) on an Elevational Gradient in the Sierra Nevada of Central California","type":"article-journal","volume":"111"},"uris":["http://www.mendeley.com/documents/?uuid=2ec4908c-3817-4f06-b070-42c88909b87a"]},{"id":"ITEM-3","itemData":{"author":[{"dropping-particle":"","family":"Bohlman","given":"Gabrielle N.","non-dropping-particle":"","parse-names":false,"suffix":""},{"dropping-particle":"","family":"Safford","given":"Hugh D.","non-dropping-particle":"","parse-names":false,"suffix":""},{"dropping-particle":"","family":"Skinner","given":"Carl N.","non-dropping-particle":"","parse-names":false,"suffix":""}],"container-title":"Gen. Tech. Rep. PSW-GTR-273. Albany, CA: US Department of Agriculture, Forest Service, Pacific Southwest Research Station. 146 p.","id":"ITEM-3","issue":"November","issued":{"date-parts":[["2021"]]},"title":"Natural range of variation for yellow pine and mixed-conifer forests in northwestern California and southwestern Oregon","type":"article-journal","volume":"273"},"uris":["http://www.mendeley.com/documents/?uuid=57513bd6-50dd-45ab-81a2-2f825c133caf"]}],"mendeley":{"formattedCitation":"(Yeaton, 1983, 1984; Bohlman, Safford and Skinner, 2021)","plainTextFormattedCitation":"(Yeaton, 1983, 1984; Bohlman, Safford and Skinner, 2021)","previouslyFormattedCitation":"(Yeaton, 1983, 1984; Bohlman, Safford and Skinner, 2021)"},"properties":{"noteIndex":0},"schema":"https://github.com/citation-style-language/schema/raw/master/csl-citation.json"}</w:instrText>
      </w:r>
      <w:r w:rsidR="00530854">
        <w:fldChar w:fldCharType="separate"/>
      </w:r>
      <w:r w:rsidR="00530854" w:rsidRPr="00EB4A84">
        <w:rPr>
          <w:noProof/>
        </w:rPr>
        <w:t xml:space="preserve">(Yeaton 1983, </w:t>
      </w:r>
      <w:r w:rsidR="00BB41BE">
        <w:rPr>
          <w:noProof/>
        </w:rPr>
        <w:t xml:space="preserve">Yeaton </w:t>
      </w:r>
      <w:r w:rsidR="00530854" w:rsidRPr="00EB4A84">
        <w:rPr>
          <w:noProof/>
        </w:rPr>
        <w:t>1984</w:t>
      </w:r>
      <w:r w:rsidR="00BB41BE">
        <w:rPr>
          <w:noProof/>
        </w:rPr>
        <w:t xml:space="preserve">, </w:t>
      </w:r>
      <w:r w:rsidR="00530854" w:rsidRPr="00EB4A84">
        <w:rPr>
          <w:noProof/>
        </w:rPr>
        <w:t>Bohlman</w:t>
      </w:r>
      <w:r w:rsidR="00BB41BE">
        <w:rPr>
          <w:noProof/>
        </w:rPr>
        <w:t xml:space="preserve"> et al. 2021)</w:t>
      </w:r>
      <w:r w:rsidR="00530854">
        <w:fldChar w:fldCharType="end"/>
      </w:r>
      <w:r w:rsidR="00530854">
        <w:t xml:space="preserve"> </w:t>
      </w:r>
      <w:r w:rsidR="00BF0F15">
        <w:t xml:space="preserve">that most often occur </w:t>
      </w:r>
      <w:r w:rsidR="00530854">
        <w:t xml:space="preserve">in frequent fire forest types with mean fire return intervals of at most 11-16 years </w:t>
      </w:r>
      <w:r w:rsidR="00530854">
        <w:fldChar w:fldCharType="begin" w:fldLock="1"/>
      </w:r>
      <w:r w:rsidR="00530854">
        <w:instrText>ADDIN CSL_CITATION {"citationItems":[{"id":"ITEM-1","itemData":{"author":[{"dropping-particle":"","family":"Safford","given":"Hugh D.","non-dropping-particle":"","parse-names":false,"suffix":""},{"dropping-particle":"","family":"Stevens","given":"Jens T.","non-dropping-particle":"","parse-names":false,"suffix":""}],"container-title":"Gen. Tech. Rep. PSW-GTR-2562","id":"ITEM-1","issue":"October","issued":{"date-parts":[["2017"]]},"page":"1-151","title":"Natural Range of Variation (NRV) for yellow pine and mixed conifer forests in the bioregional assessment area, including the Sierra Nevada, southern Cascades, and Modoc and Inyo National Forests","type":"article-journal"},"uris":["http://www.mendeley.com/documents/?uuid=865d47ce-7aba-4ed2-802c-803bb9610f75"]},{"id":"ITEM-2","itemData":{"author":[{"dropping-particle":"","family":"Bohlman","given":"Gabrielle N.","non-dropping-particle":"","parse-names":false,"suffix":""},{"dropping-particle":"","family":"Safford","given":"Hugh D.","non-dropping-particle":"","parse-names":false,"suffix":""},{"dropping-particle":"","family":"Skinner","given":"Carl N.","non-dropping-particle":"","parse-names":false,"suffix":""}],"container-title":"Gen. Tech. Rep. PSW-GTR-273. Albany, CA: US Department of Agriculture, Forest Service, Pacific Southwest Research Station. 146 p.","id":"ITEM-2","issue":"November","issued":{"date-parts":[["2021"]]},"title":"Natural range of variation for yellow pine and mixed-conifer forests in northwestern California and southwestern Oregon","type":"article-journal","volume":"273"},"uris":["http://www.mendeley.com/documents/?uuid=57513bd6-50dd-45ab-81a2-2f825c133caf"]}],"mendeley":{"formattedCitation":"(Safford and Stevens, 2017; Bohlman, Safford and Skinner, 2021)","plainTextFormattedCitation":"(Safford and Stevens, 2017; Bohlman, Safford and Skinner, 2021)","previouslyFormattedCitation":"(Safford and Stevens, 2017; Bohlman, Safford and Skinner, 2021)"},"properties":{"noteIndex":0},"schema":"https://github.com/citation-style-language/schema/raw/master/csl-citation.json"}</w:instrText>
      </w:r>
      <w:r w:rsidR="00530854">
        <w:fldChar w:fldCharType="separate"/>
      </w:r>
      <w:r w:rsidR="00530854" w:rsidRPr="00EB4A84">
        <w:rPr>
          <w:noProof/>
        </w:rPr>
        <w:t>(Safford and Stevens 2017</w:t>
      </w:r>
      <w:r w:rsidR="00BB41BE">
        <w:rPr>
          <w:noProof/>
        </w:rPr>
        <w:t xml:space="preserve">, </w:t>
      </w:r>
      <w:r w:rsidR="00530854" w:rsidRPr="00EB4A84">
        <w:rPr>
          <w:noProof/>
        </w:rPr>
        <w:t>Bohlman</w:t>
      </w:r>
      <w:r w:rsidR="00BB41BE">
        <w:rPr>
          <w:noProof/>
        </w:rPr>
        <w:t xml:space="preserve"> et al.</w:t>
      </w:r>
      <w:r w:rsidR="00530854" w:rsidRPr="00EB4A84">
        <w:rPr>
          <w:noProof/>
        </w:rPr>
        <w:t xml:space="preserve"> 2021)</w:t>
      </w:r>
      <w:r w:rsidR="00530854">
        <w:fldChar w:fldCharType="end"/>
      </w:r>
      <w:r w:rsidR="00530854">
        <w:t xml:space="preserve">. Sugar pine has traits associated with a fire-surviving strategy </w:t>
      </w:r>
      <w:r w:rsidR="00530854">
        <w:fldChar w:fldCharType="begin" w:fldLock="1"/>
      </w:r>
      <w:r w:rsidR="00530854">
        <w:instrText>ADDIN CSL_CITATION {"citationItems":[{"id":"ITEM-1","itemData":{"author":[{"dropping-particle":"","family":"Schwilk","given":"Dylan W","non-dropping-particle":"","parse-names":false,"suffix":""},{"dropping-particle":"","family":"Ackerly","given":"David D.","non-dropping-particle":"","parse-names":false,"suffix":""}],"container-title":"Oikos","id":"ITEM-1","issued":{"date-parts":[["2001"]]},"page":"326-336","title":"Flammability and Serotiny as Strategies : Correlated Evolution in Pines evolution correlated as strategies : and serotiny Flammability in pines","type":"article-journal","volume":"94"},"uris":["http://www.mendeley.com/documents/?uuid=4e11b3ff-c24a-4850-9031-31200fcfce8d"]}],"mendeley":{"formattedCitation":"(Schwilk and Ackerly, 2001)","plainTextFormattedCitation":"(Schwilk and Ackerly, 2001)","previouslyFormattedCitation":"(Schwilk and Ackerly, 2001)"},"properties":{"noteIndex":0},"schema":"https://github.com/citation-style-language/schema/raw/master/csl-citation.json"}</w:instrText>
      </w:r>
      <w:r w:rsidR="00530854">
        <w:fldChar w:fldCharType="separate"/>
      </w:r>
      <w:r w:rsidR="00530854" w:rsidRPr="00B23450">
        <w:rPr>
          <w:noProof/>
        </w:rPr>
        <w:t>(Schwilk and Ackerly 2001)</w:t>
      </w:r>
      <w:r w:rsidR="00530854">
        <w:fldChar w:fldCharType="end"/>
      </w:r>
      <w:r w:rsidR="00530854">
        <w:t>, whereby large adults survive wildfires and provide offspring that can take advantage of reduced competition for light and water in the postfire environment. However, intensive historical logging and fire suppression in the 20</w:t>
      </w:r>
      <w:r w:rsidR="00530854" w:rsidRPr="0020010E">
        <w:rPr>
          <w:vertAlign w:val="superscript"/>
        </w:rPr>
        <w:t>th</w:t>
      </w:r>
      <w:r w:rsidR="00530854">
        <w:t xml:space="preserve"> century have altered forest structure</w:t>
      </w:r>
      <w:ins w:id="75" w:author="Author">
        <w:r w:rsidR="00AF39D9">
          <w:t>, particularly within the mixed conifer forest</w:t>
        </w:r>
      </w:ins>
      <w:r w:rsidR="00530854">
        <w:t xml:space="preserve">. These changes and a warming climate have increased the </w:t>
      </w:r>
      <w:ins w:id="76" w:author="Author">
        <w:r w:rsidR="00AF39D9">
          <w:t xml:space="preserve">frequency and </w:t>
        </w:r>
      </w:ins>
      <w:r w:rsidR="00530854">
        <w:t xml:space="preserve">area affected by high severity fire within sugar pine’s range </w:t>
      </w:r>
      <w:r w:rsidR="00530854">
        <w:fldChar w:fldCharType="begin" w:fldLock="1"/>
      </w:r>
      <w:r w:rsidR="00530854">
        <w:instrText>ADDIN CSL_CITATION {"citationItems":[{"id":"ITEM-1","itemData":{"DOI":"10.1029/2020GL089858","ISSN":"19448007","abstract":"Increases in burned area across the western United States (US) since the mid-1980s have been widely documented and linked partially to climate factors, yet evaluations of trends in fire severity are lacking. Here we evaluate fire severity trends and their interannual relationships to climate for western US forests from 1985 to 2017. Significant increases in annual area burned at high severity (AABhs) were observed across most ecoregions, with an overall eightfold increase in AABhs across western US forests. The relationships we identified between the annual fire severity metrics and climate, as well as the observed and projected trend toward warmer and drier fire seasons, suggest that climate change will contribute to increased fire severity in future decades where fuels remain abundant. The growing prevalence of high-severity fire in western US forests has important implications to forest ecosystems, including an increased probability of fire-catalyzed conversions from forest to alternative vegetation types.","author":[{"dropping-particle":"","family":"Parks","given":"S. A.","non-dropping-particle":"","parse-names":false,"suffix":""},{"dropping-particle":"","family":"Abatzoglou","given":"J. T.","non-dropping-particle":"","parse-names":false,"suffix":""}],"container-title":"Geophysical Research Letters","id":"ITEM-1","issue":"22","issued":{"date-parts":[["2020"]]},"page":"1-10","title":"Warmer and Drier Fire Seasons Contribute to Increases in Area Burned at High Severity in Western US Forests From 1985 to 2017","type":"article-journal","volume":"47"},"uris":["http://www.mendeley.com/documents/?uuid=c62781ce-2164-4b01-b721-ce147287a476"]},{"id":"ITEM-2","itemData":{"DOI":"10.1016/j.foreco.2017.08.051","ISSN":"03781127","abstract":"Stand-replacing fire has profound ecological impacts in conifer forests, yet there is continued uncertainty over how best to describe the scale of stand-replacing effects within individual fires, and how these effects are changing over time. In forests where regeneration following stand-replacing fire depends on seed dispersal from surviving trees, the size and shape of stand-replacing patches are critical metrics that are difficult to describe and often overlooked. We used a novel, recently-developed metric that describes the amount of stand-replacing area within a given distance of a live-tree patch edge, in order to compare fires that may be otherwise similar in fire size or the percentage of stand-replacing effects. Specifically, we analyzed 477 fires in California pine, fir, and mixed-conifer forests between 1984 and 2015 and asked whether this metric, the stand-replacing decay coefficient (SDC), has changed over time, whether it is affected by fire management, and how it responds to extreme weather conditions at the time of the fire. Mean annual SDC became smaller over time (significantly so in the Sierra Nevada region), indicating that stand-replacing patches became larger and more regularly shaped. The decrease in SDC was particularly pronounced in the years since 2011. While SDC is correlated with percent high-severity, it is able to distinguish fires of comparable percent high-severity but different spatial pattern, with fires managed for suppression having smaller SDC than fires managed for resource benefit. Similarly, fires managed by the US Forest Service had smaller SDC than fires managed by the National Park Service. Fire weather also played an important role, with higher maximum temperatures generally associated with smaller SDC values. SDC is useful for comparing fires because it is associated with more conventional metrics such as percent high-severity, but also incorporates a measure of regeneration potential – distance to surviving trees at stand-replacement patch edges – which is a biological legacy that directly affects the resilience of forests to increasingly frequent and severe fire disturbances. We estimate that from 1984 to 2015, over 80,000 ha of forestland burned with stand-replacing effects greater than 120 m in from patch edges, denoting areas vulnerable to extended conifer forest loss due to dispersal limitation. Managing unplanned ignitions under less extreme weather conditions can achieve beneficial “fine-grained” effec…","author":[{"dropping-particle":"","family":"Stevens","given":"Jens T.","non-dropping-particle":"","parse-names":false,"suffix":""},{"dropping-particle":"","family":"Collins","given":"Brandon M.","non-dropping-particle":"","parse-names":false,"suffix":""},{"dropping-particle":"","family":"Miller","given":"Jay D.","non-dropping-particle":"","parse-names":false,"suffix":""},{"dropping-particle":"","family":"North","given":"Malcolm P.","non-dropping-particle":"","parse-names":false,"suffix":""},{"dropping-particle":"","family":"Stephens","given":"Scott L.","non-dropping-particle":"","parse-names":false,"suffix":""}],"container-title":"Forest Ecology and Management","id":"ITEM-2","issue":"August","issued":{"date-parts":[["2017"]]},"page":"28-36","publisher":"Elsevier","title":"Changing spatial patterns of stand-replacing fire in California conifer forests","type":"article-journal","volume":"406"},"uris":["http://www.mendeley.com/documents/?uuid=7e44a2bb-e159-4d15-bf4d-4f61f9dce42f"]},{"id":"ITEM-3","itemData":{"author":[{"dropping-particle":"","family":"Safford","given":"Hugh D.","non-dropping-particle":"","parse-names":false,"suffix":""},{"dropping-particle":"","family":"Stevens","given":"Jens T.","non-dropping-particle":"","parse-names":false,"suffix":""}],"container-title":"Gen. Tech. Rep. PSW-GTR-2562","id":"ITEM-3","issue":"October","issued":{"date-parts":[["2017"]]},"page":"1-151","title":"Natural Range of Variation (NRV) for yellow pine and mixed conifer forests in the bioregional assessment area, including the Sierra Nevada, southern Cascades, and Modoc and Inyo National Forests","type":"article-journal"},"uris":["http://www.mendeley.com/documents/?uuid=865d47ce-7aba-4ed2-802c-803bb9610f75"]},{"id":"ITEM-4","itemData":{"author":[{"dropping-particle":"","family":"Bohlman","given":"Gabrielle N.","non-dropping-particle":"","parse-names":false,"suffix":""},{"dropping-particle":"","family":"Safford","given":"Hugh D.","non-dropping-particle":"","parse-names":false,"suffix":""},{"dropping-particle":"","family":"Skinner","given":"Carl N.","non-dropping-particle":"","parse-names":false,"suffix":""}],"container-title":"Gen. Tech. Rep. PSW-GTR-273. Albany, CA: US Department of Agriculture, Forest Service, Pacific Southwest Research Station. 146 p.","id":"ITEM-4","issue":"November","issued":{"date-parts":[["2021"]]},"title":"Natural range of variation for yellow pine and mixed-conifer forests in northwestern California and southwestern Oregon","type":"article-journal","volume":"273"},"uris":["http://www.mendeley.com/documents/?uuid=57513bd6-50dd-45ab-81a2-2f825c133caf"]}],"mendeley":{"formattedCitation":"(Safford and Stevens, 2017; Stevens &lt;i&gt;et al.&lt;/i&gt;, 2017; Parks and Abatzoglou, 2020; Bohlman, Safford and Skinner, 2021)","plainTextFormattedCitation":"(Safford and Stevens, 2017; Stevens et al., 2017; Parks and Abatzoglou, 2020; Bohlman, Safford and Skinner, 2021)","previouslyFormattedCitation":"(Safford and Stevens, 2017; Stevens &lt;i&gt;et al.&lt;/i&gt;, 2017; Parks and Abatzoglou, 2020; Bohlman, Safford and Skinner, 2021)"},"properties":{"noteIndex":0},"schema":"https://github.com/citation-style-language/schema/raw/master/csl-citation.json"}</w:instrText>
      </w:r>
      <w:r w:rsidR="00530854">
        <w:fldChar w:fldCharType="separate"/>
      </w:r>
      <w:r w:rsidR="00530854" w:rsidRPr="000624D9">
        <w:rPr>
          <w:noProof/>
        </w:rPr>
        <w:t xml:space="preserve">(Safford and </w:t>
      </w:r>
      <w:r w:rsidR="00530854" w:rsidRPr="00BB41BE">
        <w:rPr>
          <w:noProof/>
        </w:rPr>
        <w:t>Stevens</w:t>
      </w:r>
      <w:r w:rsidR="00BB41BE">
        <w:rPr>
          <w:noProof/>
        </w:rPr>
        <w:t xml:space="preserve"> </w:t>
      </w:r>
      <w:r w:rsidR="00530854" w:rsidRPr="000624D9">
        <w:rPr>
          <w:noProof/>
        </w:rPr>
        <w:t>2017</w:t>
      </w:r>
      <w:r w:rsidR="00BB41BE">
        <w:rPr>
          <w:noProof/>
        </w:rPr>
        <w:t>,</w:t>
      </w:r>
      <w:r w:rsidR="00530854" w:rsidRPr="000624D9">
        <w:rPr>
          <w:noProof/>
        </w:rPr>
        <w:t xml:space="preserve"> Stevens </w:t>
      </w:r>
      <w:r w:rsidR="00530854" w:rsidRPr="00BB41BE">
        <w:rPr>
          <w:iCs/>
          <w:noProof/>
        </w:rPr>
        <w:t>et al.</w:t>
      </w:r>
      <w:r w:rsidR="00530854" w:rsidRPr="000624D9">
        <w:rPr>
          <w:noProof/>
        </w:rPr>
        <w:t xml:space="preserve"> 2017</w:t>
      </w:r>
      <w:r w:rsidR="00BB41BE">
        <w:rPr>
          <w:noProof/>
        </w:rPr>
        <w:t>,</w:t>
      </w:r>
      <w:r w:rsidR="00530854" w:rsidRPr="000624D9">
        <w:rPr>
          <w:noProof/>
        </w:rPr>
        <w:t xml:space="preserve"> Parks and Abatzoglou 2020</w:t>
      </w:r>
      <w:r w:rsidR="00BB41BE">
        <w:rPr>
          <w:noProof/>
        </w:rPr>
        <w:t xml:space="preserve">, </w:t>
      </w:r>
      <w:r w:rsidR="00530854" w:rsidRPr="000624D9">
        <w:rPr>
          <w:noProof/>
        </w:rPr>
        <w:t>Bohlman</w:t>
      </w:r>
      <w:r w:rsidR="00BB41BE">
        <w:rPr>
          <w:noProof/>
        </w:rPr>
        <w:t xml:space="preserve"> et al.</w:t>
      </w:r>
      <w:r w:rsidR="00530854" w:rsidRPr="000624D9">
        <w:rPr>
          <w:noProof/>
        </w:rPr>
        <w:t xml:space="preserve"> 2021)</w:t>
      </w:r>
      <w:r w:rsidR="00530854">
        <w:fldChar w:fldCharType="end"/>
      </w:r>
      <w:r w:rsidR="00530854">
        <w:t xml:space="preserve">. This novel fire regime has increased the proportion of the sugar pine’s range where there are no surviving adult conifers to produce the next generation, threatening not just sugar pine but the mixed conifer forest type as a whole </w:t>
      </w:r>
      <w:r w:rsidR="00530854">
        <w:fldChar w:fldCharType="begin" w:fldLock="1"/>
      </w:r>
      <w:r w:rsidR="00530854">
        <w:instrText>ADDIN CSL_CITATION {"citationItems":[{"id":"ITEM-1","itemData":{"DOI":"10.1890/ES14-00224.1","ISSN":"21508925","abstract":"© 2015 Steel et al.Fire is one of the most important natural disturbance processes in the western United States and ecosystems differ markedly with respect to their ecological and evolutionary relationships with fire. Reference fire regimes in forested ecosystems can be categorized along a gradient ranging from \"fuellimited\" to \"climate-limited\" where the former types are often characterized by frequent, lower-severity wildfires and the latter by infrequent, more severe wildfires. Using spatial data on fire severity from 1984- 2011 and metrics related to fire frequency, we tested how divergence from historic (pre-Euroamerican settlement) fire frequencies due to a century of fire suppression influences rates of high-severity fire in five forest types in California. With some variation among bioregions, our results suggest that fires in forest types characterized by fuel-limited fire regimes (e.g., yellow pine and mixed conifer forest) tend to burn with greater proportions of high-severity fire as either time since last fire or the mean modern fire return interval (FRI) increases. Two intermediate fire regime types (mixed evergreen and bigcone Douglas-fir) showed a similar relationship between fire frequency and fire severity. However, red fir and redwood forests, which are characterized by more climate-limited fire regimes, did not show significant positive relationships between FRI and fire severity. This analysis provides strong evidence that for fuel-limited fire regimes, lack of fire leads to increasing rates of high-severity burning. Our study also substantiates the general validity of \"fuel-limited\" vs. \"climate-limited\" explanations of differing patterns of fire effects and response in forest types of the western US.","author":[{"dropping-particle":"","family":"Steel","given":"Zachary L.","non-dropping-particle":"","parse-names":false,"suffix":""},{"dropping-particle":"","family":"Safford","given":"Hugh D.","non-dropping-particle":"","parse-names":false,"suffix":""},{"dropping-particle":"","family":"Viers","given":"Joshua H.","non-dropping-particle":"","parse-names":false,"suffix":""}],"container-title":"Ecosphere","id":"ITEM-1","issue":"1","issued":{"date-parts":[["2015"]]},"title":"The fire frequency-severity relationship and the legacy of fire suppression in California forests http://www.esajournals.org/doi/pdf/10.1890/ES14-00224.1","type":"article-journal","volume":"6"},"uris":["http://www.mendeley.com/documents/?uuid=1ab7e8c2-3339-4847-aec1-5a74446758ee"]},{"id":"ITEM-2","itemData":{"DOI":"10.1093/biosci/biaa061","ISSN":"15253244","abstract":"Changing disturbance regimes and climate can overcome forest ecosystem resilience. Following high-severity fire, forest recovery may be compromised by lack of tree seed sources, warmer and drier postfire climate, or short-interval reburning. A potential outcome of the loss of resilience is the conversion of the prefire forest to a different forest type or nonforest vegetation. Conversion implies major, extensive, and enduring changes in dominant species, life forms, or functions, with impacts on ecosystem services. In the present article, we synthesize a growing body of evidence of fire-driven conversion and our understanding of its causes across western North America. We assess our capacity to predict conversion and highlight important uncertainties. Increasing forest vulnerability to changing fire activity and climate compels shifts in management approaches, and we propose key themes for applied research coproduced by scientists and managers to support decision-making in an era when the prefire forest may not return.","author":[{"dropping-particle":"","family":"Coop","given":"Jonathan D.","non-dropping-particle":"","parse-names":false,"suffix":""},{"dropping-particle":"","family":"Parks","given":"Sean A.","non-dropping-particle":"","parse-names":false,"suffix":""},{"dropping-particle":"","family":"Stevens-Rumann","given":"Camille S.","non-dropping-particle":"","parse-names":false,"suffix":""},{"dropping-particle":"","family":"Crausbay","given":"Shelley D.","non-dropping-particle":"","parse-names":false,"suffix":""},{"dropping-particle":"","family":"Higuera","given":"Philip E.","non-dropping-particle":"","parse-names":false,"suffix":""},{"dropping-particle":"","family":"Hurteau","given":"Matthew D.","non-dropping-particle":"","parse-names":false,"suffix":""},{"dropping-particle":"","family":"Tepley","given":"Alan","non-dropping-particle":"","parse-names":false,"suffix":""},{"dropping-particle":"","family":"Whitman","given":"Ellen","non-dropping-particle":"","parse-names":false,"suffix":""},{"dropping-particle":"","family":"Assal","given":"Timothy","non-dropping-particle":"","parse-names":false,"suffix":""},{"dropping-particle":"","family":"Collins","given":"Brandon M.","non-dropping-particle":"","parse-names":false,"suffix":""},{"dropping-particle":"","family":"Davis","given":"Kimberley T.","non-dropping-particle":"","parse-names":false,"suffix":""},{"dropping-particle":"","family":"Dobrowski","given":"Solomon","non-dropping-particle":"","parse-names":false,"suffix":""},{"dropping-particle":"","family":"Falk","given":"Donald A.","non-dropping-particle":"","parse-names":false,"suffix":""},{"dropping-particle":"","family":"Fornwalt","given":"Paula J.","non-dropping-particle":"","parse-names":false,"suffix":""},{"dropping-particle":"","family":"Fulé","given":"Peter Z.","non-dropping-particle":"","parse-names":false,"suffix":""},{"dropping-particle":"","family":"Harvey","given":"Brian J.","non-dropping-particle":"","parse-names":false,"suffix":""},{"dropping-particle":"","family":"Kane","given":"Van R.","non-dropping-particle":"","parse-names":false,"suffix":""},{"dropping-particle":"","family":"Littlefield","given":"Caitlin E.","non-dropping-particle":"","parse-names":false,"suffix":""},{"dropping-particle":"","family":"Margolis","given":"Ellis Q.","non-dropping-particle":"","parse-names":false,"suffix":""},{"dropping-particle":"","family":"North","given":"Malcolm","non-dropping-particle":"","parse-names":false,"suffix":""},{"dropping-particle":"","family":"Parisien","given":"Marc André","non-dropping-particle":"","parse-names":false,"suffix":""},{"dropping-particle":"","family":"Prichard","given":"Susan","non-dropping-particle":"","parse-names":false,"suffix":""},{"dropping-particle":"","family":"Rodman","given":"Kyle C.","non-dropping-particle":"","parse-names":false,"suffix":""}],"container-title":"BioScience","id":"ITEM-2","issue":"8","issued":{"date-parts":[["2020"]]},"page":"659-673","title":"Wildfire-Driven Forest Conversion in Western North American Landscapes","type":"article-journal","volume":"70"},"uris":["http://www.mendeley.com/documents/?uuid=4c19d33d-7ce8-44c4-b892-af9da5f5c49d"]},{"id":"ITEM-3","itemData":{"DOI":"10.1002/eap.1756","ISSN":"10510761","author":[{"dropping-particle":"","family":"Shive","given":"Kristen L.","non-dropping-particle":"","parse-names":false,"suffix":""},{"dropping-particle":"","family":"Preisler","given":"Haiganoush K.","non-dropping-particle":"","parse-names":false,"suffix":""},{"dropping-particle":"","family":"Welch","given":"Kevin R.","non-dropping-particle":"","parse-names":false,"suffix":""},{"dropping-particle":"","family":"Safford","given":"Hugh D.","non-dropping-particle":"","parse-names":false,"suffix":""},{"dropping-particle":"","family":"Butz","given":"Ramona J.","non-dropping-particle":"","parse-names":false,"suffix":""},{"dropping-particle":"","family":"O'Hara","given":"Kevin L.","non-dropping-particle":"","parse-names":false,"suffix":""},{"dropping-particle":"","family":"Stephens","given":"Scott L.","non-dropping-particle":"","parse-names":false,"suffix":""}],"container-title":"Ecological Applications","id":"ITEM-3","issue":"6","issued":{"date-parts":[["2018"]]},"page":"1626-1639","title":"From the stand scale to the landscape scale: predicting the spatial patterns of forest regeneration after disturbance","type":"article-journal","volume":"28"},"uris":["http://www.mendeley.com/documents/?uuid=088a8267-0133-4892-9fb1-7380b3beadc5"]}],"mendeley":{"formattedCitation":"(Steel, Safford and Viers, 2015; Shive &lt;i&gt;et al.&lt;/i&gt;, 2018; Coop &lt;i&gt;et al.&lt;/i&gt;, 2020)","plainTextFormattedCitation":"(Steel, Safford and Viers, 2015; Shive et al., 2018; Coop et al., 2020)","previouslyFormattedCitation":"(Steel, Safford and Viers, 2015; Shive &lt;i&gt;et al.&lt;/i&gt;, 2018; Coop &lt;i&gt;et al.&lt;/i&gt;, 2020)"},"properties":{"noteIndex":0},"schema":"https://github.com/citation-style-language/schema/raw/master/csl-citation.json"}</w:instrText>
      </w:r>
      <w:r w:rsidR="00530854">
        <w:fldChar w:fldCharType="separate"/>
      </w:r>
      <w:r w:rsidR="00530854" w:rsidRPr="000624D9">
        <w:rPr>
          <w:noProof/>
        </w:rPr>
        <w:t>(Steel</w:t>
      </w:r>
      <w:r w:rsidR="00BB41BE">
        <w:rPr>
          <w:noProof/>
        </w:rPr>
        <w:t xml:space="preserve"> et al. 2015,</w:t>
      </w:r>
      <w:r w:rsidR="00530854" w:rsidRPr="000624D9">
        <w:rPr>
          <w:noProof/>
        </w:rPr>
        <w:t xml:space="preserve"> Safford and Viers 2015</w:t>
      </w:r>
      <w:r w:rsidR="00BB41BE">
        <w:rPr>
          <w:noProof/>
        </w:rPr>
        <w:t xml:space="preserve">, </w:t>
      </w:r>
      <w:r w:rsidR="00530854" w:rsidRPr="000624D9">
        <w:rPr>
          <w:noProof/>
        </w:rPr>
        <w:t xml:space="preserve">Shive </w:t>
      </w:r>
      <w:r w:rsidR="00530854" w:rsidRPr="00BB41BE">
        <w:rPr>
          <w:iCs/>
          <w:noProof/>
        </w:rPr>
        <w:t>et al.</w:t>
      </w:r>
      <w:r w:rsidR="00BB41BE">
        <w:rPr>
          <w:iCs/>
          <w:noProof/>
        </w:rPr>
        <w:t xml:space="preserve"> </w:t>
      </w:r>
      <w:r w:rsidR="00530854" w:rsidRPr="00BB41BE">
        <w:rPr>
          <w:iCs/>
          <w:noProof/>
        </w:rPr>
        <w:t>2018</w:t>
      </w:r>
      <w:r w:rsidR="00BB41BE">
        <w:rPr>
          <w:iCs/>
          <w:noProof/>
        </w:rPr>
        <w:t>,</w:t>
      </w:r>
      <w:r w:rsidR="00530854" w:rsidRPr="00BB41BE">
        <w:rPr>
          <w:iCs/>
          <w:noProof/>
        </w:rPr>
        <w:t xml:space="preserve"> Coop et al. </w:t>
      </w:r>
      <w:r w:rsidR="00530854" w:rsidRPr="000624D9">
        <w:rPr>
          <w:noProof/>
        </w:rPr>
        <w:t>2020)</w:t>
      </w:r>
      <w:r w:rsidR="00530854">
        <w:fldChar w:fldCharType="end"/>
      </w:r>
      <w:r w:rsidR="00530854">
        <w:t xml:space="preserve">. </w:t>
      </w:r>
    </w:p>
    <w:p w14:paraId="73115F1A" w14:textId="50182BCE" w:rsidR="00530854" w:rsidRPr="00BB41BE" w:rsidRDefault="00530854" w:rsidP="000566B1">
      <w:pPr>
        <w:ind w:firstLine="720"/>
      </w:pPr>
      <w:r>
        <w:t xml:space="preserve">Second, an invasive fungal pathogen, </w:t>
      </w:r>
      <w:r w:rsidRPr="00F701A7">
        <w:rPr>
          <w:i/>
          <w:iCs/>
        </w:rPr>
        <w:t>Cronartium ribicola</w:t>
      </w:r>
      <w:r>
        <w:t xml:space="preserve"> (white pine blister rust; WPBR) has spread across much of sugar pine’s range since its introduction to North America in the early 20</w:t>
      </w:r>
      <w:r w:rsidRPr="0084014F">
        <w:rPr>
          <w:vertAlign w:val="superscript"/>
        </w:rPr>
        <w:t>th</w:t>
      </w:r>
      <w:r>
        <w:t xml:space="preserve"> century and has caused substantial </w:t>
      </w:r>
      <w:r w:rsidRPr="00BB41BE">
        <w:t xml:space="preserve">mortality </w:t>
      </w:r>
      <w:r w:rsidRPr="00BB41BE">
        <w:fldChar w:fldCharType="begin" w:fldLock="1"/>
      </w:r>
      <w:r w:rsidRPr="00BB41BE">
        <w:instrText>ADDIN CSL_CITATION {"citationItems":[{"id":"ITEM-1","itemData":{"DOI":"10.1890/03-5109","ISSN":"10510761","abstract":"An introduced pathogen, white pine blister rust (Cronartium ribicola), has caused declines in five-needled pines throughout North America. Simultaneously, fire exclusion has resulted in dense stands in many forest types, which may create additional stress for these generally shade-intolerant pines. Fire exclusion also allows fuels to accumulate, and it is unclear how affected populations will respond to the reintroduction of fire. Although white pine blister rust and fire exclusion are widely recognized threats, long-term demographic data that document the effects of these stressors are rare. We present population trends from 2168 individuals over 5-15 years for an affected species, sugar pine (Pinus lambertiana), at several burned and unburned sites in the Sierra Nevada of California. Size-based matrix models indicate that most unburned populations have negative growth rates (λ range: 0.82-1.04). The growth rate of most populations was, however, indistinguishable from replacement levels (λ = 1.0), implying that, if populations are indeed declining, the progression of any such decline is slow, and longer observations are needed to clearly determine population trends. We found significant differences among population growth rates, primarily due to variation in recruitment rates. Deaths associated with blister rust and stress (i.e., resource competition) were common, suggesting significant roles for both blister rust and fire exclusion in determining population trajectories. Data from 15 prescribed fires showed that the immediate effect of burning was the death of many small trees, with the frequency of mortality returning to pre-fire levels within five years. In spite of a poor prognosis for sugar pine, our results suggest that we have time to apply and refine management strategies to protect this species.","author":[{"dropping-particle":"","family":"Mantgem","given":"Phillip J.","non-dropping-particle":"Van","parse-names":false,"suffix":""},{"dropping-particle":"","family":"Stephenson","given":"Nathan L.","non-dropping-particle":"","parse-names":false,"suffix":""},{"dropping-particle":"","family":"Keifer","given":"Mary Beth","non-dropping-particle":"","parse-names":false,"suffix":""},{"dropping-particle":"","family":"Keeley","given":"Jon","non-dropping-particle":"","parse-names":false,"suffix":""}],"container-title":"Ecological Applications","id":"ITEM-1","issue":"5","issued":{"date-parts":[["2004"]]},"page":"1590-1602","title":"Effects of an introduced pathogen and fire exclusion on the demography of sugar pine","type":"article-journal","volume":"14"},"uris":["http://www.mendeley.com/documents/?uuid=4017c084-8b81-48ae-b134-e117d840d93b"]},{"id":"ITEM-2","itemData":{"DOI":"10.1002/ecs2.3263","author":[{"dropping-particle":"","family":"Dudney","given":"Joan C.","non-dropping-particle":"","parse-names":false,"suffix":""},{"dropping-particle":"","family":"Nesmith","given":"Jonathan C.B.","non-dropping-particle":"","parse-names":false,"suffix":""},{"dropping-particle":"","family":"Cahill","given":"Matthew C.","non-dropping-particle":"","parse-names":false,"suffix":""},{"dropping-particle":"","family":"Cribbs","given":"Jennifer E.","non-dropping-particle":"","parse-names":false,"suffix":""},{"dropping-particle":"","family":"Duriscoe","given":"Dan M.","non-dropping-particle":"","parse-names":false,"suffix":""},{"dropping-particle":"","family":"Das","given":"Adrian J.","non-dropping-particle":"","parse-names":false,"suffix":""},{"dropping-particle":"","family":"Stephenson","given":"Nathan L.","non-dropping-particle":"","parse-names":false,"suffix":""},{"dropping-particle":"","family":"Battles","given":"John J.","non-dropping-particle":"","parse-names":false,"suffix":""}],"container-title":"Ecosphere","id":"ITEM-2","issue":"October","issued":{"date-parts":[["2020"]]},"page":"e03263","title":"Compounding effects of white pine blister rust, mountain pine beetle, and fire threaten four white pine species","type":"article-journal","volume":"11"},"uris":["http://www.mendeley.com/documents/?uuid=54eba3d7-5ed4-4e44-a51e-b1150e7c2215"]},{"id":"ITEM-3","itemData":{"DOI":"10.1016/j.foreco.2011.05.011","ISSN":"03781127","abstract":"Historical logging, fire suppression, and an invasive pathogen, Cronartium ribicola, the cause of white pine blister rust (WPBR), are assumed to have dramatically affected sugar pine (Pinus lambertiana) populations in the Lake Tahoe Basin. We examined population- and genetic-level consequences of these disturbances within 10 sugar pine populations by assessing current population structure and trends for 1129 individuals, genetic diversity for 250 individuals, and frequency of WPBR-resistance for 102 families. Logging had occurred in 9 of 10 sites and fire suppression was evident in all stands. High density of white fir (Abies concolor) is often an indicator of fire suppression and we found a negative relationship between sugar pine survivorship and white fir basal area (r2=0.31). C. ribicola was present in 90% of stands (incidence range: 0-48%) and we found a significant relationship between mean host survivorship and disease incidence (r2=0.46). We estimated population growth rates (λ) from size-based transition matrices. For six of 10 sugar pine populations λ was 1.0, indicating that these populations appear to be stable; for four populations, λ was &lt;1.0, indicating populations that may be in decline. A population specific drift parameter, ci, which is a measure of genetic differentiation in allele frequencies relative to an ancestral population, ranged from 0.009 to 0.048. Higher values of ci indicate greater genetic drift, possibly due to a bottleneck caused by historical logging, other agents of mortality or much older events affecting population sizes. Effects of drift are known to be greater in small populations and we found a negative relationship between sugar pine density and ci (r2=0.36). Allele frequency of the Cr1 gene, responsible for WPBR-resistance in sugar pine, averaged 0.068 for all populations sampled; no WPBR infection was found in one population in which the Cr1 frequency was 0.112. Historical disturbances and their interactions have likely influenced the population biology of sugar pine in the Tahoe Basin; for some populations this has meant reduced population size, higher genetic drift, and poor survival of small- and intermediate-sized individuals. Possible management strategies include restoring population numbers, deploying WPBR-resistance, treating stands to promote natural sugar pine regeneration, and enhancing genetic diversity. © 2011 Elsevier B.V.","author":[{"dropping-particle":"","family":"Maloney","given":"Patricia E.","non-dropping-particle":"","parse-names":false,"suffix":""},{"dropping-particle":"","family":"Vogler","given":"Detlev R.","non-dropping-particle":"","parse-names":false,"suffix":""},{"dropping-particle":"","family":"Eckert","given":"Andrew J.","non-dropping-particle":"","parse-names":false,"suffix":""},{"dropping-particle":"","family":"Jensen","given":"Camille E.","non-dropping-particle":"","parse-names":false,"suffix":""},{"dropping-particle":"","family":"Neale","given":"David B.","non-dropping-particle":"","parse-names":false,"suffix":""}],"container-title":"Forest Ecology and Management","id":"ITEM-3","issue":"5","issued":{"date-parts":[["2011"]]},"page":"770-779","publisher":"Elsevier B.V.","title":"Population biology of sugar pine (Pinus lambertiana Dougl.) with reference to historical disturbances in the Lake Tahoe Basin: Implications for restoration","type":"article-journal","volume":"262"},"uris":["http://www.mendeley.com/documents/?uuid=9a0c821b-c50c-45fc-9062-b98c1d978b4e"]}],"mendeley":{"formattedCitation":"(Van Mantgem &lt;i&gt;et al.&lt;/i&gt;, 2004; Maloney &lt;i&gt;et al.&lt;/i&gt;, 2011; Dudney &lt;i&gt;et al.&lt;/i&gt;, 2020)","plainTextFormattedCitation":"(Van Mantgem et al., 2004; Maloney et al., 2011; Dudney et al., 2020)","previouslyFormattedCitation":"(Van Mantgem &lt;i&gt;et al.&lt;/i&gt;, 2004; Maloney &lt;i&gt;et al.&lt;/i&gt;, 2011; Dudney &lt;i&gt;et al.&lt;/i&gt;, 2020)"},"properties":{"noteIndex":0},"schema":"https://github.com/citation-style-language/schema/raw/master/csl-citation.json"}</w:instrText>
      </w:r>
      <w:r w:rsidRPr="00BB41BE">
        <w:fldChar w:fldCharType="separate"/>
      </w:r>
      <w:r w:rsidRPr="00BB41BE">
        <w:rPr>
          <w:noProof/>
        </w:rPr>
        <w:t>(</w:t>
      </w:r>
      <w:r w:rsidR="00BB0B61" w:rsidRPr="00BB41BE">
        <w:rPr>
          <w:noProof/>
        </w:rPr>
        <w:t>v</w:t>
      </w:r>
      <w:r w:rsidRPr="00BB41BE">
        <w:rPr>
          <w:noProof/>
        </w:rPr>
        <w:t>an Mantgem et al. 2004</w:t>
      </w:r>
      <w:r w:rsidR="00BB41BE">
        <w:rPr>
          <w:noProof/>
        </w:rPr>
        <w:t>,</w:t>
      </w:r>
      <w:r w:rsidRPr="00BB41BE">
        <w:rPr>
          <w:noProof/>
        </w:rPr>
        <w:t xml:space="preserve"> Maloney et al. 2011</w:t>
      </w:r>
      <w:r w:rsidR="00BB41BE">
        <w:rPr>
          <w:noProof/>
        </w:rPr>
        <w:t>,</w:t>
      </w:r>
      <w:r w:rsidRPr="00BB41BE">
        <w:rPr>
          <w:noProof/>
        </w:rPr>
        <w:t xml:space="preserve"> Dudney et al. 2020)</w:t>
      </w:r>
      <w:r w:rsidRPr="00BB41BE">
        <w:fldChar w:fldCharType="end"/>
      </w:r>
      <w:r w:rsidRPr="00BB41BE">
        <w:t xml:space="preserve">. WPBR affects white pines (subgenus Strobus, excluding the pinyon pines in subsection Cembroides) by parasitizing foliage, shoots, inner bark, and outer xylem, causing the formation of cankers which can reduce vigor and kill outright by girdling the stem </w:t>
      </w:r>
      <w:r w:rsidRPr="00BB41BE">
        <w:fldChar w:fldCharType="begin" w:fldLock="1"/>
      </w:r>
      <w:r w:rsidRPr="00BB41BE">
        <w:instrText>ADDIN CSL_CITATION {"citationItems":[{"id":"ITEM-1","itemData":{"DOI":"10.1111/j.1439-0329.2010.00654.x","ISSN":"14374781","abstract":"For over a century, white pine blister rust (Cronartium ribicola) has linked white pines (Strobus) with currants and gooseberries (Ribes) in a complex and serious disease epidemic in Asia, Europe, and North America. Because of ongoing changes in climate, societal demands for forests and their amenities, and scientific advances in genetics and proteomics, our current understanding and management of the white pine blister rust pathosystem has become outdated. Here, we present a review and synthesis of international scope on the biology and management of blister rust, white pines, Ribes, and other hosts. In this article, we provide a geographical and historical background, describe the taxonomy and life cycle of the rust, discuss pathology and ecology, and introduce a series of invited papers. These review articles summarize the literature on white pines, Ribes, and blister rust with respect to their status, threats, and management through genetics and silviculture. Although the principal focus is on North America, the different epidemics in Europe and Asia are also described. In the final article, we discuss several of the key observations and conclusions from the preceding review articles and identify prudent actions for research and management of white pine blister rust. © 2010 Blackwell Verlag GmbH and Crown in the right of Canada.","author":[{"dropping-particle":"","family":"Geils","given":"Brian W.","non-dropping-particle":"","parse-names":false,"suffix":""},{"dropping-particle":"","family":"Hummer","given":"Kim E.","non-dropping-particle":"","parse-names":false,"suffix":""},{"dropping-particle":"","family":"Hunt","given":"Richard S.","non-dropping-particle":"","parse-names":false,"suffix":""}],"container-title":"Forest Pathology","id":"ITEM-1","issue":"3-4","issued":{"date-parts":[["2010"]]},"page":"147-185","title":"White pines, Ribes, and blister rust: A review and synthesis","type":"article-journal","volume":"40"},"uris":["http://www.mendeley.com/documents/?uuid=fc76315d-a4b3-404f-9576-b260cb172979"]}],"mendeley":{"formattedCitation":"(Geils, Hummer and Hunt, 2010)","plainTextFormattedCitation":"(Geils, Hummer and Hunt, 2010)","previouslyFormattedCitation":"(Geils, Hummer and Hunt, 2010)"},"properties":{"noteIndex":0},"schema":"https://github.com/citation-style-language/schema/raw/master/csl-citation.json"}</w:instrText>
      </w:r>
      <w:r w:rsidRPr="00BB41BE">
        <w:fldChar w:fldCharType="separate"/>
      </w:r>
      <w:r w:rsidRPr="00BB41BE">
        <w:rPr>
          <w:noProof/>
        </w:rPr>
        <w:t>(Geils</w:t>
      </w:r>
      <w:r w:rsidR="00BB41BE">
        <w:rPr>
          <w:noProof/>
        </w:rPr>
        <w:t xml:space="preserve"> et al.</w:t>
      </w:r>
      <w:r w:rsidRPr="00BB41BE">
        <w:rPr>
          <w:noProof/>
        </w:rPr>
        <w:t xml:space="preserve"> 2010)</w:t>
      </w:r>
      <w:r w:rsidRPr="00BB41BE">
        <w:fldChar w:fldCharType="end"/>
      </w:r>
      <w:r w:rsidRPr="00BB41BE">
        <w:t xml:space="preserve">. The </w:t>
      </w:r>
      <w:r w:rsidRPr="00BB41BE">
        <w:lastRenderedPageBreak/>
        <w:t xml:space="preserve">epidemic in the western United States has been severe enough to cause the related species, </w:t>
      </w:r>
      <w:r w:rsidR="00BF0F15">
        <w:t>whitebark pine (</w:t>
      </w:r>
      <w:r w:rsidRPr="00BF0F15">
        <w:rPr>
          <w:i/>
          <w:iCs/>
        </w:rPr>
        <w:t>Pinus albicaulis</w:t>
      </w:r>
      <w:r w:rsidR="00BF0F15">
        <w:rPr>
          <w:i/>
          <w:iCs/>
        </w:rPr>
        <w:t>)</w:t>
      </w:r>
      <w:r w:rsidRPr="00BB41BE">
        <w:t xml:space="preserve">, to be </w:t>
      </w:r>
      <w:commentRangeStart w:id="77"/>
      <w:r w:rsidRPr="00BB41BE">
        <w:t xml:space="preserve">listed as endangered </w:t>
      </w:r>
      <w:commentRangeEnd w:id="77"/>
      <w:r w:rsidR="00E728B6">
        <w:rPr>
          <w:rStyle w:val="CommentReference"/>
        </w:rPr>
        <w:commentReference w:id="77"/>
      </w:r>
      <w:r w:rsidRPr="00BB41BE">
        <w:fldChar w:fldCharType="begin" w:fldLock="1"/>
      </w:r>
      <w:r w:rsidRPr="00BB41BE">
        <w:instrText>ADDIN CSL_CITATION {"citationItems":[{"id":"ITEM-1","itemData":{"author":[{"dropping-particle":"","family":"Mahalovich","given":"M.","non-dropping-particle":"","parse-names":false,"suffix":""},{"dropping-particle":"","family":"Stritch","given":"L.","non-dropping-particle":"","parse-names":false,"suffix":""}],"id":"ITEM-1","issued":{"date-parts":[["2013"]]},"title":"Pinus albicaulis. The IUCN Red List of Threatened Species 2013","type":"article"},"uris":["http://www.mendeley.com/documents/?uuid=01c5c33e-f405-4ec0-b7ef-fe493d548c6e"]}],"mendeley":{"formattedCitation":"(Mahalovich and Stritch, 2013)","plainTextFormattedCitation":"(Mahalovich and Stritch, 2013)","previouslyFormattedCitation":"(Mahalovich and Stritch, 2013)"},"properties":{"noteIndex":0},"schema":"https://github.com/citation-style-language/schema/raw/master/csl-citation.json"}</w:instrText>
      </w:r>
      <w:r w:rsidRPr="00BB41BE">
        <w:fldChar w:fldCharType="separate"/>
      </w:r>
      <w:r w:rsidRPr="00BB41BE">
        <w:rPr>
          <w:noProof/>
        </w:rPr>
        <w:t>(Mahalovich and Stritch 2013)</w:t>
      </w:r>
      <w:r w:rsidRPr="00BB41BE">
        <w:fldChar w:fldCharType="end"/>
      </w:r>
      <w:r w:rsidRPr="00BB41BE">
        <w:t xml:space="preserve">, and there has been considerable concern about the outlook for sugar pine as well </w:t>
      </w:r>
      <w:r w:rsidRPr="00BB41BE">
        <w:fldChar w:fldCharType="begin" w:fldLock="1"/>
      </w:r>
      <w:r w:rsidRPr="00BB41BE">
        <w:instrText>ADDIN CSL_CITATION {"citationItems":[{"id":"ITEM-1","itemData":{"author":[{"dropping-particle":"","family":"Kinloch Jr.","given":"Bohun B","non-dropping-particle":"","parse-names":false,"suffix":""},{"dropping-particle":"","family":"Marosy","given":"Melissa","non-dropping-particle":"","parse-names":false,"suffix":""},{"dropping-particle":"","family":"Huddleston","given":"May E","non-dropping-particle":"","parse-names":false,"suffix":""}],"id":"ITEM-1","issued":{"date-parts":[["1996"]]},"page":"225","title":"Sugar pine: status, values, and roles in ecosystems: Proceedings of a symposium presented by the California Sugar Pine Management Committee","type":"article-journal"},"uris":["http://www.mendeley.com/documents/?uuid=25eadf9e-152e-437e-8e17-a18a8a652e02"]}],"mendeley":{"formattedCitation":"(Kinloch Jr., Marosy and Huddleston, 1996)","plainTextFormattedCitation":"(Kinloch Jr., Marosy and Huddleston, 1996)","previouslyFormattedCitation":"(Kinloch Jr., Marosy and Huddleston, 1996)"},"properties":{"noteIndex":0},"schema":"https://github.com/citation-style-language/schema/raw/master/csl-citation.json"}</w:instrText>
      </w:r>
      <w:r w:rsidRPr="00BB41BE">
        <w:fldChar w:fldCharType="separate"/>
      </w:r>
      <w:r w:rsidRPr="00BB41BE">
        <w:rPr>
          <w:noProof/>
        </w:rPr>
        <w:t xml:space="preserve">(Kinloch </w:t>
      </w:r>
      <w:r w:rsidR="00BB41BE">
        <w:rPr>
          <w:noProof/>
        </w:rPr>
        <w:t>et al. 1996</w:t>
      </w:r>
      <w:r w:rsidRPr="00BB41BE">
        <w:rPr>
          <w:noProof/>
        </w:rPr>
        <w:t>)</w:t>
      </w:r>
      <w:r w:rsidRPr="00BB41BE">
        <w:fldChar w:fldCharType="end"/>
      </w:r>
      <w:r w:rsidRPr="00BB41BE">
        <w:t xml:space="preserve">. </w:t>
      </w:r>
    </w:p>
    <w:p w14:paraId="7C7A4D25" w14:textId="491C81FB" w:rsidR="00530854" w:rsidRPr="005B4308" w:rsidRDefault="00530854" w:rsidP="000566B1">
      <w:pPr>
        <w:ind w:firstLine="720"/>
      </w:pPr>
      <w:r>
        <w:t>Third, there is evidence that the modern densified forest structure threatens sugar pine in numerous ways. Effective fire suppression, which was instituted across much of sugar pine’s range in the 20</w:t>
      </w:r>
      <w:r w:rsidRPr="003B39CC">
        <w:rPr>
          <w:vertAlign w:val="superscript"/>
        </w:rPr>
        <w:t>th</w:t>
      </w:r>
      <w:r>
        <w:t xml:space="preserve"> century, has resulted in an overall densification of these </w:t>
      </w:r>
      <w:r w:rsidRPr="00BB41BE">
        <w:t xml:space="preserve">forests </w:t>
      </w:r>
      <w:r w:rsidRPr="00BB41BE">
        <w:fldChar w:fldCharType="begin" w:fldLock="1"/>
      </w:r>
      <w:r w:rsidRPr="00BB41BE">
        <w:instrText>ADDIN CSL_CITATION {"citationItems":[{"id":"ITEM-1","itemData":{"author":[{"dropping-particle":"","family":"Stephens","given":"S Cott L S","non-dropping-particle":"","parse-names":false,"suffix":""},{"dropping-particle":"","family":"Ydersen","given":"J Amie M L","non-dropping-particle":"","parse-names":false,"suffix":""},{"dropping-particle":"","family":"Ollins","given":"B Randon M C","non-dropping-particle":"","parse-names":false,"suffix":""},{"dropping-particle":"","family":"Ry","given":"D Anny L F","non-dropping-particle":"","parse-names":false,"suffix":""}],"container-title":"Ecosphere","id":"ITEM-1","issue":"May","issued":{"date-parts":[["2015"]]},"note":"Has the actual surveyor's notes in the appendix, would be an interesting thing to poke at with language-processing","page":"1-63","title":"Historical and current landscape-scale ponderosa pine and mixed conifer forest structure in the Southern Sierra Nevada","type":"article-journal","volume":"6"},"uris":["http://www.mendeley.com/documents/?uuid=391ec200-2601-4bef-8a9b-b6d1e45be8c8"]},{"id":"ITEM-2","itemData":{"author":[{"dropping-particle":"","family":"Safford","given":"Hugh D.","non-dropping-particle":"","parse-names":false,"suffix":""},{"dropping-particle":"","family":"Stevens","given":"Jens T.","non-dropping-particle":"","parse-names":false,"suffix":""}],"container-title":"Gen. Tech. Rep. PSW-GTR-2562","id":"ITEM-2","issue":"October","issued":{"date-parts":[["2017"]]},"page":"1-151","title":"Natural Range of Variation (NRV) for yellow pine and mixed conifer forests in the bioregional assessment area, including the Sierra Nevada, southern Cascades, and Modoc and Inyo National Forests","type":"article-journal"},"uris":["http://www.mendeley.com/documents/?uuid=865d47ce-7aba-4ed2-802c-803bb9610f75"]},{"id":"ITEM-3","itemData":{"author":[{"dropping-particle":"","family":"Bohlman","given":"Gabrielle N.","non-dropping-particle":"","parse-names":false,"suffix":""},{"dropping-particle":"","family":"Safford","given":"Hugh D.","non-dropping-particle":"","parse-names":false,"suffix":""},{"dropping-particle":"","family":"Skinner","given":"Carl N.","non-dropping-particle":"","parse-names":false,"suffix":""}],"container-title":"Gen. Tech. Rep. PSW-GTR-273. Albany, CA: US Department of Agriculture, Forest Service, Pacific Southwest Research Station. 146 p.","id":"ITEM-3","issue":"November","issued":{"date-parts":[["2021"]]},"title":"Natural range of variation for yellow pine and mixed-conifer forests in northwestern California and southwestern Oregon","type":"article-journal","volume":"273"},"uris":["http://www.mendeley.com/documents/?uuid=57513bd6-50dd-45ab-81a2-2f825c133caf"]},{"id":"ITEM-4","itemData":{"DOI":"10.1016/j.foreco.2021.120004","ISSN":"03781127","author":[{"dropping-particle":"","family":"North","given":"Malcolm P.","non-dropping-particle":"","parse-names":false,"suffix":""},{"dropping-particle":"","family":"Tompkins","given":"Ryan E.","non-dropping-particle":"","parse-names":false,"suffix":""},{"dropping-particle":"","family":"Bernal","given":"Alexis A.","non-dropping-particle":"","parse-names":false,"suffix":""},{"dropping-particle":"","family":"Collins","given":"Brandon M.","non-dropping-particle":"","parse-names":false,"suffix":""},{"dropping-particle":"","family":"Stephens","given":"Scott L.","non-dropping-particle":"","parse-names":false,"suffix":""},{"dropping-particle":"","family":"York","given":"Robert A.","non-dropping-particle":"","parse-names":false,"suffix":""}],"container-title":"Forest Ecology and Management","id":"ITEM-4","issue":"November 2021","issued":{"date-parts":[["2022"]]},"page":"120004","publisher":"Elsevier B.V.","title":"Operational resilience in western US frequent-fire forests","type":"article-journal","volume":"507"},"uris":["http://www.mendeley.com/documents/?uuid=465230a6-1d96-4a43-8dec-1e3c5870286d"]}],"mendeley":{"formattedCitation":"(Stephens &lt;i&gt;et al.&lt;/i&gt;, 2015; Safford and Stevens, 2017; Bohlman, Safford and Skinner, 2021; North &lt;i&gt;et al.&lt;/i&gt;, 2022)","plainTextFormattedCitation":"(Stephens et al., 2015; Safford and Stevens, 2017; Bohlman, Safford and Skinner, 2021; North et al., 2022)","previouslyFormattedCitation":"(Stephens &lt;i&gt;et al.&lt;/i&gt;, 2015; Safford and Stevens, 2017; Bohlman, Safford and Skinner, 2021; North &lt;i&gt;et al.&lt;/i&gt;, 2022)"},"properties":{"noteIndex":0},"schema":"https://github.com/citation-style-language/schema/raw/master/csl-citation.json"}</w:instrText>
      </w:r>
      <w:r w:rsidRPr="00BB41BE">
        <w:fldChar w:fldCharType="separate"/>
      </w:r>
      <w:r w:rsidRPr="00BB41BE">
        <w:rPr>
          <w:noProof/>
        </w:rPr>
        <w:t>(Stephens et al. 2015</w:t>
      </w:r>
      <w:r w:rsidR="00BF0F15">
        <w:rPr>
          <w:noProof/>
        </w:rPr>
        <w:t>,</w:t>
      </w:r>
      <w:r w:rsidRPr="00BB41BE">
        <w:rPr>
          <w:noProof/>
        </w:rPr>
        <w:t xml:space="preserve"> Safford and Stevens 2017</w:t>
      </w:r>
      <w:r w:rsidR="00BB41BE">
        <w:rPr>
          <w:noProof/>
        </w:rPr>
        <w:t xml:space="preserve">, </w:t>
      </w:r>
      <w:r w:rsidRPr="00BB41BE">
        <w:rPr>
          <w:noProof/>
        </w:rPr>
        <w:t>Bohlman</w:t>
      </w:r>
      <w:r w:rsidR="00BB41BE">
        <w:rPr>
          <w:noProof/>
        </w:rPr>
        <w:t xml:space="preserve"> et al.</w:t>
      </w:r>
      <w:r w:rsidRPr="00BB41BE">
        <w:rPr>
          <w:noProof/>
        </w:rPr>
        <w:t xml:space="preserve"> 2021</w:t>
      </w:r>
      <w:r w:rsidR="00BB41BE">
        <w:rPr>
          <w:noProof/>
        </w:rPr>
        <w:t>,</w:t>
      </w:r>
      <w:r w:rsidRPr="00BB41BE">
        <w:rPr>
          <w:noProof/>
        </w:rPr>
        <w:t xml:space="preserve"> North et al. 2022)</w:t>
      </w:r>
      <w:r w:rsidRPr="00BB41BE">
        <w:fldChar w:fldCharType="end"/>
      </w:r>
      <w:r w:rsidRPr="00BB41BE">
        <w:t xml:space="preserve">. Sugar pine is only moderately shade tolerant </w:t>
      </w:r>
      <w:r w:rsidRPr="00BB41BE">
        <w:fldChar w:fldCharType="begin" w:fldLock="1"/>
      </w:r>
      <w:r w:rsidRPr="00BB41BE">
        <w:instrText>ADDIN CSL_CITATION {"citationItems":[{"id":"ITEM-1","itemData":{"author":[{"dropping-particle":"","family":"Bohlman","given":"Gabrielle N.","non-dropping-particle":"","parse-names":false,"suffix":""},{"dropping-particle":"","family":"Safford","given":"Hugh D.","non-dropping-particle":"","parse-names":false,"suffix":""},{"dropping-particle":"","family":"Skinner","given":"Carl N.","non-dropping-particle":"","parse-names":false,"suffix":""}],"container-title":"Gen. Tech. Rep. PSW-GTR-273. Albany, CA: US Department of Agriculture, Forest Service, Pacific Southwest Research Station. 146 p.","id":"ITEM-1","issue":"November","issued":{"date-parts":[["2021"]]},"title":"Natural range of variation for yellow pine and mixed-conifer forests in northwestern California and southwestern Oregon","type":"article-journal","volume":"273"},"uris":["http://www.mendeley.com/documents/?uuid=57513bd6-50dd-45ab-81a2-2f825c133caf"]},{"id":"ITEM-2","itemData":{"author":[{"dropping-particle":"","family":"Yeaton","given":"Richard I","non-dropping-particle":"","parse-names":false,"suffix":""}],"id":"ITEM-2","issue":"3","issued":{"date-parts":[["1983"]]},"page":"292-297","title":"The Successional Replacement of Ponderosa Pine by Sugar Pine in the Sierra Nevada Author ( s ): Richard I . Yeaton Source : Bulletin of the Torrey Botanical Club , Jul . - Sep ., 1983 , Vol . 110 , No . 3 ( Jul . - Published by : Torrey Botanical Society ","type":"article-journal","volume":"110"},"uris":["http://www.mendeley.com/documents/?uuid=906b2319-be0e-41d8-8a45-ebff3d65f29a"]}],"mendeley":{"formattedCitation":"(Yeaton, 1983; Bohlman, Safford and Skinner, 2021)","plainTextFormattedCitation":"(Yeaton, 1983; Bohlman, Safford and Skinner, 2021)","previouslyFormattedCitation":"(Yeaton, 1983; Bohlman, Safford and Skinner, 2021)"},"properties":{"noteIndex":0},"schema":"https://github.com/citation-style-language/schema/raw/master/csl-citation.json"}</w:instrText>
      </w:r>
      <w:r w:rsidRPr="00BB41BE">
        <w:fldChar w:fldCharType="separate"/>
      </w:r>
      <w:r w:rsidRPr="00BB41BE">
        <w:rPr>
          <w:noProof/>
        </w:rPr>
        <w:t>(Yeaton 1983</w:t>
      </w:r>
      <w:r w:rsidR="00BB41BE">
        <w:rPr>
          <w:noProof/>
        </w:rPr>
        <w:t>,</w:t>
      </w:r>
      <w:r w:rsidRPr="00BB41BE">
        <w:rPr>
          <w:noProof/>
        </w:rPr>
        <w:t xml:space="preserve"> Bohlman</w:t>
      </w:r>
      <w:r w:rsidR="00BB41BE">
        <w:rPr>
          <w:noProof/>
        </w:rPr>
        <w:t xml:space="preserve"> et al.</w:t>
      </w:r>
      <w:r w:rsidRPr="00BB41BE">
        <w:rPr>
          <w:noProof/>
        </w:rPr>
        <w:t xml:space="preserve"> 2021)</w:t>
      </w:r>
      <w:r w:rsidRPr="00BB41BE">
        <w:fldChar w:fldCharType="end"/>
      </w:r>
      <w:r>
        <w:t xml:space="preserve"> </w:t>
      </w:r>
      <w:r w:rsidRPr="005B4308">
        <w:t xml:space="preserve">and there is evidence that it is outcompeted by species such as </w:t>
      </w:r>
      <w:r w:rsidRPr="005B4308">
        <w:rPr>
          <w:i/>
          <w:iCs/>
        </w:rPr>
        <w:t xml:space="preserve">Abies concolor </w:t>
      </w:r>
      <w:r w:rsidRPr="005B4308">
        <w:t xml:space="preserve">and </w:t>
      </w:r>
      <w:r w:rsidRPr="005B4308">
        <w:rPr>
          <w:i/>
          <w:iCs/>
        </w:rPr>
        <w:t>Calodecrus decurrens</w:t>
      </w:r>
      <w:r w:rsidRPr="005B4308">
        <w:t xml:space="preserve"> under modern dense canopies</w:t>
      </w:r>
      <w:r>
        <w:t>.</w:t>
      </w:r>
      <w:r w:rsidRPr="005B4308">
        <w:t xml:space="preserve"> </w:t>
      </w:r>
      <w:r>
        <w:t xml:space="preserve">Species composition (especially of younger cohorts) has shifted towards shade-tolerant firs and incense-cedar </w:t>
      </w:r>
      <w:r>
        <w:fldChar w:fldCharType="begin" w:fldLock="1"/>
      </w:r>
      <w:r>
        <w:instrText>ADDIN CSL_CITATION {"citationItems":[{"id":"ITEM-1","itemData":{"DOI":"10.1139/cjfr-2015-0406","ISBN":"0045-5067","ISSN":"0045-5067","abstract":"In the western US, forests are experiencing novel environmental conditions related to changing climate and a suppression of the historical fire regime. Mixed-conifer forests, considered resilient to disturbance due to their heterogeneity in structure and composition, appear to be shifting to a more homogeneous state, but the timescale of these shifts is not well understood. Our objective was to assess the effects of climate and fire suppression on stand dynamics and demographic rates of an old-growth mixed-conifer forest in the Sierra Nevada. We used a Bayesian hierarchical analysis to quantify species and community rates of recruitment, growth, and mortality. Despite a warming climate, we found that stand density, basal area, and carbon have increased over 56 years. Fir recruitment and growth significantly exceeded the community-level median rates, while pine recruitment and growth was significantly lower than the community-level median. Shifts in species composition from a well-mixed stand to a more den...","author":[{"dropping-particle":"","family":"Levine","given":"Carrie R.","non-dropping-particle":"","parse-names":false,"suffix":""},{"dropping-particle":"","family":"Krivak-Tetley","given":"Flora","non-dropping-particle":"","parse-names":false,"suffix":""},{"dropping-particle":"","family":"Doorn","given":"Natalie S.","non-dropping-particle":"van","parse-names":false,"suffix":""},{"dropping-particle":"","family":"Ansley","given":"Jolie-Anne S.","non-dropping-particle":"","parse-names":false,"suffix":""},{"dropping-particle":"","family":"Battles","given":"John J.","non-dropping-particle":"","parse-names":false,"suffix":""}],"container-title":"Canadian Journal of Forest Research","id":"ITEM-1","issue":"5","issued":{"date-parts":[["2016"]]},"page":"745-752","title":"Long-term demographic trends in a fire-suppressed mixed-conifer forest","type":"article-journal","volume":"46"},"uris":["http://www.mendeley.com/documents/?uuid=d23a6c87-7bd8-4d6f-9854-d1b054b6fd88"]},{"id":"ITEM-2","itemData":{"author":[{"dropping-particle":"","family":"Ansley","given":"Jolie-Ann S.","non-dropping-particle":"","parse-names":false,"suffix":""},{"dropping-particle":"","family":"Battles","given":"John J.","non-dropping-particle":"","parse-names":false,"suffix":""}],"container-title":"The Journal of the Torrey Botanical Society","id":"ITEM-2","issue":"4","issued":{"date-parts":[["1998"]]},"page":"297-308","title":"Forest Composition , Structure , and Change in an Old-Growth Mixed Conifer Forest in the Northern Sierra Nevada Author ( s ): Jolie-Anne S . Ansley and John J . Battles Published by : Torrey Botanical Society Stable URL : http://www.jstor.org/stable/29972","type":"article-journal","volume":"125"},"uris":["http://www.mendeley.com/documents/?uuid=34dda059-28a1-4cb6-892b-71b3a0a5079a"]}],"mendeley":{"formattedCitation":"(Ansley and Battles, 1998; Levine &lt;i&gt;et al.&lt;/i&gt;, 2016)","plainTextFormattedCitation":"(Ansley and Battles, 1998; Levine et al., 2016)","previouslyFormattedCitation":"(Ansley and Battles, 1998; Levine &lt;i&gt;et al.&lt;/i&gt;, 2016)"},"properties":{"noteIndex":0},"schema":"https://github.com/citation-style-language/schema/raw/master/csl-citation.json"}</w:instrText>
      </w:r>
      <w:r>
        <w:fldChar w:fldCharType="separate"/>
      </w:r>
      <w:r w:rsidRPr="00542DB6">
        <w:rPr>
          <w:noProof/>
        </w:rPr>
        <w:t>(Ansley and Battles 1998</w:t>
      </w:r>
      <w:r w:rsidR="00BB41BE">
        <w:rPr>
          <w:noProof/>
        </w:rPr>
        <w:t>,</w:t>
      </w:r>
      <w:r w:rsidRPr="00542DB6">
        <w:rPr>
          <w:noProof/>
        </w:rPr>
        <w:t xml:space="preserve"> Levine </w:t>
      </w:r>
      <w:r w:rsidR="00BB41BE">
        <w:rPr>
          <w:noProof/>
        </w:rPr>
        <w:t>et al. 2016</w:t>
      </w:r>
      <w:r w:rsidRPr="00542DB6">
        <w:rPr>
          <w:noProof/>
        </w:rPr>
        <w:t>)</w:t>
      </w:r>
      <w:r>
        <w:fldChar w:fldCharType="end"/>
      </w:r>
      <w:r>
        <w:t xml:space="preserve">. There is also evidence that the densified forest structure has reduced the vigor of adult sugar pines, thus reducing their ability to resist other stresses </w:t>
      </w:r>
      <w:r>
        <w:fldChar w:fldCharType="begin" w:fldLock="1"/>
      </w:r>
      <w:r>
        <w:instrText>ADDIN CSL_CITATION {"citationItems":[{"id":"ITEM-1","itemData":{"DOI":"10.1002/eap.2507","ISSN":"1051-0761","abstract":"In an emerging era of megadisturbance, bolstering forest resilience to wildfire, insects, and drought has become a central objective in many western forests. Climate has received considerable attention as a driver of these disturbances, but few studies have examined the complexities of climate-vegetation-disturbance interactions. Current strategies for creating resilient forests often rely on retrospective approaches, seeking to impart resilience by restoring historical conditions to contemporary landscapes, but historical conditions are becoming increasingly unattainable amidst modern bioclimatic conditions. What becomes an appropriate benchmark for resilience when we have novel forests, rapidly changing climate, and unprecedented disturbance regimes? We combined two longitudinal datasets-each representing some of the most comprehensive spatially explicit, annual tree mortality data in existence-in a post-hoc factorial design to examine the non-linear relationships between fire, climate, forest spatial structure, and bark beetles. We found that while pre-fire drought elevated mortality risk, advantageous local neighborhoods could offset these effects. Surprisingly, mortality risk (Pm) was higher in crowded local neighborhoods that burned in wet years (Pm = 42%) compared with sparse neighborhoods that burned during drought (Pm = 30%). Risk of beetle attack was also increased by drought, but lower conspecific crowding impeded the otherwise positive interaction between fire and beetle attack. Antecedent fire increased drought-related mortality over short timespans (&lt;7 yrs) but reduced mortality over longer intervals. These results clarify interacting disturbance dynamics and provide a mechanistic underpinning for forest restoration strategies. Importantly, they demonstrate the potential for managed fire and silvicultural strategies to offset climate effects and bolster resilience to fire, beetles, and drought.","author":[{"dropping-particle":"","family":"Furniss","given":"Tucker J.","non-dropping-particle":"","parse-names":false,"suffix":""},{"dropping-particle":"","family":"Das","given":"Adrian J.","non-dropping-particle":"","parse-names":false,"suffix":""},{"dropping-particle":"","family":"Mantgem","given":"Phillip J.","non-dropping-particle":"","parse-names":false,"suffix":""},{"dropping-particle":"","family":"Stephenson","given":"Nathan L.","non-dropping-particle":"","parse-names":false,"suffix":""},{"dropping-particle":"","family":"Lutz","given":"James A.","non-dropping-particle":"","parse-names":false,"suffix":""}],"container-title":"Ecological Applications","id":"ITEM-1","issue":"June 2021","issued":{"date-parts":[["2021"]]},"page":"1-14","title":"Crowding, climate, and the case for social distancing among trees","type":"article-journal"},"uris":["http://www.mendeley.com/documents/?uuid=923f9f80-0634-4566-ac74-bb9eb698fef4"]},{"id":"ITEM-2","itemData":{"DOI":"10.1002/eap.1902","author":[{"dropping-particle":"","family":"Restaino","given":"Christina","non-dropping-particle":"","parse-names":false,"suffix":""},{"dropping-particle":"","family":"Young","given":"Derek J.N.","non-dropping-particle":"","parse-names":false,"suffix":""},{"dropping-particle":"","family":"Estes","given":"Becky","non-dropping-particle":"","parse-names":false,"suffix":""},{"dropping-particle":"","family":"Gross","given":"Shana","non-dropping-particle":"","parse-names":false,"suffix":""},{"dropping-particle":"","family":"Wuenschel","given":"Amarina","non-dropping-particle":"","parse-names":false,"suffix":""},{"dropping-particle":"","family":"Meyer","given":"Marc","non-dropping-particle":"","parse-names":false,"suffix":""},{"dropping-particle":"","family":"Safford","given":"Hugh","non-dropping-particle":"","parse-names":false,"suffix":""}],"container-title":"Ecological Applications","id":"ITEM-2","issue":"December 2017","issued":{"date-parts":[["2019"]]},"page":"1-14","title":"Forest structure and climate mediate drought-induced tree mortality in forests of the Sierra Nevada , USA","type":"article-journal","volume":"29"},"uris":["http://www.mendeley.com/documents/?uuid=fab20f86-8948-4d2c-85ba-9a0ff200ff1e"]},{"id":"ITEM-3","itemData":{"DOI":"10.1111/ele.12711","ISSN":"1461023X","author":[{"dropping-particle":"","family":"Young","given":"Derek J. N.","non-dropping-particle":"","parse-names":false,"suffix":""},{"dropping-particle":"","family":"Stevens","given":"Jens T.","non-dropping-particle":"","parse-names":false,"suffix":""},{"dropping-particle":"","family":"Earles","given":"J. Mason","non-dropping-particle":"","parse-names":false,"suffix":""},{"dropping-particle":"","family":"Moore","given":"Jeffrey","non-dropping-particle":"","parse-names":false,"suffix":""},{"dropping-particle":"","family":"Ellis","given":"Adam","non-dropping-particle":"","parse-names":false,"suffix":""},{"dropping-particle":"","family":"Jirka","given":"Amy L.","non-dropping-particle":"","parse-names":false,"suffix":""},{"dropping-particle":"","family":"Latimer","given":"Andrew M.","non-dropping-particle":"","parse-names":false,"suffix":""}],"container-title":"Ecology Letters","id":"ITEM-3","issue":"1","issued":{"date-parts":[["2017"]]},"page":"78-86","title":"Long-term climate and competition explain forest mortality patterns under extreme drought","type":"article-journal","volume":"20"},"uris":["http://www.mendeley.com/documents/?uuid=11db3a96-5a65-4eb7-b92a-5cde2681bbb2"]},{"id":"ITEM-4","itemData":{"DOI":"10.1016/j.foreco.2021.120004","ISSN":"03781127","author":[{"dropping-particle":"","family":"North","given":"Malcolm P.","non-dropping-particle":"","parse-names":false,"suffix":""},{"dropping-particle":"","family":"Tompkins","given":"Ryan E.","non-dropping-particle":"","parse-names":false,"suffix":""},{"dropping-particle":"","family":"Bernal","given":"Alexis A.","non-dropping-particle":"","parse-names":false,"suffix":""},{"dropping-particle":"","family":"Collins","given":"Brandon M.","non-dropping-particle":"","parse-names":false,"suffix":""},{"dropping-particle":"","family":"Stephens","given":"Scott L.","non-dropping-particle":"","parse-names":false,"suffix":""},{"dropping-particle":"","family":"York","given":"Robert A.","non-dropping-particle":"","parse-names":false,"suffix":""}],"container-title":"Forest Ecology and Management","id":"ITEM-4","issue":"November 2021","issued":{"date-parts":[["2022"]]},"page":"120004","publisher":"Elsevier B.V.","title":"Operational resilience in western US frequent-fire forests","type":"article-journal","volume":"507"},"uris":["http://www.mendeley.com/documents/?uuid=465230a6-1d96-4a43-8dec-1e3c5870286d"]}],"mendeley":{"formattedCitation":"(Young &lt;i&gt;et al.&lt;/i&gt;, 2017; Restaino &lt;i&gt;et al.&lt;/i&gt;, 2019; Furniss &lt;i&gt;et al.&lt;/i&gt;, 2021; North &lt;i&gt;et al.&lt;/i&gt;, 2022)","plainTextFormattedCitation":"(Young et al., 2017; Restaino et al., 2019; Furniss et al., 2021; North et al., 2022)","previouslyFormattedCitation":"(Young &lt;i&gt;et al.&lt;/i&gt;, 2017; Restaino &lt;i&gt;et al.&lt;/i&gt;, 2019; Furniss &lt;i&gt;et al.&lt;/i&gt;, 2021; North &lt;i&gt;et al.&lt;/i&gt;, 2022)"},"properties":{"noteIndex":0},"schema":"https://github.com/citation-style-language/schema/raw/master/csl-citation.json"}</w:instrText>
      </w:r>
      <w:r>
        <w:fldChar w:fldCharType="separate"/>
      </w:r>
      <w:r w:rsidRPr="000B37E1">
        <w:rPr>
          <w:noProof/>
        </w:rPr>
        <w:t>(</w:t>
      </w:r>
      <w:r w:rsidRPr="00BB41BE">
        <w:rPr>
          <w:noProof/>
        </w:rPr>
        <w:t>Young et al.</w:t>
      </w:r>
      <w:r w:rsidR="00BB41BE">
        <w:rPr>
          <w:noProof/>
        </w:rPr>
        <w:t xml:space="preserve"> </w:t>
      </w:r>
      <w:r w:rsidRPr="00BB41BE">
        <w:rPr>
          <w:noProof/>
        </w:rPr>
        <w:t>2017</w:t>
      </w:r>
      <w:r w:rsidR="00BB41BE">
        <w:rPr>
          <w:noProof/>
        </w:rPr>
        <w:t>,</w:t>
      </w:r>
      <w:r w:rsidRPr="00BB41BE">
        <w:rPr>
          <w:noProof/>
        </w:rPr>
        <w:t xml:space="preserve"> Restaino et al. 2019</w:t>
      </w:r>
      <w:r w:rsidR="00BB41BE">
        <w:rPr>
          <w:noProof/>
        </w:rPr>
        <w:t>,</w:t>
      </w:r>
      <w:r w:rsidRPr="00BB41BE">
        <w:rPr>
          <w:noProof/>
        </w:rPr>
        <w:t xml:space="preserve"> Furniss et al. 2021</w:t>
      </w:r>
      <w:r w:rsidR="00BB41BE">
        <w:rPr>
          <w:noProof/>
        </w:rPr>
        <w:t>,</w:t>
      </w:r>
      <w:r w:rsidRPr="00BB41BE">
        <w:rPr>
          <w:noProof/>
        </w:rPr>
        <w:t xml:space="preserve"> North et al. 2022</w:t>
      </w:r>
      <w:r w:rsidRPr="000B37E1">
        <w:rPr>
          <w:noProof/>
        </w:rPr>
        <w:t>)</w:t>
      </w:r>
      <w:r>
        <w:fldChar w:fldCharType="end"/>
      </w:r>
      <w:r>
        <w:t xml:space="preserve">. </w:t>
      </w:r>
    </w:p>
    <w:p w14:paraId="7AEE8970" w14:textId="248B10E6" w:rsidR="00530854" w:rsidRDefault="00530854" w:rsidP="000566B1">
      <w:pPr>
        <w:ind w:firstLine="720"/>
      </w:pPr>
      <w:r>
        <w:t xml:space="preserve">Finally, the changing climate </w:t>
      </w:r>
      <w:ins w:id="78" w:author="Author">
        <w:r w:rsidR="00E728B6">
          <w:t>is</w:t>
        </w:r>
      </w:ins>
      <w:del w:id="79" w:author="Author">
        <w:r w:rsidDel="00E728B6">
          <w:delText>may</w:delText>
        </w:r>
      </w:del>
      <w:r>
        <w:t xml:space="preserve"> increas</w:t>
      </w:r>
      <w:ins w:id="80" w:author="Author">
        <w:r w:rsidR="00E728B6">
          <w:t>ing</w:t>
        </w:r>
      </w:ins>
      <w:del w:id="81" w:author="Author">
        <w:r w:rsidDel="00E728B6">
          <w:delText>e</w:delText>
        </w:r>
      </w:del>
      <w:r>
        <w:t xml:space="preserve"> the duration and severity of droughts and associated bark beetle epidemics, which are already causing mass mortality events in sugar pine’s range </w:t>
      </w:r>
      <w:r>
        <w:fldChar w:fldCharType="begin" w:fldLock="1"/>
      </w:r>
      <w:r>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10.1002/ecs2.3344","author":[{"dropping-particle":"","family":"Steel","given":"Zachary","non-dropping-particle":"","parse-names":false,"suffix":""},{"dropping-particle":"","family":"Goodwin","given":"Marissa","non-dropping-particle":"","parse-names":false,"suffix":""},{"dropping-particle":"","family":"Meyer","given":"Marc","non-dropping-particle":"","parse-names":false,"suffix":""},{"dropping-particle":"","family":"Fricker","given":"G.A.","non-dropping-particle":"","parse-names":false,"suffix":""},{"dropping-particle":"","family":"Zald","given":"Harold","non-dropping-particle":"","parse-names":false,"suffix":""},{"dropping-particle":"","family":"Hurteau","given":"Matthew D.","non-dropping-particle":"","parse-names":false,"suffix":""}],"container-title":"Ecosphere","id":"ITEM-3","issue":"January","issued":{"date-parts":[["2021"]]},"title":"Do Forest Fuel Reduction Treatments Confer Resistance to Beetle Infestation and Drought Mortality?","type":"article-journal","volume":"12"},"uris":["http://www.mendeley.com/documents/?uuid=27f300f3-6aa3-4e67-9ff2-302a5568e9e8"]}],"mendeley":{"formattedCitation":"(Fettig &lt;i&gt;et al.&lt;/i&gt;, 2019; Stephenson &lt;i&gt;et al.&lt;/i&gt;, 2019; Steel &lt;i&gt;et al.&lt;/i&gt;, 2021)","plainTextFormattedCitation":"(Fettig et al., 2019; Stephenson et al., 2019; Steel et al., 2021)","previouslyFormattedCitation":"(Fettig &lt;i&gt;et al.&lt;/i&gt;, 2019; Stephenson &lt;i&gt;et al.&lt;/i&gt;, 2019; Steel &lt;i&gt;et al.&lt;/i&gt;, 2021)"},"properties":{"noteIndex":0},"schema":"https://github.com/citation-style-language/schema/raw/master/csl-citation.json"}</w:instrText>
      </w:r>
      <w:r>
        <w:fldChar w:fldCharType="separate"/>
      </w:r>
      <w:r w:rsidRPr="00BB41BE">
        <w:rPr>
          <w:i/>
          <w:iCs/>
          <w:noProof/>
        </w:rPr>
        <w:t>(</w:t>
      </w:r>
      <w:r w:rsidRPr="00021D10">
        <w:rPr>
          <w:noProof/>
        </w:rPr>
        <w:t>Fettig</w:t>
      </w:r>
      <w:r w:rsidRPr="00BB41BE">
        <w:rPr>
          <w:iCs/>
          <w:noProof/>
        </w:rPr>
        <w:t xml:space="preserve"> et al</w:t>
      </w:r>
      <w:r w:rsidRPr="00021D10">
        <w:rPr>
          <w:i/>
          <w:noProof/>
        </w:rPr>
        <w:t>.</w:t>
      </w:r>
      <w:r w:rsidRPr="00021D10">
        <w:rPr>
          <w:noProof/>
        </w:rPr>
        <w:t xml:space="preserve"> 2019</w:t>
      </w:r>
      <w:r w:rsidR="00BB41BE">
        <w:rPr>
          <w:noProof/>
        </w:rPr>
        <w:t>,</w:t>
      </w:r>
      <w:r w:rsidRPr="00021D10">
        <w:rPr>
          <w:noProof/>
        </w:rPr>
        <w:t xml:space="preserve"> Stephenson </w:t>
      </w:r>
      <w:r w:rsidR="00BB41BE">
        <w:rPr>
          <w:noProof/>
        </w:rPr>
        <w:t>et al. 2019, Steel et al. 2021</w:t>
      </w:r>
      <w:r w:rsidRPr="00021D10">
        <w:rPr>
          <w:noProof/>
        </w:rPr>
        <w:t>)</w:t>
      </w:r>
      <w:r>
        <w:fldChar w:fldCharType="end"/>
      </w:r>
      <w:r>
        <w:t xml:space="preserve">. Once these epidemics are underway, bark beetles tend to preferentially target large and reproductively-valuable sugar pines, independent of </w:t>
      </w:r>
      <w:ins w:id="82" w:author="Author">
        <w:r w:rsidR="00E728B6">
          <w:t xml:space="preserve">the </w:t>
        </w:r>
      </w:ins>
      <w:r>
        <w:t xml:space="preserve">individuals’ stress </w:t>
      </w:r>
      <w:r>
        <w:fldChar w:fldCharType="begin" w:fldLock="1"/>
      </w:r>
      <w:r>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fldChar w:fldCharType="separate"/>
      </w:r>
      <w:r w:rsidRPr="00EB4A84">
        <w:rPr>
          <w:noProof/>
        </w:rPr>
        <w:t>(Stephenson</w:t>
      </w:r>
      <w:r w:rsidR="00BB41BE">
        <w:rPr>
          <w:noProof/>
        </w:rPr>
        <w:t xml:space="preserve"> et al. 2019</w:t>
      </w:r>
      <w:r w:rsidRPr="00EB4A84">
        <w:rPr>
          <w:noProof/>
        </w:rPr>
        <w:t>)</w:t>
      </w:r>
      <w:r>
        <w:fldChar w:fldCharType="end"/>
      </w:r>
      <w:r>
        <w:t xml:space="preserve">, exacerbating the impact of this stressor on the demographic outlook for sugar pine. Drought can also kill trees, especially small individuals, more directly via hydraulic failure and/or carbon starvation </w:t>
      </w:r>
      <w:r>
        <w:fldChar w:fldCharType="begin" w:fldLock="1"/>
      </w:r>
      <w:r>
        <w:instrText>ADDIN CSL_CITATION {"citationItems":[{"id":"ITEM-1","itemData":{"DOI":"10.1002/ecs2.2776","ISSN":"21508925","abstract":"Understanding the response of forests to climate change is important for predicting changes in biodiversity and ecosystem services, including carbon storage. Seedlings represent a key demographic stage in these responses, because seedling establishment is necessary for population persistence and spread, and because the conditions allowing seedlings to survive and grow are often more restrictive than those adults can tolerate. However, detailed long-term data on the responses of individual seedlings to climatic variation are rare. Here, we analyze a decade of seedling growth and survival data collected in 25 long-term plots located in Sequoia and Yosemite National Parks. The forest types represented range from lower-elevation mixed conifer, to red fir-dominated, to high-elevation western white pine stands. Twelve species, including two oaks and ten conifers, are found across these plots. Survival and transition to larger size classes are modeled within a Bayesian framework as a function of species, size, fire, and various climate variables. We initially expected that precipitation-related variables would have a strong effect on seedling survival and growth in this Mediterranean-climate region and that some species might respond positively to higher temperatures if they are adapted to warmer low-elevation areas or to higher-than-average temperatures if they are high-elevation species whose growing seasons are limited by cold. However, we found that higher July maximum temperature or temperature anomalies were associated with lower survival and growth for most species, while precipitation and snow effects were weaker and more variable. Higher precipitation had a positive effect on survival of most species, but snow effects and precipitation effects on growth could be negative. Given the estimated climate responses, under potential future scenarios of higher summer temperatures and altered precipitation, most species are predicted to have lower survival and reduced growth. This is likely to favor species that have relatively high survival and growth and less negative responses to climatic shift (such as several of the pines) and perhaps lead to a more open forest structure—or potentially transition to non-forest vegetation types where seedling recruitment does not keep pace with adult mortality.","author":[{"dropping-particle":"V.","family":"Moran","given":"Emily","non-dropping-particle":"","parse-names":false,"suffix":""},{"dropping-particle":"","family":"Das","given":"Adrian J.","non-dropping-particle":"","parse-names":false,"suffix":""},{"dropping-particle":"","family":"Keeley","given":"Jon E.","non-dropping-particle":"","parse-names":false,"suffix":""},{"dropping-particle":"","family":"Stephenson","given":"Nathan L.","non-dropping-particle":"","parse-names":false,"suffix":""}],"container-title":"Ecosphere","id":"ITEM-1","issue":"6","issued":{"date-parts":[["2019"]]},"title":"Negative impacts of summer heat on Sierra Nevada tree seedlings","type":"article-journal","volume":"10"},"uris":["http://www.mendeley.com/documents/?uuid=52ae7f69-ba42-496d-827f-0c3f1dd1fb27"]}],"mendeley":{"formattedCitation":"(Moran &lt;i&gt;et al.&lt;/i&gt;, 2019)","plainTextFormattedCitation":"(Moran et al., 2019)","previouslyFormattedCitation":"(Moran &lt;i&gt;et al.&lt;/i&gt;, 2019)"},"properties":{"noteIndex":0},"schema":"https://github.com/citation-style-language/schema/raw/master/csl-citation.json"}</w:instrText>
      </w:r>
      <w:r>
        <w:fldChar w:fldCharType="separate"/>
      </w:r>
      <w:r w:rsidRPr="009F6E8A">
        <w:rPr>
          <w:noProof/>
        </w:rPr>
        <w:t xml:space="preserve">(Moran </w:t>
      </w:r>
      <w:r w:rsidR="00BB41BE">
        <w:rPr>
          <w:noProof/>
        </w:rPr>
        <w:t>et al. 2019</w:t>
      </w:r>
      <w:r w:rsidRPr="009F6E8A">
        <w:rPr>
          <w:noProof/>
        </w:rPr>
        <w:t>)</w:t>
      </w:r>
      <w:r>
        <w:fldChar w:fldCharType="end"/>
      </w:r>
      <w:r>
        <w:t>.</w:t>
      </w:r>
    </w:p>
    <w:p w14:paraId="34D3C9C7" w14:textId="17808983" w:rsidR="00B91954" w:rsidRDefault="00B91954" w:rsidP="000566B1">
      <w:pPr>
        <w:pStyle w:val="nrpsHeading1"/>
      </w:pPr>
      <w:r>
        <w:t>Methods</w:t>
      </w:r>
    </w:p>
    <w:p w14:paraId="735B14FB" w14:textId="77777777" w:rsidR="00CF18A4" w:rsidRDefault="00CF18A4" w:rsidP="000566B1">
      <w:pPr>
        <w:pStyle w:val="nrpsNormal"/>
        <w:rPr>
          <w:rFonts w:ascii="Arial" w:hAnsi="Arial" w:cs="Arial"/>
          <w:b/>
          <w:bCs/>
        </w:rPr>
      </w:pPr>
      <w:r>
        <w:rPr>
          <w:rFonts w:ascii="Arial" w:hAnsi="Arial" w:cs="Arial"/>
          <w:b/>
          <w:bCs/>
        </w:rPr>
        <w:t>Data Sources</w:t>
      </w:r>
    </w:p>
    <w:p w14:paraId="57BCC647" w14:textId="032E1AB5" w:rsidR="00CF18A4" w:rsidRPr="00CF18A4" w:rsidRDefault="00CF18A4" w:rsidP="000566B1">
      <w:pPr>
        <w:ind w:firstLine="720"/>
        <w:rPr>
          <w:rFonts w:cs="Times New Roman"/>
          <w:szCs w:val="23"/>
        </w:rPr>
      </w:pPr>
      <w:r w:rsidRPr="00CF18A4">
        <w:rPr>
          <w:rFonts w:cs="Times New Roman"/>
          <w:szCs w:val="23"/>
        </w:rPr>
        <w:t xml:space="preserve">The USFS </w:t>
      </w:r>
      <w:r w:rsidR="006B0F20">
        <w:rPr>
          <w:rFonts w:cs="Times New Roman"/>
          <w:szCs w:val="23"/>
        </w:rPr>
        <w:t xml:space="preserve">map product, </w:t>
      </w:r>
      <w:r w:rsidRPr="00CF18A4">
        <w:rPr>
          <w:rFonts w:cs="Times New Roman"/>
          <w:szCs w:val="23"/>
        </w:rPr>
        <w:t>Live Tree Species Basal Area of the Contiguous United States 2000-2009 (</w:t>
      </w:r>
      <w:r>
        <w:rPr>
          <w:rFonts w:cs="Times New Roman"/>
          <w:szCs w:val="23"/>
        </w:rPr>
        <w:t>Wilson et al. 2013</w:t>
      </w:r>
      <w:r w:rsidRPr="00CF18A4">
        <w:rPr>
          <w:rFonts w:cs="Times New Roman"/>
          <w:szCs w:val="23"/>
        </w:rPr>
        <w:t>)</w:t>
      </w:r>
      <w:r w:rsidR="006B0F20">
        <w:rPr>
          <w:rFonts w:cs="Times New Roman"/>
          <w:szCs w:val="23"/>
        </w:rPr>
        <w:t xml:space="preserve">, </w:t>
      </w:r>
      <w:r w:rsidRPr="00CF18A4">
        <w:rPr>
          <w:rFonts w:cs="Times New Roman"/>
          <w:szCs w:val="23"/>
        </w:rPr>
        <w:t>provides species-specific rasters of predicted basal area at 250m resolution across the contiguous US, with each raster cell giving a predicted value for the basal area of the selected species. The abundance predictions are generated using k-nearest neighbors and canonical correspondence analysis on MODIS imagery, raster data describing relevant environmental parameters, and F</w:t>
      </w:r>
      <w:r>
        <w:rPr>
          <w:rFonts w:cs="Times New Roman"/>
          <w:szCs w:val="23"/>
        </w:rPr>
        <w:t xml:space="preserve">orest </w:t>
      </w:r>
      <w:r w:rsidR="003D45C3">
        <w:rPr>
          <w:rFonts w:cs="Times New Roman"/>
          <w:szCs w:val="23"/>
        </w:rPr>
        <w:t>I</w:t>
      </w:r>
      <w:r>
        <w:rPr>
          <w:rFonts w:cs="Times New Roman"/>
          <w:szCs w:val="23"/>
        </w:rPr>
        <w:t xml:space="preserve">nventory and </w:t>
      </w:r>
      <w:r w:rsidR="003D45C3">
        <w:rPr>
          <w:rFonts w:cs="Times New Roman"/>
          <w:szCs w:val="23"/>
        </w:rPr>
        <w:t>A</w:t>
      </w:r>
      <w:r>
        <w:rPr>
          <w:rFonts w:cs="Times New Roman"/>
          <w:szCs w:val="23"/>
        </w:rPr>
        <w:t xml:space="preserve">nalysis (FIA) </w:t>
      </w:r>
      <w:r w:rsidRPr="00CF18A4">
        <w:rPr>
          <w:rFonts w:cs="Times New Roman"/>
          <w:szCs w:val="23"/>
        </w:rPr>
        <w:t xml:space="preserve">field plot data. </w:t>
      </w:r>
    </w:p>
    <w:p w14:paraId="353C0434" w14:textId="4FDBFB90" w:rsidR="006F6070" w:rsidRDefault="00CF18A4" w:rsidP="000566B1">
      <w:pPr>
        <w:rPr>
          <w:rFonts w:cs="Times New Roman"/>
          <w:szCs w:val="23"/>
        </w:rPr>
      </w:pPr>
      <w:r w:rsidRPr="00CF18A4">
        <w:rPr>
          <w:rFonts w:cs="Times New Roman"/>
          <w:szCs w:val="23"/>
        </w:rPr>
        <w:tab/>
        <w:t xml:space="preserve">We converted this map of predicted sugar pine range from a continuous raster to a discrete polygon by first aggregating the resolution from 250m to 3km and filtering to cells where predicted sugar pine basal area was greater than </w:t>
      </w:r>
      <w:commentRangeStart w:id="83"/>
      <w:commentRangeStart w:id="84"/>
      <w:r w:rsidRPr="00CF18A4">
        <w:rPr>
          <w:rFonts w:cs="Times New Roman"/>
          <w:szCs w:val="23"/>
        </w:rPr>
        <w:t>0.34 m</w:t>
      </w:r>
      <w:r w:rsidRPr="00CF18A4">
        <w:rPr>
          <w:rFonts w:cs="Times New Roman"/>
          <w:szCs w:val="23"/>
          <w:vertAlign w:val="superscript"/>
        </w:rPr>
        <w:t>2</w:t>
      </w:r>
      <w:r w:rsidRPr="00CF18A4">
        <w:rPr>
          <w:rFonts w:cs="Times New Roman"/>
          <w:szCs w:val="23"/>
        </w:rPr>
        <w:t>/ha</w:t>
      </w:r>
      <w:commentRangeEnd w:id="83"/>
      <w:r w:rsidR="00E728B6">
        <w:rPr>
          <w:rStyle w:val="CommentReference"/>
        </w:rPr>
        <w:commentReference w:id="83"/>
      </w:r>
      <w:commentRangeEnd w:id="84"/>
      <w:r w:rsidR="00D50230">
        <w:rPr>
          <w:rStyle w:val="CommentReference"/>
        </w:rPr>
        <w:commentReference w:id="84"/>
      </w:r>
      <w:r w:rsidR="00333BF1">
        <w:rPr>
          <w:rFonts w:cs="Times New Roman"/>
          <w:szCs w:val="23"/>
        </w:rPr>
        <w:t xml:space="preserve"> (</w:t>
      </w:r>
      <w:r w:rsidR="00A366A2">
        <w:rPr>
          <w:rFonts w:cs="Times New Roman"/>
          <w:szCs w:val="23"/>
        </w:rPr>
        <w:t>Figure</w:t>
      </w:r>
      <w:r w:rsidR="00333BF1">
        <w:rPr>
          <w:rFonts w:cs="Times New Roman"/>
          <w:szCs w:val="23"/>
        </w:rPr>
        <w:t xml:space="preserve"> 1)</w:t>
      </w:r>
      <w:r w:rsidRPr="00CF18A4">
        <w:rPr>
          <w:rFonts w:cs="Times New Roman"/>
          <w:szCs w:val="23"/>
        </w:rPr>
        <w:t xml:space="preserve">. This level of aggregation and filtering provided the best combination of sensitivity and specificity when comparing the resulting range polygon against the presence of sugar pine on FIA plots (at their nominal locations). </w:t>
      </w:r>
    </w:p>
    <w:p w14:paraId="53E3E201" w14:textId="4D628E1A" w:rsidR="002834FD" w:rsidRDefault="002834FD" w:rsidP="002834FD">
      <w:pPr>
        <w:ind w:firstLine="720"/>
        <w:rPr>
          <w:rFonts w:cs="Times New Roman"/>
          <w:szCs w:val="23"/>
        </w:rPr>
      </w:pPr>
      <w:r>
        <w:rPr>
          <w:rFonts w:cs="Times New Roman"/>
          <w:szCs w:val="23"/>
        </w:rPr>
        <w:tab/>
      </w:r>
      <w:r w:rsidRPr="00CF18A4">
        <w:rPr>
          <w:rFonts w:cs="Times New Roman"/>
          <w:szCs w:val="23"/>
        </w:rPr>
        <w:t xml:space="preserve">The Forest Inventory and Analysis (FIA) plots are part of a US Forest Service-run nationwide inventory network operating in its current form since 2001. </w:t>
      </w:r>
      <w:commentRangeStart w:id="85"/>
      <w:commentRangeStart w:id="86"/>
      <w:r w:rsidRPr="00CF18A4">
        <w:rPr>
          <w:rFonts w:cs="Times New Roman"/>
          <w:szCs w:val="23"/>
        </w:rPr>
        <w:t>Here, we use data from California, Oregon,</w:t>
      </w:r>
      <w:r>
        <w:rPr>
          <w:rFonts w:cs="Times New Roman"/>
          <w:szCs w:val="23"/>
        </w:rPr>
        <w:t xml:space="preserve"> </w:t>
      </w:r>
      <w:r w:rsidRPr="00CF18A4">
        <w:rPr>
          <w:rFonts w:cs="Times New Roman"/>
          <w:szCs w:val="23"/>
        </w:rPr>
        <w:t xml:space="preserve">and Nevada clipped to the processed sugar pine range map. </w:t>
      </w:r>
      <w:commentRangeEnd w:id="85"/>
      <w:r w:rsidR="009A3302">
        <w:rPr>
          <w:rStyle w:val="CommentReference"/>
        </w:rPr>
        <w:commentReference w:id="85"/>
      </w:r>
      <w:commentRangeEnd w:id="86"/>
      <w:r w:rsidR="00D50230">
        <w:rPr>
          <w:rStyle w:val="CommentReference"/>
        </w:rPr>
        <w:commentReference w:id="86"/>
      </w:r>
      <w:ins w:id="87" w:author="Author">
        <w:r w:rsidR="00D50230">
          <w:rPr>
            <w:rFonts w:cs="Times New Roman"/>
            <w:szCs w:val="23"/>
          </w:rPr>
          <w:t xml:space="preserve">The purpose of using plots within this area of interest, rather than plots where sugar pine is present, is to correctly estimate </w:t>
        </w:r>
        <w:r w:rsidR="00D50230">
          <w:rPr>
            <w:rFonts w:cs="Times New Roman"/>
            <w:szCs w:val="23"/>
          </w:rPr>
          <w:lastRenderedPageBreak/>
          <w:t xml:space="preserve">the abundance of sugar pine (including plots where it could have been present but was not). </w:t>
        </w:r>
      </w:ins>
      <w:r w:rsidRPr="00CF18A4">
        <w:rPr>
          <w:rFonts w:cs="Times New Roman"/>
          <w:szCs w:val="23"/>
        </w:rPr>
        <w:t>The geographic coordinates listed for the FIA plots are not exact</w:t>
      </w:r>
      <w:r>
        <w:rPr>
          <w:rFonts w:cs="Times New Roman"/>
          <w:szCs w:val="23"/>
        </w:rPr>
        <w:t xml:space="preserve">. To </w:t>
      </w:r>
      <w:r w:rsidRPr="00CF18A4">
        <w:rPr>
          <w:rFonts w:cs="Times New Roman"/>
          <w:szCs w:val="23"/>
        </w:rPr>
        <w:t>preserve plot integrity</w:t>
      </w:r>
      <w:r>
        <w:rPr>
          <w:rFonts w:cs="Times New Roman"/>
          <w:szCs w:val="23"/>
        </w:rPr>
        <w:t>,</w:t>
      </w:r>
      <w:r w:rsidRPr="00CF18A4">
        <w:rPr>
          <w:rFonts w:cs="Times New Roman"/>
          <w:szCs w:val="23"/>
        </w:rPr>
        <w:t xml:space="preserve"> the plot coordinates are randomly perturbed, and some plot locations are swapped. Most perturbations </w:t>
      </w:r>
      <w:r>
        <w:rPr>
          <w:rFonts w:cs="Times New Roman"/>
          <w:szCs w:val="23"/>
        </w:rPr>
        <w:t xml:space="preserve">include a move </w:t>
      </w:r>
      <w:r w:rsidRPr="00CF18A4">
        <w:rPr>
          <w:rFonts w:cs="Times New Roman"/>
          <w:szCs w:val="23"/>
        </w:rPr>
        <w:t>to a random location within 0.8</w:t>
      </w:r>
      <w:r w:rsidR="003D45C3">
        <w:rPr>
          <w:rFonts w:cs="Times New Roman"/>
          <w:szCs w:val="23"/>
        </w:rPr>
        <w:t xml:space="preserve"> </w:t>
      </w:r>
      <w:r w:rsidRPr="00CF18A4">
        <w:rPr>
          <w:rFonts w:cs="Times New Roman"/>
          <w:szCs w:val="23"/>
        </w:rPr>
        <w:t>km of the true location</w:t>
      </w:r>
      <w:r>
        <w:rPr>
          <w:rFonts w:cs="Times New Roman"/>
          <w:szCs w:val="23"/>
        </w:rPr>
        <w:t>;</w:t>
      </w:r>
      <w:r w:rsidRPr="00CF18A4">
        <w:rPr>
          <w:rFonts w:cs="Times New Roman"/>
          <w:szCs w:val="23"/>
        </w:rPr>
        <w:t xml:space="preserve"> </w:t>
      </w:r>
      <w:r>
        <w:rPr>
          <w:rFonts w:cs="Times New Roman"/>
          <w:szCs w:val="23"/>
        </w:rPr>
        <w:t xml:space="preserve">thus most </w:t>
      </w:r>
      <w:r w:rsidRPr="00CF18A4">
        <w:rPr>
          <w:rFonts w:cs="Times New Roman"/>
          <w:szCs w:val="23"/>
        </w:rPr>
        <w:t xml:space="preserve">perturbations are within 1.6 km of the actual location. Between 0 and 10 percent of plot locations are swapped with a similar plot in the same county </w:t>
      </w:r>
      <w:r>
        <w:rPr>
          <w:rFonts w:cs="Times New Roman"/>
          <w:szCs w:val="23"/>
        </w:rPr>
        <w:t>(</w:t>
      </w:r>
      <w:r w:rsidRPr="0049426D">
        <w:rPr>
          <w:rStyle w:val="Hyperlink"/>
          <w:rFonts w:cs="Times New Roman"/>
          <w:color w:val="auto"/>
          <w:szCs w:val="23"/>
          <w:u w:val="none"/>
        </w:rPr>
        <w:t>USDA Forest Inventory and Analysis Program 2024</w:t>
      </w:r>
      <w:r w:rsidRPr="00CF18A4">
        <w:rPr>
          <w:rFonts w:cs="Times New Roman"/>
          <w:szCs w:val="23"/>
        </w:rPr>
        <w:t>). FIA plots are placed on a hexagonal grid with a density of approximately 1 plot per 2</w:t>
      </w:r>
      <w:r w:rsidR="003D45C3">
        <w:rPr>
          <w:rFonts w:cs="Times New Roman"/>
          <w:szCs w:val="23"/>
        </w:rPr>
        <w:t>,</w:t>
      </w:r>
      <w:r w:rsidRPr="00CF18A4">
        <w:rPr>
          <w:rFonts w:cs="Times New Roman"/>
          <w:szCs w:val="23"/>
        </w:rPr>
        <w:t xml:space="preserve">429 ha. Each plot is revisited once every 10 years. On each FIA plot, trees </w:t>
      </w:r>
      <w:r>
        <w:rPr>
          <w:rFonts w:cs="Times New Roman"/>
          <w:szCs w:val="23"/>
        </w:rPr>
        <w:t>≥</w:t>
      </w:r>
      <w:r w:rsidRPr="00CF18A4">
        <w:rPr>
          <w:rFonts w:cs="Times New Roman"/>
          <w:szCs w:val="23"/>
        </w:rPr>
        <w:t xml:space="preserve"> 12.7 cm DBH are inventoried on four 168m</w:t>
      </w:r>
      <w:r w:rsidRPr="0000632B">
        <w:rPr>
          <w:rFonts w:cs="Times New Roman"/>
          <w:szCs w:val="23"/>
          <w:vertAlign w:val="superscript"/>
        </w:rPr>
        <w:t>2</w:t>
      </w:r>
      <w:r w:rsidRPr="00CF18A4">
        <w:rPr>
          <w:rFonts w:cs="Times New Roman"/>
          <w:szCs w:val="23"/>
        </w:rPr>
        <w:t xml:space="preserve"> permanent subplots. Small trees from 2.54-12.7cm DBH are measured on a 13.5m</w:t>
      </w:r>
      <w:r w:rsidRPr="006F6070">
        <w:rPr>
          <w:rFonts w:cs="Times New Roman"/>
          <w:szCs w:val="23"/>
          <w:vertAlign w:val="superscript"/>
        </w:rPr>
        <w:t>2</w:t>
      </w:r>
      <w:r w:rsidRPr="00CF18A4">
        <w:rPr>
          <w:rFonts w:cs="Times New Roman"/>
          <w:szCs w:val="23"/>
        </w:rPr>
        <w:t xml:space="preserve"> microplot, and large trees </w:t>
      </w:r>
      <w:ins w:id="88" w:author="Author">
        <w:r w:rsidR="00E728B6" w:rsidRPr="008813A8">
          <w:rPr>
            <w:rFonts w:cs="Times New Roman"/>
            <w:szCs w:val="23"/>
            <w:u w:val="single"/>
            <w:rPrChange w:id="89" w:author="Author">
              <w:rPr>
                <w:rFonts w:cs="Times New Roman"/>
                <w:szCs w:val="23"/>
              </w:rPr>
            </w:rPrChange>
          </w:rPr>
          <w:t>&gt;</w:t>
        </w:r>
        <w:r w:rsidR="00E728B6">
          <w:rPr>
            <w:rFonts w:cs="Times New Roman"/>
            <w:szCs w:val="23"/>
          </w:rPr>
          <w:t xml:space="preserve"> </w:t>
        </w:r>
        <w:r w:rsidR="00C060B7">
          <w:rPr>
            <w:rFonts w:cs="Times New Roman"/>
            <w:szCs w:val="23"/>
          </w:rPr>
          <w:t xml:space="preserve">61 cm </w:t>
        </w:r>
      </w:ins>
      <w:r w:rsidRPr="00CF18A4">
        <w:rPr>
          <w:rFonts w:cs="Times New Roman"/>
          <w:szCs w:val="23"/>
        </w:rPr>
        <w:t>on an optional 1</w:t>
      </w:r>
      <w:r w:rsidR="003D45C3">
        <w:rPr>
          <w:rFonts w:cs="Times New Roman"/>
          <w:szCs w:val="23"/>
        </w:rPr>
        <w:t>,</w:t>
      </w:r>
      <w:r w:rsidRPr="00CF18A4">
        <w:rPr>
          <w:rFonts w:cs="Times New Roman"/>
          <w:szCs w:val="23"/>
        </w:rPr>
        <w:t>012m</w:t>
      </w:r>
      <w:r w:rsidRPr="006F6070">
        <w:rPr>
          <w:rFonts w:cs="Times New Roman"/>
          <w:szCs w:val="23"/>
          <w:vertAlign w:val="superscript"/>
        </w:rPr>
        <w:t>2</w:t>
      </w:r>
      <w:r w:rsidRPr="00CF18A4">
        <w:rPr>
          <w:rFonts w:cs="Times New Roman"/>
          <w:szCs w:val="23"/>
        </w:rPr>
        <w:t xml:space="preserve"> macroplot. </w:t>
      </w:r>
    </w:p>
    <w:p w14:paraId="3366DFB7" w14:textId="77777777" w:rsidR="009A3302" w:rsidRDefault="009A3302" w:rsidP="000566B1">
      <w:pPr>
        <w:rPr>
          <w:ins w:id="90" w:author="Author"/>
          <w:rFonts w:cs="Times New Roman"/>
          <w:szCs w:val="23"/>
        </w:rPr>
      </w:pPr>
    </w:p>
    <w:p w14:paraId="4CC5EF0E" w14:textId="77777777" w:rsidR="009A3302" w:rsidRDefault="009A3302" w:rsidP="000566B1">
      <w:pPr>
        <w:rPr>
          <w:ins w:id="91" w:author="Author"/>
          <w:rFonts w:cs="Times New Roman"/>
          <w:szCs w:val="23"/>
        </w:rPr>
      </w:pPr>
    </w:p>
    <w:p w14:paraId="752542C2" w14:textId="7ADB5E84" w:rsidR="00B30D8E" w:rsidRDefault="00BF0F15" w:rsidP="000566B1">
      <w:pPr>
        <w:rPr>
          <w:rFonts w:cs="Times New Roman"/>
          <w:szCs w:val="23"/>
        </w:rPr>
      </w:pPr>
      <w:r>
        <w:rPr>
          <w:rFonts w:cs="Times New Roman"/>
          <w:noProof/>
          <w:szCs w:val="23"/>
        </w:rPr>
        <w:lastRenderedPageBreak/>
        <mc:AlternateContent>
          <mc:Choice Requires="wps">
            <w:drawing>
              <wp:anchor distT="0" distB="0" distL="114300" distR="114300" simplePos="0" relativeHeight="252040704" behindDoc="0" locked="0" layoutInCell="1" allowOverlap="1" wp14:anchorId="7FFB689E" wp14:editId="28D1C330">
                <wp:simplePos x="0" y="0"/>
                <wp:positionH relativeFrom="column">
                  <wp:posOffset>3534410</wp:posOffset>
                </wp:positionH>
                <wp:positionV relativeFrom="paragraph">
                  <wp:posOffset>2663190</wp:posOffset>
                </wp:positionV>
                <wp:extent cx="3117850" cy="1852930"/>
                <wp:effectExtent l="0" t="0" r="6350" b="0"/>
                <wp:wrapTopAndBottom/>
                <wp:docPr id="175275263" name="Text Box 1"/>
                <wp:cNvGraphicFramePr/>
                <a:graphic xmlns:a="http://schemas.openxmlformats.org/drawingml/2006/main">
                  <a:graphicData uri="http://schemas.microsoft.com/office/word/2010/wordprocessingShape">
                    <wps:wsp>
                      <wps:cNvSpPr txBox="1"/>
                      <wps:spPr>
                        <a:xfrm>
                          <a:off x="0" y="0"/>
                          <a:ext cx="3117850" cy="1852930"/>
                        </a:xfrm>
                        <a:prstGeom prst="rect">
                          <a:avLst/>
                        </a:prstGeom>
                        <a:solidFill>
                          <a:prstClr val="white"/>
                        </a:solidFill>
                        <a:ln>
                          <a:noFill/>
                        </a:ln>
                      </wps:spPr>
                      <wps:txbx>
                        <w:txbxContent>
                          <w:p w14:paraId="1DE798F8" w14:textId="1CBB8336" w:rsidR="002A1DA7" w:rsidRDefault="002A1DA7" w:rsidP="002A1DA7">
                            <w:pPr>
                              <w:pStyle w:val="Caption"/>
                              <w:rPr>
                                <w:ins w:id="92" w:author="Author"/>
                                <w:rFonts w:ascii="Arial" w:hAnsi="Arial" w:cs="Arial"/>
                                <w:color w:val="auto"/>
                                <w:szCs w:val="20"/>
                              </w:rPr>
                            </w:pPr>
                            <w:r w:rsidRPr="00AE3888">
                              <w:rPr>
                                <w:rFonts w:ascii="Arial" w:hAnsi="Arial" w:cs="Arial"/>
                                <w:b/>
                                <w:bCs/>
                                <w:color w:val="auto"/>
                                <w:szCs w:val="20"/>
                              </w:rPr>
                              <w:t xml:space="preserve">Figure </w:t>
                            </w:r>
                            <w:r w:rsidRPr="00AE3888">
                              <w:rPr>
                                <w:rFonts w:ascii="Arial" w:hAnsi="Arial" w:cs="Arial"/>
                                <w:b/>
                                <w:bCs/>
                                <w:i/>
                                <w:iCs/>
                                <w:color w:val="auto"/>
                                <w:szCs w:val="20"/>
                              </w:rPr>
                              <w:fldChar w:fldCharType="begin"/>
                            </w:r>
                            <w:r w:rsidRPr="00AE3888">
                              <w:rPr>
                                <w:rFonts w:ascii="Arial" w:hAnsi="Arial" w:cs="Arial"/>
                                <w:b/>
                                <w:bCs/>
                                <w:color w:val="auto"/>
                                <w:szCs w:val="20"/>
                              </w:rPr>
                              <w:instrText xml:space="preserve"> SEQ Figure \* ARABIC </w:instrText>
                            </w:r>
                            <w:r w:rsidRPr="00AE3888">
                              <w:rPr>
                                <w:rFonts w:ascii="Arial" w:hAnsi="Arial" w:cs="Arial"/>
                                <w:b/>
                                <w:bCs/>
                                <w:i/>
                                <w:iCs/>
                                <w:color w:val="auto"/>
                                <w:szCs w:val="20"/>
                              </w:rPr>
                              <w:fldChar w:fldCharType="separate"/>
                            </w:r>
                            <w:r w:rsidRPr="00AE3888">
                              <w:rPr>
                                <w:rFonts w:ascii="Arial" w:hAnsi="Arial" w:cs="Arial"/>
                                <w:b/>
                                <w:bCs/>
                                <w:noProof/>
                                <w:color w:val="auto"/>
                                <w:szCs w:val="20"/>
                              </w:rPr>
                              <w:t>1</w:t>
                            </w:r>
                            <w:r w:rsidRPr="00AE3888">
                              <w:rPr>
                                <w:rFonts w:ascii="Arial" w:hAnsi="Arial" w:cs="Arial"/>
                                <w:b/>
                                <w:bCs/>
                                <w:i/>
                                <w:iCs/>
                                <w:noProof/>
                                <w:color w:val="auto"/>
                                <w:szCs w:val="20"/>
                              </w:rPr>
                              <w:fldChar w:fldCharType="end"/>
                            </w:r>
                            <w:r w:rsidRPr="00AE3888">
                              <w:rPr>
                                <w:rFonts w:ascii="Arial" w:hAnsi="Arial" w:cs="Arial"/>
                                <w:color w:val="auto"/>
                                <w:szCs w:val="20"/>
                              </w:rPr>
                              <w:t xml:space="preserve">. </w:t>
                            </w:r>
                            <w:r>
                              <w:rPr>
                                <w:rFonts w:ascii="Arial" w:hAnsi="Arial" w:cs="Arial"/>
                                <w:color w:val="auto"/>
                                <w:szCs w:val="20"/>
                              </w:rPr>
                              <w:t>The range map for sugar pine in the United States. Polygons were informed by basal area projections in Wilson et al. (2013) and the presence of FIA plots with sugar pine present.</w:t>
                            </w:r>
                            <w:r w:rsidRPr="00AE3888">
                              <w:rPr>
                                <w:rFonts w:ascii="Arial" w:hAnsi="Arial" w:cs="Arial"/>
                                <w:color w:val="auto"/>
                                <w:szCs w:val="20"/>
                              </w:rPr>
                              <w:t xml:space="preserve"> </w:t>
                            </w:r>
                            <w:ins w:id="93" w:author="Author">
                              <w:r w:rsidR="00C060B7">
                                <w:rPr>
                                  <w:rFonts w:ascii="Arial" w:hAnsi="Arial" w:cs="Arial"/>
                                  <w:color w:val="auto"/>
                                  <w:szCs w:val="20"/>
                                </w:rPr>
                                <w:t>It would be great to also include the four large ecoregion boundaries maybe as the same colors you use in figure 2 on this map. Also, is the top of the range cut off on purpose?</w:t>
                              </w:r>
                            </w:ins>
                          </w:p>
                          <w:p w14:paraId="34E5E9CB" w14:textId="5AF7D79B" w:rsidR="009A3302" w:rsidRDefault="009A3302" w:rsidP="002F06DB">
                            <w:pPr>
                              <w:rPr>
                                <w:ins w:id="94" w:author="Author"/>
                              </w:rPr>
                            </w:pPr>
                            <w:ins w:id="95" w:author="Author">
                              <w:r>
                                <w:t xml:space="preserve">Also – original text box was not stretched enough to show all of the caption text. </w:t>
                              </w:r>
                            </w:ins>
                          </w:p>
                          <w:p w14:paraId="03295BDB" w14:textId="77777777" w:rsidR="009A3302" w:rsidRPr="002F06DB" w:rsidRDefault="009A3302">
                            <w:pPr>
                              <w:rPr>
                                <w:rPrChange w:id="96" w:author="Author">
                                  <w:rPr>
                                    <w:rFonts w:ascii="Arial" w:hAnsi="Arial" w:cs="Arial"/>
                                    <w:i/>
                                    <w:iCs/>
                                    <w:noProof/>
                                    <w:color w:val="auto"/>
                                    <w:szCs w:val="20"/>
                                  </w:rPr>
                                </w:rPrChange>
                              </w:rPr>
                              <w:pPrChange w:id="97" w:author="Author">
                                <w:pPr>
                                  <w:pStyle w:val="Caption"/>
                                </w:pPr>
                              </w:pPrChang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FB689E" id="Text Box 1" o:spid="_x0000_s1027" type="#_x0000_t202" style="position:absolute;margin-left:278.3pt;margin-top:209.7pt;width:245.5pt;height:145.9pt;z-index:25204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" stroked="f">
                <v:textbox inset="0,0,0,0">
                  <w:txbxContent>
                    <w:p w14:paraId="1DE798F8" w14:textId="1CBB8336" w:rsidR="002A1DA7" w:rsidRDefault="002A1DA7" w:rsidP="002A1DA7">
                      <w:pPr>
                        <w:pStyle w:val="Caption"/>
                        <w:rPr>
                          <w:ins w:id="98" w:author="Author"/>
                          <w:rFonts w:ascii="Arial" w:hAnsi="Arial" w:cs="Arial"/>
                          <w:color w:val="auto"/>
                          <w:szCs w:val="20"/>
                        </w:rPr>
                      </w:pPr>
                      <w:r w:rsidRPr="00AE3888">
                        <w:rPr>
                          <w:rFonts w:ascii="Arial" w:hAnsi="Arial" w:cs="Arial"/>
                          <w:b/>
                          <w:bCs/>
                          <w:color w:val="auto"/>
                          <w:szCs w:val="20"/>
                        </w:rPr>
                        <w:t xml:space="preserve">Figure </w:t>
                      </w:r>
                      <w:r w:rsidRPr="00AE3888">
                        <w:rPr>
                          <w:rFonts w:ascii="Arial" w:hAnsi="Arial" w:cs="Arial"/>
                          <w:b/>
                          <w:bCs/>
                          <w:i/>
                          <w:iCs/>
                          <w:color w:val="auto"/>
                          <w:szCs w:val="20"/>
                        </w:rPr>
                        <w:fldChar w:fldCharType="begin"/>
                      </w:r>
                      <w:r w:rsidRPr="00AE3888">
                        <w:rPr>
                          <w:rFonts w:ascii="Arial" w:hAnsi="Arial" w:cs="Arial"/>
                          <w:b/>
                          <w:bCs/>
                          <w:color w:val="auto"/>
                          <w:szCs w:val="20"/>
                        </w:rPr>
                        <w:instrText xml:space="preserve"> SEQ Figure \* ARABIC </w:instrText>
                      </w:r>
                      <w:r w:rsidRPr="00AE3888">
                        <w:rPr>
                          <w:rFonts w:ascii="Arial" w:hAnsi="Arial" w:cs="Arial"/>
                          <w:b/>
                          <w:bCs/>
                          <w:i/>
                          <w:iCs/>
                          <w:color w:val="auto"/>
                          <w:szCs w:val="20"/>
                        </w:rPr>
                        <w:fldChar w:fldCharType="separate"/>
                      </w:r>
                      <w:r w:rsidRPr="00AE3888">
                        <w:rPr>
                          <w:rFonts w:ascii="Arial" w:hAnsi="Arial" w:cs="Arial"/>
                          <w:b/>
                          <w:bCs/>
                          <w:noProof/>
                          <w:color w:val="auto"/>
                          <w:szCs w:val="20"/>
                        </w:rPr>
                        <w:t>1</w:t>
                      </w:r>
                      <w:r w:rsidRPr="00AE3888">
                        <w:rPr>
                          <w:rFonts w:ascii="Arial" w:hAnsi="Arial" w:cs="Arial"/>
                          <w:b/>
                          <w:bCs/>
                          <w:i/>
                          <w:iCs/>
                          <w:noProof/>
                          <w:color w:val="auto"/>
                          <w:szCs w:val="20"/>
                        </w:rPr>
                        <w:fldChar w:fldCharType="end"/>
                      </w:r>
                      <w:r w:rsidRPr="00AE3888">
                        <w:rPr>
                          <w:rFonts w:ascii="Arial" w:hAnsi="Arial" w:cs="Arial"/>
                          <w:color w:val="auto"/>
                          <w:szCs w:val="20"/>
                        </w:rPr>
                        <w:t xml:space="preserve">. </w:t>
                      </w:r>
                      <w:r>
                        <w:rPr>
                          <w:rFonts w:ascii="Arial" w:hAnsi="Arial" w:cs="Arial"/>
                          <w:color w:val="auto"/>
                          <w:szCs w:val="20"/>
                        </w:rPr>
                        <w:t>The range map for sugar pine in the United States. Polygons were informed by basal area projections in Wilson et al. (2013) and the presence of FIA plots with sugar pine present.</w:t>
                      </w:r>
                      <w:r w:rsidRPr="00AE3888">
                        <w:rPr>
                          <w:rFonts w:ascii="Arial" w:hAnsi="Arial" w:cs="Arial"/>
                          <w:color w:val="auto"/>
                          <w:szCs w:val="20"/>
                        </w:rPr>
                        <w:t xml:space="preserve"> </w:t>
                      </w:r>
                      <w:ins w:id="99" w:author="Author">
                        <w:r w:rsidR="00C060B7">
                          <w:rPr>
                            <w:rFonts w:ascii="Arial" w:hAnsi="Arial" w:cs="Arial"/>
                            <w:color w:val="auto"/>
                            <w:szCs w:val="20"/>
                          </w:rPr>
                          <w:t>It would be great to also include the four large ecoregion boundaries maybe as the same colors you use in figure 2 on this map. Also, is the top of the range cut off on purpose?</w:t>
                        </w:r>
                      </w:ins>
                    </w:p>
                    <w:p w14:paraId="34E5E9CB" w14:textId="5AF7D79B" w:rsidR="009A3302" w:rsidRDefault="009A3302" w:rsidP="002F06DB">
                      <w:pPr>
                        <w:rPr>
                          <w:ins w:id="100" w:author="Author"/>
                        </w:rPr>
                      </w:pPr>
                      <w:ins w:id="101" w:author="Author">
                        <w:r>
                          <w:t xml:space="preserve">Also – original text box was not stretched enough to show all of the caption text. </w:t>
                        </w:r>
                      </w:ins>
                    </w:p>
                    <w:p w14:paraId="03295BDB" w14:textId="77777777" w:rsidR="009A3302" w:rsidRPr="002F06DB" w:rsidRDefault="009A3302">
                      <w:pPr>
                        <w:rPr>
                          <w:rPrChange w:id="102" w:author="Author">
                            <w:rPr>
                              <w:rFonts w:ascii="Arial" w:hAnsi="Arial" w:cs="Arial"/>
                              <w:i/>
                              <w:iCs/>
                              <w:noProof/>
                              <w:color w:val="auto"/>
                              <w:szCs w:val="20"/>
                            </w:rPr>
                          </w:rPrChange>
                        </w:rPr>
                        <w:pPrChange w:id="103" w:author="Author">
                          <w:pPr>
                            <w:pStyle w:val="Caption"/>
                          </w:pPr>
                        </w:pPrChange>
                      </w:pPr>
                    </w:p>
                  </w:txbxContent>
                </v:textbox>
                <w10:wrap type="topAndBottom"/>
              </v:shape>
            </w:pict>
          </mc:Fallback>
        </mc:AlternateContent>
      </w:r>
      <w:r>
        <w:rPr>
          <w:rFonts w:cs="Times New Roman"/>
          <w:noProof/>
          <w:szCs w:val="23"/>
        </w:rPr>
        <w:drawing>
          <wp:anchor distT="0" distB="0" distL="114300" distR="114300" simplePos="0" relativeHeight="252039680" behindDoc="0" locked="0" layoutInCell="1" allowOverlap="1" wp14:anchorId="7FFE91FC" wp14:editId="54B83587">
            <wp:simplePos x="0" y="0"/>
            <wp:positionH relativeFrom="column">
              <wp:posOffset>-54087</wp:posOffset>
            </wp:positionH>
            <wp:positionV relativeFrom="paragraph">
              <wp:posOffset>197485</wp:posOffset>
            </wp:positionV>
            <wp:extent cx="3352800" cy="6400800"/>
            <wp:effectExtent l="0" t="0" r="0" b="0"/>
            <wp:wrapTopAndBottom/>
            <wp:docPr id="1630984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84248"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52800" cy="6400800"/>
                    </a:xfrm>
                    <a:prstGeom prst="rect">
                      <a:avLst/>
                    </a:prstGeom>
                  </pic:spPr>
                </pic:pic>
              </a:graphicData>
            </a:graphic>
            <wp14:sizeRelH relativeFrom="margin">
              <wp14:pctWidth>0</wp14:pctWidth>
            </wp14:sizeRelH>
            <wp14:sizeRelV relativeFrom="margin">
              <wp14:pctHeight>0</wp14:pctHeight>
            </wp14:sizeRelV>
          </wp:anchor>
        </w:drawing>
      </w:r>
    </w:p>
    <w:p w14:paraId="52609A87" w14:textId="2C198770" w:rsidR="000B5C6C" w:rsidRDefault="00E54BB0" w:rsidP="000566B1">
      <w:pPr>
        <w:ind w:firstLine="720"/>
      </w:pPr>
      <w:commentRangeStart w:id="104"/>
      <w:r>
        <w:t xml:space="preserve">Data collected for each individual stem include the species, live/dead status, DBH, and a </w:t>
      </w:r>
      <w:commentRangeEnd w:id="104"/>
      <w:r w:rsidR="002F06DB">
        <w:rPr>
          <w:rStyle w:val="CommentReference"/>
        </w:rPr>
        <w:commentReference w:id="104"/>
      </w:r>
      <w:r>
        <w:t>“damage agent” code indicating whether some agent (e.g.</w:t>
      </w:r>
      <w:r w:rsidR="003D45C3">
        <w:t>,</w:t>
      </w:r>
      <w:r>
        <w:t xml:space="preserve"> white pine blister rust) is visibly affecting the individual’s health. </w:t>
      </w:r>
      <w:r w:rsidR="00E274EE">
        <w:t xml:space="preserve">All trees with </w:t>
      </w:r>
      <w:r>
        <w:t xml:space="preserve">stems </w:t>
      </w:r>
      <w:r>
        <w:rPr>
          <w:rFonts w:cstheme="minorHAnsi"/>
        </w:rPr>
        <w:t>≥</w:t>
      </w:r>
      <w:r>
        <w:t xml:space="preserve"> 2.54 cm DBH are physically tagged to facilitate relocation of specific individuals at remeasurement. </w:t>
      </w:r>
      <w:r w:rsidR="00E274EE">
        <w:t>We used th</w:t>
      </w:r>
      <w:r w:rsidR="000B5C6C">
        <w:t>e</w:t>
      </w:r>
      <w:r w:rsidR="00E274EE">
        <w:t xml:space="preserve"> demographic information f</w:t>
      </w:r>
      <w:r w:rsidR="000B5C6C">
        <w:t xml:space="preserve">rom the tagged trees inventory for </w:t>
      </w:r>
      <w:r w:rsidR="00E274EE">
        <w:t>two different analyses. First, we calculated the observed mortality and recruitment of all trees</w:t>
      </w:r>
      <w:r w:rsidR="00E274EE" w:rsidRPr="00CF18A4">
        <w:rPr>
          <w:rFonts w:cs="Times New Roman"/>
          <w:szCs w:val="23"/>
        </w:rPr>
        <w:t xml:space="preserve"> </w:t>
      </w:r>
      <w:r w:rsidR="00E274EE">
        <w:rPr>
          <w:rFonts w:cs="Times New Roman"/>
          <w:szCs w:val="23"/>
        </w:rPr>
        <w:t>≥</w:t>
      </w:r>
      <w:r w:rsidR="00E274EE" w:rsidRPr="00CF18A4">
        <w:rPr>
          <w:rFonts w:cs="Times New Roman"/>
          <w:szCs w:val="23"/>
        </w:rPr>
        <w:t xml:space="preserve"> 12.7 cm DBH</w:t>
      </w:r>
      <w:r w:rsidR="00E274EE">
        <w:rPr>
          <w:rFonts w:cs="Times New Roman"/>
          <w:szCs w:val="23"/>
        </w:rPr>
        <w:t>.</w:t>
      </w:r>
      <w:r w:rsidR="000B5C6C">
        <w:rPr>
          <w:rFonts w:cs="Times New Roman"/>
          <w:szCs w:val="23"/>
        </w:rPr>
        <w:t xml:space="preserve"> W</w:t>
      </w:r>
      <w:r w:rsidR="00E274EE">
        <w:rPr>
          <w:rFonts w:cs="Times New Roman"/>
          <w:szCs w:val="23"/>
        </w:rPr>
        <w:t xml:space="preserve">e </w:t>
      </w:r>
      <w:r w:rsidR="000B5C6C">
        <w:rPr>
          <w:rFonts w:cs="Times New Roman"/>
          <w:szCs w:val="23"/>
        </w:rPr>
        <w:t xml:space="preserve">estimated </w:t>
      </w:r>
      <w:r w:rsidR="00E274EE">
        <w:rPr>
          <w:rFonts w:cs="Times New Roman"/>
          <w:szCs w:val="23"/>
        </w:rPr>
        <w:t xml:space="preserve">the population growth rate as </w:t>
      </w:r>
      <w:r w:rsidR="003D45C3">
        <w:rPr>
          <w:rFonts w:cs="Times New Roman"/>
          <w:szCs w:val="23"/>
        </w:rPr>
        <w:t xml:space="preserve">the </w:t>
      </w:r>
      <w:r w:rsidR="000B5C6C">
        <w:rPr>
          <w:rFonts w:cs="Times New Roman"/>
          <w:szCs w:val="23"/>
        </w:rPr>
        <w:t xml:space="preserve">difference between </w:t>
      </w:r>
      <w:r w:rsidR="00E274EE">
        <w:rPr>
          <w:rFonts w:cs="Times New Roman"/>
          <w:szCs w:val="23"/>
        </w:rPr>
        <w:t>recruitment</w:t>
      </w:r>
      <w:r w:rsidR="000B5C6C">
        <w:rPr>
          <w:rFonts w:cs="Times New Roman"/>
          <w:szCs w:val="23"/>
        </w:rPr>
        <w:t xml:space="preserve"> and </w:t>
      </w:r>
      <w:r w:rsidR="00E274EE">
        <w:rPr>
          <w:rFonts w:cs="Times New Roman"/>
          <w:szCs w:val="23"/>
        </w:rPr>
        <w:t>mortality</w:t>
      </w:r>
      <w:r w:rsidR="000B5C6C">
        <w:rPr>
          <w:rFonts w:cs="Times New Roman"/>
          <w:szCs w:val="23"/>
        </w:rPr>
        <w:t xml:space="preserve">. See below for analytical details. </w:t>
      </w:r>
      <w:r w:rsidR="000B5C6C">
        <w:t xml:space="preserve">We also used these data to estimate the parameters of an integral projection population model. Specifically, the </w:t>
      </w:r>
      <w:r>
        <w:t xml:space="preserve">survival or death </w:t>
      </w:r>
      <w:r>
        <w:lastRenderedPageBreak/>
        <w:t xml:space="preserve">of 3,530 sugar pine individuals was tracked to estimate the parameters of the survival function, and growth of the 2,821 surviving individuals was used to estimate the parameters of the growth function. The number of new recruits (stems with DBH between 2.54 cm and 12.7 cm which were not present on the microplot at initial census but appeared in the second census) was calculated on 967 plots with sugar pine present at initial census to estimate the fecundity, the number of new recruits per existing individual. We included harvested trees as mortalities in the survival data for two reasons. First, our goal is to understand the actual population dynamics of sugar pine across its range, inclusive of mortality caused by harvests. Second, the prevalence of postfire salvage harvests on some land ownerships across the range of sugar pine make it likely that some mortalities caused by fire, competition, drought, or disease were later harvested, and we wanted to include these mortalities in vital rates estimation. </w:t>
      </w:r>
      <w:commentRangeStart w:id="105"/>
      <w:commentRangeStart w:id="106"/>
      <w:r>
        <w:t>In addition to the tree-level data collected, the FIA program also records information about forest conditions, including the presence of significant disturbances (e.g., fire), the ecological subsection the plot is located within, and the nominal GPS coordinates of the plot center.</w:t>
      </w:r>
      <w:ins w:id="107" w:author="Author">
        <w:r w:rsidR="00D50230">
          <w:t xml:space="preserve"> FIA forest condition data were used to construct the plot-level explanatory variables FIRE and WPBR (se</w:t>
        </w:r>
      </w:ins>
      <w:del w:id="108" w:author="Author">
        <w:r w:rsidDel="00D50230">
          <w:delText xml:space="preserve"> </w:delText>
        </w:r>
        <w:commentRangeEnd w:id="105"/>
        <w:r w:rsidR="00C060B7" w:rsidDel="00D50230">
          <w:rPr>
            <w:rStyle w:val="CommentReference"/>
          </w:rPr>
          <w:commentReference w:id="105"/>
        </w:r>
      </w:del>
      <w:commentRangeEnd w:id="106"/>
      <w:r w:rsidR="00D50230">
        <w:rPr>
          <w:rStyle w:val="CommentReference"/>
        </w:rPr>
        <w:commentReference w:id="106"/>
      </w:r>
      <w:del w:id="109" w:author="Author">
        <w:r w:rsidR="000B5C6C" w:rsidDel="00D50230">
          <w:delText>Se</w:delText>
        </w:r>
      </w:del>
      <w:r w:rsidR="000B5C6C">
        <w:t>e below for analytical details</w:t>
      </w:r>
      <w:ins w:id="110" w:author="Author">
        <w:r w:rsidR="00D50230">
          <w:t>)</w:t>
        </w:r>
      </w:ins>
      <w:r w:rsidR="000B5C6C">
        <w:t xml:space="preserve">. </w:t>
      </w:r>
    </w:p>
    <w:p w14:paraId="339C6022" w14:textId="06506ED8" w:rsidR="00E54BB0" w:rsidRDefault="00E54BB0" w:rsidP="000566B1">
      <w:pPr>
        <w:ind w:firstLine="720"/>
      </w:pPr>
      <w:r w:rsidRPr="00A12E42">
        <w:t xml:space="preserve">The USGS Demography Plots </w:t>
      </w:r>
      <w:r w:rsidR="0087760D">
        <w:t xml:space="preserve">(USGS) </w:t>
      </w:r>
      <w:r w:rsidRPr="00A12E42">
        <w:t xml:space="preserve">are a collection of large (~1ha) demography plots which were established at various times (1982-2017) for various purposes, which have been enrolled into a common </w:t>
      </w:r>
      <w:ins w:id="111" w:author="Author">
        <w:r w:rsidR="00C060B7">
          <w:t xml:space="preserve">monitoring </w:t>
        </w:r>
      </w:ins>
      <w:r w:rsidRPr="00A12E42">
        <w:t xml:space="preserve">program. The plots were not placed randomly, but instead were selected to be accessible and representative of a given forest type at Yosemite and Sequoia-Kings Canyon National Parks. The common features of the dataset are that tree stems &gt; </w:t>
      </w:r>
      <w:r>
        <w:t>1</w:t>
      </w:r>
      <w:r w:rsidRPr="00A12E42">
        <w:t xml:space="preserve"> cm DBH are individually mapped, with DBH recorded for every stem approximately once every five years, and annual updates to check for new deaths or ingrowth. Information about the health status of each tree (e.g.</w:t>
      </w:r>
      <w:r w:rsidR="003D45C3">
        <w:t>,</w:t>
      </w:r>
      <w:r w:rsidRPr="00A12E42">
        <w:t xml:space="preserve"> evidence of beetle damage, fungal infestation) was recorded annually at least since 2001. For this </w:t>
      </w:r>
      <w:r>
        <w:t xml:space="preserve">paper, we analyzed the USGS demography data as a series of 10-year censuses on each plot. </w:t>
      </w:r>
      <w:commentRangeStart w:id="112"/>
      <w:commentRangeStart w:id="113"/>
      <w:r>
        <w:t>Censuses which included a fire (prescribed or wild) on the plot were excluded</w:t>
      </w:r>
      <w:commentRangeEnd w:id="112"/>
      <w:r w:rsidR="00C060B7">
        <w:rPr>
          <w:rStyle w:val="CommentReference"/>
        </w:rPr>
        <w:commentReference w:id="112"/>
      </w:r>
      <w:commentRangeEnd w:id="113"/>
      <w:r w:rsidR="00D50230">
        <w:rPr>
          <w:rStyle w:val="CommentReference"/>
        </w:rPr>
        <w:commentReference w:id="113"/>
      </w:r>
      <w:r>
        <w:t xml:space="preserve">, as were censuses without any sugar pine presence. </w:t>
      </w:r>
      <w:r w:rsidR="00BB0B61">
        <w:t xml:space="preserve">For </w:t>
      </w:r>
      <w:r w:rsidRPr="00A12E42">
        <w:t xml:space="preserve">vital rates estimation, only trees </w:t>
      </w:r>
      <w:r>
        <w:t>greater than 2.54 cm</w:t>
      </w:r>
      <w:r w:rsidRPr="00A12E42">
        <w:t xml:space="preserve"> DBH were included, and trees growing into this size class are considered new recruits.</w:t>
      </w:r>
      <w:r>
        <w:t xml:space="preserve"> The data used for the USGS survival model includes 2,456 individuals, of which 1,752 survived and are also included in the USGS growth model, and the number of new recruits across 41 censuses was tracked for the USGS fecundity model.</w:t>
      </w:r>
    </w:p>
    <w:p w14:paraId="31DD55B3" w14:textId="796F6975" w:rsidR="00E54BB0" w:rsidRDefault="00CF18A4" w:rsidP="000566B1">
      <w:pPr>
        <w:ind w:firstLine="720"/>
        <w:rPr>
          <w:rFonts w:cs="Times New Roman"/>
          <w:szCs w:val="23"/>
        </w:rPr>
      </w:pPr>
      <w:r w:rsidRPr="00CF18A4">
        <w:rPr>
          <w:rFonts w:cs="Times New Roman"/>
          <w:szCs w:val="23"/>
        </w:rPr>
        <w:t xml:space="preserve">The Baker inventory plot </w:t>
      </w:r>
      <w:r w:rsidR="001E37BE">
        <w:rPr>
          <w:rFonts w:cs="Times New Roman"/>
          <w:szCs w:val="23"/>
        </w:rPr>
        <w:t xml:space="preserve">(Baker) </w:t>
      </w:r>
      <w:r w:rsidR="003D45C3" w:rsidRPr="00CF18A4">
        <w:rPr>
          <w:rFonts w:cs="Times New Roman"/>
          <w:szCs w:val="23"/>
        </w:rPr>
        <w:t>is in</w:t>
      </w:r>
      <w:r w:rsidRPr="00CF18A4">
        <w:rPr>
          <w:rFonts w:cs="Times New Roman"/>
          <w:szCs w:val="23"/>
        </w:rPr>
        <w:t xml:space="preserve"> the Plumas National Forest, California at an elevation of 1</w:t>
      </w:r>
      <w:r w:rsidR="003D45C3">
        <w:rPr>
          <w:rFonts w:cs="Times New Roman"/>
          <w:szCs w:val="23"/>
        </w:rPr>
        <w:t>,</w:t>
      </w:r>
      <w:r w:rsidRPr="00CF18A4">
        <w:rPr>
          <w:rFonts w:cs="Times New Roman"/>
          <w:szCs w:val="23"/>
        </w:rPr>
        <w:t>158-</w:t>
      </w:r>
      <w:r w:rsidR="003D45C3">
        <w:rPr>
          <w:rFonts w:cs="Times New Roman"/>
          <w:szCs w:val="23"/>
        </w:rPr>
        <w:t>,</w:t>
      </w:r>
      <w:r w:rsidRPr="00CF18A4">
        <w:rPr>
          <w:rFonts w:cs="Times New Roman"/>
          <w:szCs w:val="23"/>
        </w:rPr>
        <w:t>1219m. The inventoried stand is an old-growth mixed conifer forest which has no record of fire activity since at least 1954 and with minimal fire activity in the surrounding area since 1900. The plot is 4.7 ha in area, within which all trees &gt;9.5cm DBH were tagged and inventoried in 1996, 2001, 2008, and 2013. More details about the Baker plot can be found in Levine et al.</w:t>
      </w:r>
      <w:r w:rsidR="006F6070">
        <w:rPr>
          <w:rFonts w:cs="Times New Roman"/>
          <w:szCs w:val="23"/>
        </w:rPr>
        <w:t xml:space="preserve"> (</w:t>
      </w:r>
      <w:r w:rsidRPr="00CF18A4">
        <w:rPr>
          <w:rFonts w:cs="Times New Roman"/>
          <w:szCs w:val="23"/>
        </w:rPr>
        <w:t>2016</w:t>
      </w:r>
      <w:r w:rsidR="006F6070">
        <w:rPr>
          <w:rFonts w:cs="Times New Roman"/>
          <w:szCs w:val="23"/>
        </w:rPr>
        <w:t>)</w:t>
      </w:r>
      <w:r w:rsidRPr="00CF18A4">
        <w:rPr>
          <w:rFonts w:cs="Times New Roman"/>
          <w:szCs w:val="23"/>
        </w:rPr>
        <w:t>.</w:t>
      </w:r>
    </w:p>
    <w:p w14:paraId="4FCC63F5" w14:textId="6C095A89" w:rsidR="00E54BB0" w:rsidRDefault="00CF18A4" w:rsidP="000566B1">
      <w:pPr>
        <w:ind w:firstLine="720"/>
        <w:rPr>
          <w:rFonts w:cs="Times New Roman"/>
          <w:szCs w:val="23"/>
        </w:rPr>
      </w:pPr>
      <w:r w:rsidRPr="00CF18A4">
        <w:rPr>
          <w:rFonts w:cs="Times New Roman"/>
          <w:szCs w:val="23"/>
        </w:rPr>
        <w:t>The Blodgett Fire-Fire-Surrogate (FFS) plots are located near Georgetown, California between 1</w:t>
      </w:r>
      <w:r w:rsidR="003D45C3">
        <w:rPr>
          <w:rFonts w:cs="Times New Roman"/>
          <w:szCs w:val="23"/>
        </w:rPr>
        <w:t>,</w:t>
      </w:r>
      <w:r w:rsidRPr="00CF18A4">
        <w:rPr>
          <w:rFonts w:cs="Times New Roman"/>
          <w:szCs w:val="23"/>
        </w:rPr>
        <w:t>100 and 1</w:t>
      </w:r>
      <w:r w:rsidR="003D45C3">
        <w:rPr>
          <w:rFonts w:cs="Times New Roman"/>
          <w:szCs w:val="23"/>
        </w:rPr>
        <w:t>,</w:t>
      </w:r>
      <w:r w:rsidRPr="00CF18A4">
        <w:rPr>
          <w:rFonts w:cs="Times New Roman"/>
          <w:szCs w:val="23"/>
        </w:rPr>
        <w:t xml:space="preserve">410m elevation. </w:t>
      </w:r>
      <w:commentRangeStart w:id="114"/>
      <w:commentRangeStart w:id="115"/>
      <w:r w:rsidRPr="00CF18A4">
        <w:rPr>
          <w:rFonts w:cs="Times New Roman"/>
          <w:szCs w:val="23"/>
        </w:rPr>
        <w:t xml:space="preserve">The stands included for this study are the Control (no treatment) stands from the Fire-Fire-Surrogate study which began at Blodgett Forest in 2001. </w:t>
      </w:r>
      <w:commentRangeEnd w:id="114"/>
      <w:r w:rsidR="000A1C6E">
        <w:rPr>
          <w:rStyle w:val="CommentReference"/>
        </w:rPr>
        <w:commentReference w:id="114"/>
      </w:r>
      <w:commentRangeEnd w:id="115"/>
      <w:r w:rsidR="00D50230">
        <w:rPr>
          <w:rStyle w:val="CommentReference"/>
        </w:rPr>
        <w:commentReference w:id="115"/>
      </w:r>
      <w:r w:rsidRPr="00CF18A4">
        <w:rPr>
          <w:rFonts w:cs="Times New Roman"/>
          <w:szCs w:val="23"/>
        </w:rPr>
        <w:t xml:space="preserve">A grid of 0.04ha inventory plots was installed in each of three stands, none of which received management </w:t>
      </w:r>
      <w:r w:rsidRPr="00CF18A4">
        <w:rPr>
          <w:rFonts w:cs="Times New Roman"/>
          <w:szCs w:val="23"/>
        </w:rPr>
        <w:lastRenderedPageBreak/>
        <w:t>in the study period. Live trees &gt; 11.4cm DBH were inventoried on all plots in 2001, 2003, 2009, and 2016. Further details about data collection and the study site can be found in Foster et al.</w:t>
      </w:r>
      <w:r w:rsidR="00333BF1">
        <w:rPr>
          <w:rFonts w:cs="Times New Roman"/>
          <w:szCs w:val="23"/>
        </w:rPr>
        <w:t xml:space="preserve"> (</w:t>
      </w:r>
      <w:r w:rsidRPr="00CF18A4">
        <w:rPr>
          <w:rFonts w:cs="Times New Roman"/>
          <w:szCs w:val="23"/>
        </w:rPr>
        <w:t>2020</w:t>
      </w:r>
      <w:r w:rsidR="00333BF1">
        <w:rPr>
          <w:rFonts w:cs="Times New Roman"/>
          <w:szCs w:val="23"/>
        </w:rPr>
        <w:t>)</w:t>
      </w:r>
      <w:r w:rsidRPr="00CF18A4">
        <w:rPr>
          <w:rFonts w:cs="Times New Roman"/>
          <w:szCs w:val="23"/>
        </w:rPr>
        <w:t>.</w:t>
      </w:r>
    </w:p>
    <w:p w14:paraId="322BD452" w14:textId="787EE969" w:rsidR="00E54BB0" w:rsidRDefault="00E54BB0" w:rsidP="000566B1">
      <w:pPr>
        <w:ind w:firstLine="810"/>
      </w:pPr>
      <w:r>
        <w:t xml:space="preserve">To assess the level of drought sugar pine individuals were exposed to, we extracted monthly climatic water deficit (CWD) estimates for each nominal plot location from the TerraClimate dataset </w:t>
      </w:r>
      <w:r>
        <w:fldChar w:fldCharType="begin" w:fldLock="1"/>
      </w:r>
      <w:r>
        <w:instrText xml:space="preserve">ADDIN CSL_CITATION {"citationItems":[{"id":"ITEM-1","itemData":{"DOI":"10.1038/sdata.2017.191","ISSN":"20524463","PMID":"29313841","abstract":"We present TerraClimate, a dataset of high-spatial resolution (1/24°, </w:instrText>
      </w:r>
      <w:r>
        <w:rPr>
          <w:rFonts w:ascii="Cambria Math" w:hAnsi="Cambria Math" w:cs="Cambria Math"/>
        </w:rPr>
        <w:instrText>∼</w:instrText>
      </w:r>
      <w:r>
        <w:instrText>4-km) monthly climate and climatic water balance for global terrestrial surfaces from 1958-2015. TerraClimate uses climatically aided interpolation, combining high-spatial resolution climatological normals from the WorldClim dataset, with coarser resolution time varying (i.e., monthly) data from other sources to produce a monthly dataset of precipitation, maximum and minimum temperature, wind speed, vapor pressure, and solar radiation. TerraClimate additionally produces monthly surface water balance datasets using a water balance model that incorporates reference evapotranspiration, precipitation, temperature, and interpolated plant extractable soil water capacity. These data provide important inputs for ecological and hydrological studies at global scales that require high spatial resolution and time varying climate and climatic water balance data. We validated spatiotemporal aspects of TerraClimate using annual temperature, precipitation, and calculated reference evapotranspiration from station data, as well as annual runoff from streamflow gauges. TerraClimate datasets showed noted improvement in overall mean absolute error and increased spatial realism relative to coarser resolution gridded datasets.","author":[{"dropping-particle":"","family":"Abatzoglou","given":"John T.","non-dropping-particle":"","parse-names":false,"suffix":""},{"dropping-particle":"","family":"Dobrowski","given":"Solomon Z.","non-dropping-particle":"","parse-names":false,"suffix":""},{"dropping-particle":"","family":"Parks","given":"Sean A.","non-dropping-particle":"","parse-names":false,"suffix":""},{"dropping-particle":"","family":"Hegewisch","given":"Katherine C.","non-dropping-particle":"","parse-names":false,"suffix":""}],"container-title":"Scientific Data","id":"ITEM-1","issued":{"date-parts":[["2018"]]},"page":"1-12","title":"TerraClimate, a high-resolution global dataset of monthly climate and climatic water balance from 1958-2015","type":"article-journal","volume":"5"},"uris":["http://www.mendeley.com/documents/?uuid=d0abf9a4-3770-4f16-9007-bf83109deb79"]}],"mendeley":{"formattedCitation":"(Abatzoglou &lt;i&gt;et al.&lt;/i&gt;, 2018)","plainTextFormattedCitation":"(Abatzoglou et al., 2018)","previouslyFormattedCitation":"(Abatzoglou &lt;i&gt;et al.&lt;/i&gt;, 2018)"},"properties":{"noteIndex":0},"schema":"https://github.com/citation-style-language/schema/raw/master/csl-citation.json"}</w:instrText>
      </w:r>
      <w:r>
        <w:fldChar w:fldCharType="separate"/>
      </w:r>
      <w:r w:rsidRPr="00EB4A84">
        <w:rPr>
          <w:noProof/>
        </w:rPr>
        <w:t xml:space="preserve">(Abatzoglou </w:t>
      </w:r>
      <w:r w:rsidRPr="00E54BB0">
        <w:rPr>
          <w:iCs/>
          <w:noProof/>
        </w:rPr>
        <w:t xml:space="preserve">et al. </w:t>
      </w:r>
      <w:r w:rsidRPr="00EB4A84">
        <w:rPr>
          <w:noProof/>
        </w:rPr>
        <w:t>2018)</w:t>
      </w:r>
      <w:r>
        <w:fldChar w:fldCharType="end"/>
      </w:r>
      <w:r>
        <w:t xml:space="preserve">. CWD is a measure of evaporative demand not met by available water </w:t>
      </w:r>
      <w:r>
        <w:fldChar w:fldCharType="begin" w:fldLock="1"/>
      </w:r>
      <w:r>
        <w:instrText>ADDIN CSL_CITATION {"citationItems":[{"id":"ITEM-1","itemData":{"DOI":"10.1046/j.1365-2699.1998.00233.x","ISSN":"03050270","abstract":"Correlative approaches to understanding the climatic controls of vegetation distribution have exhibited at least two important weaknesses: they have been conceptually divorced across spatial scales, and their climatic parameters have not necessarily represented aspects of climate of broad physiological importance to plants. Using examples from the literature and from the Sierra Nevada of California, I argue that two water balance parameters-actual evapotranspiration (AET) and deficit (D)-are biologically meaningful, are well correlated with the distribution of vegetation types, and exhibit these qualities over several orders of magnitude of spatial scale (continental to local). I reach four additional conclusions. (1) Some pairs of climatic parameters presently in use are functionally similar to AET and D; however, AET and D may be easier to interpret biologically. (2) Several well-known climatic parameters are biologically less meaningful or less important than AET and D, and consequently are poorer correlates of the distribution of vegetation types. Of particular interest, AET is a much better correlate of the distributions of coniferous and deciduous forests than minimum temperature. (3) The effects of evaporative demand and water availability on a site's water balance are intrinsically different. For example, the 'dry' experienced by plants on sunward slopes (high evaporative demand) is not comparable to the 'dry' experienced by plants on soils with low water-holding capacities (low water availability), and these differences are reflected in vegetation patterns. (4) Many traditional topographic moisture scalars-those that additively combine measures related to evaporative demand and water availability are not necessarily meaningful for describing site conditions as sensed by plants; the same holds for measured soil moisture. However, using AET and D in place of moisture scalars and measured soil moisture can solve these problems.","author":[{"dropping-particle":"","family":"Stephenson","given":"Nathan L.","non-dropping-particle":"","parse-names":false,"suffix":""}],"container-title":"Journal of Biogeography","id":"ITEM-1","issue":"5","issued":{"date-parts":[["1998"]]},"page":"855-870","title":"Actual evapotranspiration and deficit: Biologically meaningful correlates of vegetation distribution across spatial scales","type":"article-journal","volume":"25"},"uris":["http://www.mendeley.com/documents/?uuid=70ad6197-a8e8-4d4e-9c09-4bdc1536d577"]}],"mendeley":{"formattedCitation":"(Stephenson, 1998)","plainTextFormattedCitation":"(Stephenson, 1998)","previouslyFormattedCitation":"(Stephenson, 1998)"},"properties":{"noteIndex":0},"schema":"https://github.com/citation-style-language/schema/raw/master/csl-citation.json"}</w:instrText>
      </w:r>
      <w:r>
        <w:fldChar w:fldCharType="separate"/>
      </w:r>
      <w:r w:rsidRPr="00D2760D">
        <w:rPr>
          <w:noProof/>
        </w:rPr>
        <w:t>(Stephenson, 1998)</w:t>
      </w:r>
      <w:r>
        <w:fldChar w:fldCharType="end"/>
      </w:r>
      <w:r>
        <w:t xml:space="preserve">. The TerraClimate dataset provides modeled estimates of CWD at approximately 4km resolution for </w:t>
      </w:r>
      <w:r w:rsidR="00783623">
        <w:t>the years</w:t>
      </w:r>
      <w:r>
        <w:t xml:space="preserve"> 1958-2020. The 4 km resolution approximately matches the degree of fuzzing associated with the nominal FIA plot locations, so that fuzzing is unlikely to add substantial error in the estimation of CWD experienced at the true plot location. Mean growing season (May-October) CWD estimates for each year between a plot’s initial measurement and its revisit provide a proxy for the drought stress experienced by individuals between the two censuses. The annual mean growing season CWD estimates were summarized in two ways: First, the 20-year mean of the annual CWD estimates provides a measure of the usual climatic dryness characteristic of each site, enabling the comparison of typically-wetter vs. typically-drier locations across space. Second, the 90</w:t>
      </w:r>
      <w:r w:rsidRPr="003C1D45">
        <w:rPr>
          <w:vertAlign w:val="superscript"/>
        </w:rPr>
        <w:t>th</w:t>
      </w:r>
      <w:r>
        <w:t xml:space="preserve"> percentile of the annual departures from the site-specific mean CWD provide a measure of the most severe drought (departure from usual climatic conditions) experienced by each plot location between the initial observation and the remeasurement. </w:t>
      </w:r>
    </w:p>
    <w:p w14:paraId="6CA87417" w14:textId="77777777" w:rsidR="0000632B" w:rsidRPr="00AF1C63" w:rsidRDefault="0000632B" w:rsidP="000566B1">
      <w:pPr>
        <w:pStyle w:val="nrpsHeading2"/>
        <w:spacing w:before="0" w:after="200"/>
      </w:pPr>
      <w:r w:rsidRPr="00AF1C63">
        <w:t>Analysis</w:t>
      </w:r>
    </w:p>
    <w:p w14:paraId="50CAF6FE" w14:textId="0961D39E" w:rsidR="000B5C6C" w:rsidRDefault="001C11ED" w:rsidP="000566B1">
      <w:pPr>
        <w:ind w:firstLine="709"/>
        <w:rPr>
          <w:rFonts w:cs="Times New Roman"/>
          <w:szCs w:val="23"/>
        </w:rPr>
      </w:pPr>
      <w:r>
        <w:rPr>
          <w:rFonts w:cs="Times New Roman"/>
          <w:szCs w:val="23"/>
        </w:rPr>
        <w:t>W</w:t>
      </w:r>
      <w:r w:rsidRPr="0000632B">
        <w:rPr>
          <w:rFonts w:cs="Times New Roman"/>
          <w:szCs w:val="23"/>
        </w:rPr>
        <w:t xml:space="preserve">e used the FIA revisit data (observations since 2010) </w:t>
      </w:r>
      <w:r>
        <w:rPr>
          <w:rFonts w:cs="Times New Roman"/>
          <w:szCs w:val="23"/>
        </w:rPr>
        <w:t xml:space="preserve">for </w:t>
      </w:r>
      <w:r w:rsidRPr="0000632B">
        <w:rPr>
          <w:rFonts w:cs="Times New Roman"/>
          <w:szCs w:val="23"/>
        </w:rPr>
        <w:t>trees</w:t>
      </w:r>
      <w:r w:rsidR="00251F3D">
        <w:rPr>
          <w:rFonts w:cs="Times New Roman"/>
          <w:szCs w:val="23"/>
        </w:rPr>
        <w:t xml:space="preserve"> </w:t>
      </w:r>
      <w:r>
        <w:rPr>
          <w:rFonts w:cs="Times New Roman"/>
          <w:szCs w:val="23"/>
        </w:rPr>
        <w:t>≥</w:t>
      </w:r>
      <w:r w:rsidR="00251F3D">
        <w:rPr>
          <w:rFonts w:cs="Times New Roman"/>
          <w:szCs w:val="23"/>
        </w:rPr>
        <w:t xml:space="preserve"> </w:t>
      </w:r>
      <w:r w:rsidR="00BB0B61">
        <w:rPr>
          <w:rFonts w:cs="Times New Roman"/>
          <w:szCs w:val="23"/>
        </w:rPr>
        <w:t>2.54</w:t>
      </w:r>
      <w:r w:rsidRPr="0000632B">
        <w:rPr>
          <w:rFonts w:cs="Times New Roman"/>
          <w:szCs w:val="23"/>
        </w:rPr>
        <w:t xml:space="preserve"> cm DBH </w:t>
      </w:r>
      <w:r>
        <w:rPr>
          <w:rFonts w:cs="Times New Roman"/>
          <w:szCs w:val="23"/>
        </w:rPr>
        <w:t xml:space="preserve">to explore patterns in population abundance and structure. Specifically, we </w:t>
      </w:r>
      <w:r w:rsidRPr="0000632B">
        <w:rPr>
          <w:rFonts w:cs="Times New Roman"/>
          <w:szCs w:val="23"/>
        </w:rPr>
        <w:t xml:space="preserve">grouped trees according to species, binned DBH class, and plot to assess the proportion of each species’ total population (on a plot) occupied by each size class. </w:t>
      </w:r>
      <w:commentRangeStart w:id="116"/>
      <w:r w:rsidR="00333BF1">
        <w:rPr>
          <w:rFonts w:cs="Times New Roman"/>
          <w:szCs w:val="23"/>
        </w:rPr>
        <w:t>We included all the FIA plots in our range map for sugar pine (</w:t>
      </w:r>
      <w:r w:rsidR="00A366A2">
        <w:rPr>
          <w:rFonts w:cs="Times New Roman"/>
          <w:szCs w:val="23"/>
        </w:rPr>
        <w:t>Figure</w:t>
      </w:r>
      <w:r w:rsidR="00333BF1">
        <w:rPr>
          <w:rFonts w:cs="Times New Roman"/>
          <w:szCs w:val="23"/>
        </w:rPr>
        <w:t xml:space="preserve"> 1). </w:t>
      </w:r>
      <w:commentRangeEnd w:id="116"/>
      <w:r w:rsidR="002F06DB">
        <w:rPr>
          <w:rStyle w:val="CommentReference"/>
        </w:rPr>
        <w:commentReference w:id="116"/>
      </w:r>
    </w:p>
    <w:p w14:paraId="58B4AD8B" w14:textId="26742562" w:rsidR="001C11ED" w:rsidRPr="0000632B" w:rsidRDefault="00E54BB0" w:rsidP="000566B1">
      <w:pPr>
        <w:ind w:firstLine="709"/>
        <w:rPr>
          <w:rFonts w:cs="Times New Roman"/>
          <w:szCs w:val="23"/>
        </w:rPr>
      </w:pPr>
      <w:commentRangeStart w:id="117"/>
      <w:r>
        <w:t xml:space="preserve">To assess the current trajectory of sugar pine abundance across its range, we calculated the per-plot basal area and stem densities for individuals greater than 2.54 cm DBH on every plot where sugar pine was present at initial measurement or remeasurement (1,221 plots). </w:t>
      </w:r>
      <w:commentRangeEnd w:id="117"/>
      <w:r w:rsidR="002F06DB">
        <w:rPr>
          <w:rStyle w:val="CommentReference"/>
        </w:rPr>
        <w:commentReference w:id="117"/>
      </w:r>
      <w:r>
        <w:t xml:space="preserve">Across-plot means and standard errors were calculated and plotted for both basal area and stem density. </w:t>
      </w:r>
      <w:r w:rsidR="001C11ED" w:rsidRPr="0000632B">
        <w:rPr>
          <w:rFonts w:cs="Times New Roman"/>
          <w:szCs w:val="23"/>
        </w:rPr>
        <w:t>For each of the five mixed conifer species</w:t>
      </w:r>
      <w:r w:rsidR="001C11ED">
        <w:rPr>
          <w:rFonts w:cs="Times New Roman"/>
          <w:szCs w:val="23"/>
        </w:rPr>
        <w:t>: white fir</w:t>
      </w:r>
      <w:r w:rsidR="001C11ED" w:rsidRPr="0000632B">
        <w:rPr>
          <w:rFonts w:cs="Times New Roman"/>
          <w:szCs w:val="23"/>
        </w:rPr>
        <w:t xml:space="preserve"> (</w:t>
      </w:r>
      <w:r w:rsidR="001C11ED" w:rsidRPr="0000632B">
        <w:rPr>
          <w:rFonts w:cs="Times New Roman"/>
          <w:i/>
          <w:iCs/>
          <w:szCs w:val="23"/>
        </w:rPr>
        <w:t>Abies concolor</w:t>
      </w:r>
      <w:r w:rsidR="001C11ED">
        <w:rPr>
          <w:rFonts w:cs="Times New Roman"/>
          <w:i/>
          <w:iCs/>
          <w:szCs w:val="23"/>
        </w:rPr>
        <w:t>)</w:t>
      </w:r>
      <w:r w:rsidR="001C11ED" w:rsidRPr="0000632B">
        <w:rPr>
          <w:rFonts w:cs="Times New Roman"/>
          <w:i/>
          <w:iCs/>
          <w:szCs w:val="23"/>
        </w:rPr>
        <w:t>,</w:t>
      </w:r>
      <w:r w:rsidR="001C11ED" w:rsidRPr="0000632B">
        <w:rPr>
          <w:rFonts w:cs="Times New Roman"/>
          <w:szCs w:val="23"/>
        </w:rPr>
        <w:t xml:space="preserve"> </w:t>
      </w:r>
      <w:r w:rsidR="001C11ED">
        <w:rPr>
          <w:rFonts w:cs="Times New Roman"/>
          <w:szCs w:val="23"/>
        </w:rPr>
        <w:t>incense-cedar (</w:t>
      </w:r>
      <w:r w:rsidR="001C11ED" w:rsidRPr="0000632B">
        <w:rPr>
          <w:rFonts w:cs="Times New Roman"/>
          <w:i/>
          <w:iCs/>
          <w:szCs w:val="23"/>
        </w:rPr>
        <w:t>Calocedrus decurrens</w:t>
      </w:r>
      <w:r w:rsidR="001C11ED">
        <w:rPr>
          <w:rFonts w:cs="Times New Roman"/>
          <w:i/>
          <w:iCs/>
          <w:szCs w:val="23"/>
        </w:rPr>
        <w:t>)</w:t>
      </w:r>
      <w:r w:rsidR="001C11ED" w:rsidRPr="0000632B">
        <w:rPr>
          <w:rFonts w:cs="Times New Roman"/>
          <w:szCs w:val="23"/>
        </w:rPr>
        <w:t xml:space="preserve">, </w:t>
      </w:r>
      <w:r w:rsidR="001C11ED">
        <w:rPr>
          <w:rFonts w:cs="Times New Roman"/>
          <w:szCs w:val="23"/>
        </w:rPr>
        <w:t>sugar pine, ponderosa pine (</w:t>
      </w:r>
      <w:r w:rsidR="001C11ED" w:rsidRPr="0000632B">
        <w:rPr>
          <w:rFonts w:cs="Times New Roman"/>
          <w:i/>
          <w:iCs/>
          <w:szCs w:val="23"/>
        </w:rPr>
        <w:t>Pinus ponderosa</w:t>
      </w:r>
      <w:r w:rsidR="001C11ED">
        <w:rPr>
          <w:rFonts w:cs="Times New Roman"/>
          <w:i/>
          <w:iCs/>
          <w:szCs w:val="23"/>
        </w:rPr>
        <w:t>)</w:t>
      </w:r>
      <w:r w:rsidR="001C11ED" w:rsidRPr="0000632B">
        <w:rPr>
          <w:rFonts w:cs="Times New Roman"/>
          <w:szCs w:val="23"/>
        </w:rPr>
        <w:t xml:space="preserve">, and </w:t>
      </w:r>
      <w:r w:rsidR="001C11ED">
        <w:rPr>
          <w:rFonts w:cs="Times New Roman"/>
          <w:szCs w:val="23"/>
        </w:rPr>
        <w:t>Douglas-fir (</w:t>
      </w:r>
      <w:r w:rsidR="001C11ED" w:rsidRPr="0000632B">
        <w:rPr>
          <w:rFonts w:cs="Times New Roman"/>
          <w:i/>
          <w:iCs/>
          <w:szCs w:val="23"/>
        </w:rPr>
        <w:t>Pseudotsuga menziesii</w:t>
      </w:r>
      <w:r w:rsidR="001C11ED" w:rsidRPr="0000632B">
        <w:rPr>
          <w:rFonts w:cs="Times New Roman"/>
          <w:szCs w:val="23"/>
        </w:rPr>
        <w:t xml:space="preserve">), we averaged these plot-level relative DBH distributions to assess the characteristic DBH distribution of each major species.  </w:t>
      </w:r>
    </w:p>
    <w:p w14:paraId="1670F16E" w14:textId="3C63AF11" w:rsidR="0000632B" w:rsidRPr="0000632B" w:rsidRDefault="0000632B" w:rsidP="000566B1">
      <w:pPr>
        <w:ind w:firstLine="709"/>
        <w:rPr>
          <w:rFonts w:cs="Times New Roman"/>
          <w:szCs w:val="23"/>
        </w:rPr>
      </w:pPr>
      <w:r w:rsidRPr="0000632B">
        <w:rPr>
          <w:rFonts w:cs="Times New Roman"/>
          <w:szCs w:val="23"/>
        </w:rPr>
        <w:t xml:space="preserve">We </w:t>
      </w:r>
      <w:r w:rsidR="001C11ED">
        <w:rPr>
          <w:rFonts w:cs="Times New Roman"/>
          <w:szCs w:val="23"/>
        </w:rPr>
        <w:t xml:space="preserve">similarly </w:t>
      </w:r>
      <w:r w:rsidRPr="0000632B">
        <w:rPr>
          <w:rFonts w:cs="Times New Roman"/>
          <w:szCs w:val="23"/>
        </w:rPr>
        <w:t xml:space="preserve">aggregated the USGS data by plot and species to </w:t>
      </w:r>
      <w:r w:rsidR="00251F3D">
        <w:rPr>
          <w:rFonts w:cs="Times New Roman"/>
          <w:szCs w:val="23"/>
        </w:rPr>
        <w:t xml:space="preserve">quantify changes in </w:t>
      </w:r>
      <w:r w:rsidRPr="0000632B">
        <w:rPr>
          <w:rFonts w:cs="Times New Roman"/>
          <w:szCs w:val="23"/>
        </w:rPr>
        <w:t>basal area and stem density by species on each plot at each full inventory year (i</w:t>
      </w:r>
      <w:r>
        <w:rPr>
          <w:rFonts w:cs="Times New Roman"/>
          <w:szCs w:val="23"/>
        </w:rPr>
        <w:t>.</w:t>
      </w:r>
      <w:r w:rsidRPr="0000632B">
        <w:rPr>
          <w:rFonts w:cs="Times New Roman"/>
          <w:szCs w:val="23"/>
        </w:rPr>
        <w:t xml:space="preserve">e., those years where DBH of all live stems were recorded). </w:t>
      </w:r>
      <w:commentRangeStart w:id="118"/>
      <w:r w:rsidRPr="0000632B">
        <w:rPr>
          <w:rFonts w:cs="Times New Roman"/>
          <w:szCs w:val="23"/>
        </w:rPr>
        <w:t>In some cases a DBH inventory was conducted over two years.</w:t>
      </w:r>
      <w:commentRangeEnd w:id="118"/>
      <w:r w:rsidR="002C205C">
        <w:rPr>
          <w:rStyle w:val="CommentReference"/>
        </w:rPr>
        <w:commentReference w:id="118"/>
      </w:r>
      <w:r w:rsidRPr="0000632B">
        <w:rPr>
          <w:rFonts w:cs="Times New Roman"/>
          <w:szCs w:val="23"/>
        </w:rPr>
        <w:t xml:space="preserve"> In these cases we analyze</w:t>
      </w:r>
      <w:r>
        <w:rPr>
          <w:rFonts w:cs="Times New Roman"/>
          <w:szCs w:val="23"/>
        </w:rPr>
        <w:t>d</w:t>
      </w:r>
      <w:r w:rsidRPr="0000632B">
        <w:rPr>
          <w:rFonts w:cs="Times New Roman"/>
          <w:szCs w:val="23"/>
        </w:rPr>
        <w:t xml:space="preserve"> the data as if all the DBH data </w:t>
      </w:r>
      <w:r>
        <w:rPr>
          <w:rFonts w:cs="Times New Roman"/>
          <w:szCs w:val="23"/>
        </w:rPr>
        <w:t>were</w:t>
      </w:r>
      <w:r w:rsidRPr="0000632B">
        <w:rPr>
          <w:rFonts w:cs="Times New Roman"/>
          <w:szCs w:val="23"/>
        </w:rPr>
        <w:t xml:space="preserve"> </w:t>
      </w:r>
      <w:r w:rsidR="001C11ED">
        <w:rPr>
          <w:rFonts w:cs="Times New Roman"/>
          <w:szCs w:val="23"/>
        </w:rPr>
        <w:t xml:space="preserve">collected in the first </w:t>
      </w:r>
      <w:r w:rsidRPr="0000632B">
        <w:rPr>
          <w:rFonts w:cs="Times New Roman"/>
          <w:szCs w:val="23"/>
        </w:rPr>
        <w:t xml:space="preserve">year. For each DBH inventory, we calculated the basal area per hectare and stems per hectare represented by each tree and grouped trees by plot and observation year. Summaries of stand structure by species, year, and size class provide context for the demographic rate estimates.  </w:t>
      </w:r>
    </w:p>
    <w:p w14:paraId="5174A82F" w14:textId="2F730D21" w:rsidR="0000632B" w:rsidRDefault="00CB3666" w:rsidP="000566B1">
      <w:pPr>
        <w:ind w:firstLine="709"/>
        <w:rPr>
          <w:rFonts w:cs="Times New Roman"/>
          <w:szCs w:val="23"/>
        </w:rPr>
      </w:pPr>
      <w:commentRangeStart w:id="119"/>
      <w:r>
        <w:rPr>
          <w:rFonts w:cs="Times New Roman"/>
          <w:szCs w:val="23"/>
        </w:rPr>
        <w:t>Per capita, i</w:t>
      </w:r>
      <w:r w:rsidR="0000632B" w:rsidRPr="0000632B">
        <w:rPr>
          <w:rFonts w:cs="Times New Roman"/>
          <w:szCs w:val="23"/>
        </w:rPr>
        <w:t xml:space="preserve">nstantaneous mortality, recruitment, and population growth </w:t>
      </w:r>
      <w:r>
        <w:rPr>
          <w:rFonts w:cs="Times New Roman"/>
          <w:szCs w:val="23"/>
        </w:rPr>
        <w:t xml:space="preserve">rates (%/yr) </w:t>
      </w:r>
      <w:r w:rsidR="0000632B" w:rsidRPr="0000632B">
        <w:rPr>
          <w:rFonts w:cs="Times New Roman"/>
          <w:szCs w:val="23"/>
        </w:rPr>
        <w:t xml:space="preserve">were </w:t>
      </w:r>
      <w:commentRangeEnd w:id="119"/>
      <w:r w:rsidR="002C205C">
        <w:rPr>
          <w:rStyle w:val="CommentReference"/>
        </w:rPr>
        <w:commentReference w:id="119"/>
      </w:r>
      <w:r w:rsidR="0000632B" w:rsidRPr="0000632B">
        <w:rPr>
          <w:rFonts w:cs="Times New Roman"/>
          <w:szCs w:val="23"/>
        </w:rPr>
        <w:t xml:space="preserve">estimated using the </w:t>
      </w:r>
      <w:commentRangeStart w:id="120"/>
      <w:r w:rsidR="0000632B" w:rsidRPr="0000632B">
        <w:rPr>
          <w:rFonts w:cs="Times New Roman"/>
          <w:szCs w:val="23"/>
        </w:rPr>
        <w:t>Bayesian analysis described by Kohyama et al.</w:t>
      </w:r>
      <w:r w:rsidR="0000632B">
        <w:rPr>
          <w:rFonts w:cs="Times New Roman"/>
          <w:szCs w:val="23"/>
        </w:rPr>
        <w:t xml:space="preserve"> (</w:t>
      </w:r>
      <w:r w:rsidR="0000632B" w:rsidRPr="0000632B">
        <w:rPr>
          <w:rFonts w:cs="Times New Roman"/>
          <w:szCs w:val="23"/>
        </w:rPr>
        <w:t>201</w:t>
      </w:r>
      <w:r w:rsidR="00251F3D">
        <w:rPr>
          <w:rFonts w:cs="Times New Roman"/>
          <w:szCs w:val="23"/>
        </w:rPr>
        <w:t>8</w:t>
      </w:r>
      <w:r w:rsidR="0000632B">
        <w:rPr>
          <w:rFonts w:cs="Times New Roman"/>
          <w:szCs w:val="23"/>
        </w:rPr>
        <w:t>).</w:t>
      </w:r>
      <w:r w:rsidR="00882E00">
        <w:rPr>
          <w:rFonts w:cs="Times New Roman"/>
          <w:szCs w:val="23"/>
        </w:rPr>
        <w:t xml:space="preserve"> </w:t>
      </w:r>
      <w:commentRangeEnd w:id="120"/>
      <w:r w:rsidR="000A1C6E">
        <w:rPr>
          <w:rStyle w:val="CommentReference"/>
        </w:rPr>
        <w:commentReference w:id="120"/>
      </w:r>
      <w:r w:rsidR="00914E0B">
        <w:rPr>
          <w:rFonts w:cs="Times New Roman"/>
          <w:szCs w:val="23"/>
        </w:rPr>
        <w:t xml:space="preserve">To enable comparison </w:t>
      </w:r>
      <w:r w:rsidR="00914E0B">
        <w:rPr>
          <w:rFonts w:cs="Times New Roman"/>
          <w:szCs w:val="23"/>
        </w:rPr>
        <w:lastRenderedPageBreak/>
        <w:t>among populations</w:t>
      </w:r>
      <w:r w:rsidR="006B0F20">
        <w:rPr>
          <w:rFonts w:cs="Times New Roman"/>
          <w:szCs w:val="23"/>
        </w:rPr>
        <w:t xml:space="preserve"> sampled with different minimum tree size cut-offs</w:t>
      </w:r>
      <w:r w:rsidR="00914E0B">
        <w:rPr>
          <w:rFonts w:cs="Times New Roman"/>
          <w:szCs w:val="23"/>
        </w:rPr>
        <w:t xml:space="preserve">, we only included “adult” trees, </w:t>
      </w:r>
      <w:commentRangeStart w:id="121"/>
      <w:commentRangeStart w:id="122"/>
      <w:r w:rsidR="00914E0B">
        <w:rPr>
          <w:rFonts w:cs="Times New Roman"/>
          <w:szCs w:val="23"/>
        </w:rPr>
        <w:t xml:space="preserve">generally trees with a DBH ≥ 10 cm. </w:t>
      </w:r>
      <w:commentRangeEnd w:id="121"/>
      <w:r w:rsidR="002C205C">
        <w:rPr>
          <w:rStyle w:val="CommentReference"/>
        </w:rPr>
        <w:commentReference w:id="121"/>
      </w:r>
      <w:commentRangeEnd w:id="122"/>
      <w:r w:rsidR="00D50230">
        <w:rPr>
          <w:rStyle w:val="CommentReference"/>
        </w:rPr>
        <w:commentReference w:id="122"/>
      </w:r>
      <w:r w:rsidR="0000632B" w:rsidRPr="0000632B">
        <w:rPr>
          <w:rFonts w:cs="Times New Roman"/>
          <w:szCs w:val="23"/>
        </w:rPr>
        <w:t>For the USGS data, the models included a random effect of plot to account for heterogeneity among study sites. Models did not include species-by-plot nested random effects because A) models showed poor convergence for such small subpopulations and B) with 5-year census intervals the bias from within-site heterogeneity is minimal, even when lumping the 5-year censuses into decade-spanning analyses (Kohyama et al.</w:t>
      </w:r>
      <w:r w:rsidR="0000632B">
        <w:rPr>
          <w:rFonts w:cs="Times New Roman"/>
          <w:szCs w:val="23"/>
        </w:rPr>
        <w:t xml:space="preserve"> </w:t>
      </w:r>
      <w:r w:rsidR="0000632B" w:rsidRPr="0000632B">
        <w:rPr>
          <w:rFonts w:cs="Times New Roman"/>
          <w:szCs w:val="23"/>
        </w:rPr>
        <w:t>201</w:t>
      </w:r>
      <w:r w:rsidR="00251F3D">
        <w:rPr>
          <w:rFonts w:cs="Times New Roman"/>
          <w:szCs w:val="23"/>
        </w:rPr>
        <w:t>8</w:t>
      </w:r>
      <w:r w:rsidR="0000632B" w:rsidRPr="0000632B">
        <w:rPr>
          <w:rFonts w:cs="Times New Roman"/>
          <w:szCs w:val="23"/>
        </w:rPr>
        <w:t xml:space="preserve">). Vital rates were calculated </w:t>
      </w:r>
      <w:r w:rsidR="001C11ED">
        <w:rPr>
          <w:rFonts w:cs="Times New Roman"/>
          <w:szCs w:val="23"/>
        </w:rPr>
        <w:t xml:space="preserve">by decade </w:t>
      </w:r>
      <w:r w:rsidR="0000632B" w:rsidRPr="0000632B">
        <w:rPr>
          <w:rFonts w:cs="Times New Roman"/>
          <w:szCs w:val="23"/>
        </w:rPr>
        <w:t>for sugar pine and for all species combined. Traceplots were checked for convergence and weighted mean estimates of the population growth rate, instantaneous recruitment rate, and instantaneous mortality rate were calculated for each MCMC sample using the code provided by Kohyama et al</w:t>
      </w:r>
      <w:r w:rsidR="00914E0B">
        <w:rPr>
          <w:rFonts w:cs="Times New Roman"/>
          <w:szCs w:val="23"/>
        </w:rPr>
        <w:t xml:space="preserve"> (201</w:t>
      </w:r>
      <w:r w:rsidR="00251F3D">
        <w:rPr>
          <w:rFonts w:cs="Times New Roman"/>
          <w:szCs w:val="23"/>
        </w:rPr>
        <w:t>8</w:t>
      </w:r>
      <w:r w:rsidR="00914E0B">
        <w:rPr>
          <w:rFonts w:cs="Times New Roman"/>
          <w:szCs w:val="23"/>
        </w:rPr>
        <w:t>)</w:t>
      </w:r>
      <w:r w:rsidR="0000632B" w:rsidRPr="0000632B">
        <w:rPr>
          <w:rFonts w:cs="Times New Roman"/>
          <w:szCs w:val="23"/>
        </w:rPr>
        <w:t>. The parameter estimate distributions for the growth rate, recruitment rate, and mortality rate were plotted for interpretation. The same approach was used to estimate vital rates for the FIA data (random effect of ecoregion subsection, a single time span using initial censuses from 2001-2010 and follow-up censuses from 2011-201</w:t>
      </w:r>
      <w:r w:rsidR="00520B35">
        <w:rPr>
          <w:rFonts w:cs="Times New Roman"/>
          <w:szCs w:val="23"/>
        </w:rPr>
        <w:t>9</w:t>
      </w:r>
      <w:r w:rsidR="0000632B" w:rsidRPr="0000632B">
        <w:rPr>
          <w:rFonts w:cs="Times New Roman"/>
          <w:szCs w:val="23"/>
        </w:rPr>
        <w:t xml:space="preserve">), the Baker plot (for time spans 1995-2001, 2001-2008, and 2008-2013) and the FFS plots (for time spans 2001-2003, 2003-2009, and 2009-2016). </w:t>
      </w:r>
    </w:p>
    <w:p w14:paraId="4FAC7F66" w14:textId="1D3C7FA4" w:rsidR="00783826" w:rsidRPr="0000632B" w:rsidRDefault="002666AC" w:rsidP="000566B1">
      <w:pPr>
        <w:ind w:firstLine="709"/>
        <w:rPr>
          <w:rFonts w:cs="Times New Roman"/>
          <w:szCs w:val="23"/>
        </w:rPr>
      </w:pPr>
      <w:r>
        <w:rPr>
          <w:rFonts w:cs="Times New Roman"/>
          <w:szCs w:val="23"/>
        </w:rPr>
        <w:t>To attribute the drivers of sugar pine population dynamics across its range, we developed integral projection models (IPM) using the FIA data (Foster et al. 2024).</w:t>
      </w:r>
      <w:r w:rsidR="00783826" w:rsidRPr="00783826">
        <w:rPr>
          <w:rFonts w:cs="Times New Roman"/>
          <w:szCs w:val="23"/>
        </w:rPr>
        <w:t xml:space="preserve"> </w:t>
      </w:r>
      <w:r w:rsidR="00783826">
        <w:rPr>
          <w:rFonts w:cs="Times New Roman"/>
          <w:szCs w:val="23"/>
        </w:rPr>
        <w:t xml:space="preserve">The relevant results of this NPS sponsored research are included in this report. A brief overview of the methods </w:t>
      </w:r>
      <w:r w:rsidR="002E16B1">
        <w:rPr>
          <w:rFonts w:cs="Times New Roman"/>
          <w:szCs w:val="23"/>
        </w:rPr>
        <w:t>is</w:t>
      </w:r>
      <w:r w:rsidR="00783826">
        <w:rPr>
          <w:rFonts w:cs="Times New Roman"/>
          <w:szCs w:val="23"/>
        </w:rPr>
        <w:t xml:space="preserve"> provided here</w:t>
      </w:r>
      <w:r w:rsidR="002E16B1">
        <w:rPr>
          <w:rFonts w:cs="Times New Roman"/>
          <w:szCs w:val="23"/>
        </w:rPr>
        <w:t>. P</w:t>
      </w:r>
      <w:r w:rsidR="00783826">
        <w:rPr>
          <w:rFonts w:cs="Times New Roman"/>
          <w:szCs w:val="23"/>
        </w:rPr>
        <w:t xml:space="preserve">lease see Foster et al. (2024) for the details. </w:t>
      </w:r>
    </w:p>
    <w:p w14:paraId="0A6BDE97" w14:textId="45961428" w:rsidR="00D06E8E" w:rsidRPr="005012C4" w:rsidRDefault="002666AC" w:rsidP="000566B1">
      <w:pPr>
        <w:ind w:firstLine="720"/>
      </w:pPr>
      <w:r>
        <w:rPr>
          <w:rFonts w:cs="Times New Roman"/>
          <w:szCs w:val="23"/>
        </w:rPr>
        <w:t xml:space="preserve"> </w:t>
      </w:r>
      <w:r w:rsidR="00D06E8E">
        <w:t xml:space="preserve">While demographic modeling provides valuable insights regarding the range-wide vulnerability of trees (Ohse et al. 2023), </w:t>
      </w:r>
      <w:commentRangeStart w:id="123"/>
      <w:r w:rsidR="00D06E8E">
        <w:t>the FIA data (e.g</w:t>
      </w:r>
      <w:r w:rsidR="00D06E8E" w:rsidRPr="00251F3D">
        <w:t>., Shriver et al. 2021) and the demographic modeling (e.g., Doak et al. 2021) present challenges.</w:t>
      </w:r>
      <w:commentRangeEnd w:id="123"/>
      <w:r w:rsidR="002C205C">
        <w:rPr>
          <w:rStyle w:val="CommentReference"/>
        </w:rPr>
        <w:commentReference w:id="123"/>
      </w:r>
      <w:r w:rsidR="00D06E8E" w:rsidRPr="00251F3D">
        <w:t xml:space="preserve"> To navigate these challenges, we followed the workflow for building an integral projection model (IPM) outlined in Doak et </w:t>
      </w:r>
      <w:r w:rsidR="00251F3D">
        <w:t>al.</w:t>
      </w:r>
      <w:r w:rsidR="00D06E8E" w:rsidRPr="00251F3D">
        <w:t xml:space="preserve"> (2021). We used data for individuals greater than 2.54 cm DBH on every plot where sugar pine was present at initial measurement or remeasurement (1,221 plots). We then fit statistical models to the vital rate data extracted from FIA. Given the well-established influence of tree</w:t>
      </w:r>
      <w:r w:rsidR="00D06E8E">
        <w:t xml:space="preserve"> size on vital rates (Needham </w:t>
      </w:r>
      <w:r w:rsidR="00D06E8E" w:rsidRPr="005012C4">
        <w:t>et al</w:t>
      </w:r>
      <w:r w:rsidR="00D06E8E" w:rsidRPr="00F14556">
        <w:rPr>
          <w:i/>
          <w:iCs/>
        </w:rPr>
        <w:t>.</w:t>
      </w:r>
      <w:r w:rsidR="005012C4">
        <w:t xml:space="preserve"> </w:t>
      </w:r>
      <w:r w:rsidR="00D06E8E">
        <w:t xml:space="preserve">2018), we modeled survival, growth, and recruitment as continuous functions of tree size. We generated covariates based on the presence or severity of known stressors and included them as continuous state variables in our survival and growth functions. Next, we built a structured population model from these vital rates. We combined the vital rate functions into projection kernels to forecast decadal trends in sugar pine abundance. We integrated each projection kernel across 99 size classes and analyzed the results to estimate the asymptotic population growth for sugar pine under various scenarios. Throughout, we relied on advice distilled from recent comments in the literature to guide how we built and tested our structured population model </w:t>
      </w:r>
      <w:r w:rsidR="00D06E8E" w:rsidRPr="005012C4">
        <w:t xml:space="preserve">(Ellner et al. 2022, Doak et al. 2022). </w:t>
      </w:r>
    </w:p>
    <w:p w14:paraId="0AD44E4D" w14:textId="37A544CC" w:rsidR="00783826" w:rsidRDefault="00D06E8E" w:rsidP="000566B1">
      <w:pPr>
        <w:ind w:firstLine="720"/>
      </w:pPr>
      <w:commentRangeStart w:id="124"/>
      <w:r>
        <w:t xml:space="preserve">For the vital rate models, we included covariates representing the major stressors facing sugar pine. We defined major stressors as those likely to impact sugar pine persistence. </w:t>
      </w:r>
      <w:commentRangeEnd w:id="124"/>
      <w:r w:rsidR="002C205C">
        <w:rPr>
          <w:rStyle w:val="CommentReference"/>
        </w:rPr>
        <w:commentReference w:id="124"/>
      </w:r>
      <w:r>
        <w:rPr>
          <w:rFonts w:cstheme="minorHAnsi"/>
        </w:rPr>
        <w:t xml:space="preserve">Thus, we included four major stressors as covariates in our vital rate models: </w:t>
      </w:r>
      <w:r>
        <w:t>fire, white pine blister rust (WPBR), competition, and water stress.</w:t>
      </w:r>
      <w:r w:rsidRPr="00D06E8E">
        <w:t xml:space="preserve"> </w:t>
      </w:r>
      <w:r>
        <w:t xml:space="preserve">We modeled these major stressors as </w:t>
      </w:r>
      <w:r w:rsidRPr="005C6590">
        <w:t>fixed effects covariates</w:t>
      </w:r>
      <w:r>
        <w:t>. Specifically, the fixed effects are:</w:t>
      </w:r>
      <w:r w:rsidRPr="005C6590">
        <w:t xml:space="preserve"> The intercept (</w:t>
      </w:r>
      <m:oMath>
        <m:r>
          <w:rPr>
            <w:rFonts w:ascii="Cambria Math" w:hAnsi="Cambria Math"/>
          </w:rPr>
          <m:t>INTERCEPT</m:t>
        </m:r>
      </m:oMath>
      <w:r w:rsidRPr="005C6590">
        <w:t xml:space="preserve">), the DBH in meters at initial </w:t>
      </w:r>
      <w:r w:rsidRPr="005C6590">
        <w:lastRenderedPageBreak/>
        <w:t>measurement (</w:t>
      </w:r>
      <m:oMath>
        <m:r>
          <w:rPr>
            <w:rFonts w:ascii="Cambria Math" w:hAnsi="Cambria Math"/>
          </w:rPr>
          <m:t>DBH</m:t>
        </m:r>
      </m:oMath>
      <w:r w:rsidRPr="005C6590">
        <w:t>), the squared DBH (</w:t>
      </w:r>
      <m:oMath>
        <m:sSup>
          <m:sSupPr>
            <m:ctrlPr>
              <w:rPr>
                <w:rFonts w:ascii="Cambria Math" w:hAnsi="Cambria Math"/>
                <w:i/>
              </w:rPr>
            </m:ctrlPr>
          </m:sSupPr>
          <m:e>
            <m:r>
              <w:rPr>
                <w:rFonts w:ascii="Cambria Math" w:hAnsi="Cambria Math"/>
              </w:rPr>
              <m:t>DBH</m:t>
            </m:r>
          </m:e>
          <m:sup>
            <m:r>
              <w:rPr>
                <w:rFonts w:ascii="Cambria Math" w:hAnsi="Cambria Math"/>
              </w:rPr>
              <m:t>2</m:t>
            </m:r>
          </m:sup>
        </m:sSup>
      </m:oMath>
      <w:r w:rsidRPr="005C6590">
        <w:t xml:space="preserve">), </w:t>
      </w:r>
      <w:commentRangeStart w:id="125"/>
      <w:commentRangeStart w:id="126"/>
      <w:r w:rsidRPr="005C6590">
        <w:t>a binary flag indicating whether the individual’s plot experienced a fire at least 0.404 ha in size that killed or damaged at least 25% of trees between initial measurement and remeasurement (</w:t>
      </w:r>
      <m:oMath>
        <m:r>
          <w:rPr>
            <w:rFonts w:ascii="Cambria Math" w:hAnsi="Cambria Math"/>
          </w:rPr>
          <m:t>FIRE</m:t>
        </m:r>
      </m:oMath>
      <w:r w:rsidRPr="005C6590">
        <w:t>)</w:t>
      </w:r>
      <w:commentRangeEnd w:id="125"/>
      <w:r w:rsidR="000A1C6E">
        <w:rPr>
          <w:rStyle w:val="CommentReference"/>
        </w:rPr>
        <w:commentReference w:id="125"/>
      </w:r>
      <w:commentRangeEnd w:id="126"/>
      <w:r w:rsidR="00D50230">
        <w:rPr>
          <w:rStyle w:val="CommentReference"/>
        </w:rPr>
        <w:commentReference w:id="126"/>
      </w:r>
      <w:r w:rsidRPr="005C6590">
        <w:t xml:space="preserve">, a </w:t>
      </w:r>
      <w:commentRangeStart w:id="127"/>
      <w:commentRangeStart w:id="128"/>
      <w:r w:rsidRPr="005C6590">
        <w:t>binary flag indicating whether any trees in the individual’s plot displayed signs of white pine blister rust infection at initial measurement (</w:t>
      </w:r>
      <m:oMath>
        <m:r>
          <w:rPr>
            <w:rFonts w:ascii="Cambria Math" w:hAnsi="Cambria Math"/>
          </w:rPr>
          <m:t>WPBR</m:t>
        </m:r>
      </m:oMath>
      <w:r w:rsidRPr="005C6590">
        <w:t>)</w:t>
      </w:r>
      <w:commentRangeEnd w:id="127"/>
      <w:r w:rsidR="00F17D0F">
        <w:rPr>
          <w:rStyle w:val="CommentReference"/>
        </w:rPr>
        <w:commentReference w:id="127"/>
      </w:r>
      <w:commentRangeEnd w:id="128"/>
      <w:r w:rsidR="00D50230">
        <w:rPr>
          <w:rStyle w:val="CommentReference"/>
        </w:rPr>
        <w:commentReference w:id="128"/>
      </w:r>
      <w:r w:rsidRPr="005C6590">
        <w:t xml:space="preserve">, the plot-level </w:t>
      </w:r>
      <w:r>
        <w:t xml:space="preserve">live </w:t>
      </w:r>
      <w:r w:rsidRPr="005C6590">
        <w:t>basal area</w:t>
      </w:r>
      <w:r>
        <w:t xml:space="preserve"> (BA)</w:t>
      </w:r>
      <w:r w:rsidRPr="005C6590">
        <w:t xml:space="preserve"> at initial measurement (</w:t>
      </w:r>
      <m:oMath>
        <m:r>
          <w:rPr>
            <w:rFonts w:ascii="Cambria Math" w:hAnsi="Cambria Math"/>
          </w:rPr>
          <m:t>BA</m:t>
        </m:r>
      </m:oMath>
      <w:r>
        <w:t xml:space="preserve">; a proxy for competition, Eitzel </w:t>
      </w:r>
      <w:r w:rsidRPr="005012C4">
        <w:t>et al.</w:t>
      </w:r>
      <w:r w:rsidR="005012C4">
        <w:t xml:space="preserve"> </w:t>
      </w:r>
      <w:r>
        <w:t>2013</w:t>
      </w:r>
      <w:r w:rsidRPr="005C6590">
        <w:t>), the plot-level 90</w:t>
      </w:r>
      <w:r w:rsidRPr="005C6590">
        <w:rPr>
          <w:vertAlign w:val="superscript"/>
        </w:rPr>
        <w:t>th</w:t>
      </w:r>
      <w:r w:rsidRPr="005C6590">
        <w:t xml:space="preserve"> percentile of growing season departure from mean climatic water deficit (</w:t>
      </w:r>
      <m:oMath>
        <m:r>
          <w:rPr>
            <w:rFonts w:ascii="Cambria Math" w:hAnsi="Cambria Math"/>
          </w:rPr>
          <m:t>DROUGHT</m:t>
        </m:r>
      </m:oMath>
      <w:r w:rsidRPr="005C6590">
        <w:t>) between initial measurement and remeasurement, the plot-level growing season mean climatic water deficit over the period 2000-2020 (</w:t>
      </w:r>
      <m:oMath>
        <m:r>
          <w:rPr>
            <w:rFonts w:ascii="Cambria Math" w:hAnsi="Cambria Math"/>
          </w:rPr>
          <m:t>DRYNESS</m:t>
        </m:r>
      </m:oMath>
      <w:r w:rsidRPr="005C6590">
        <w:t xml:space="preserve">), and interactions between </w:t>
      </w:r>
      <m:oMath>
        <m:r>
          <w:rPr>
            <w:rFonts w:ascii="Cambria Math" w:hAnsi="Cambria Math"/>
          </w:rPr>
          <m:t>DBH</m:t>
        </m:r>
      </m:oMath>
      <w:r w:rsidRPr="005C6590">
        <w:t xml:space="preserve"> and </w:t>
      </w:r>
      <m:oMath>
        <m:sSup>
          <m:sSupPr>
            <m:ctrlPr>
              <w:rPr>
                <w:rFonts w:ascii="Cambria Math" w:hAnsi="Cambria Math"/>
                <w:i/>
              </w:rPr>
            </m:ctrlPr>
          </m:sSupPr>
          <m:e>
            <m:r>
              <w:rPr>
                <w:rFonts w:ascii="Cambria Math" w:hAnsi="Cambria Math"/>
              </w:rPr>
              <m:t>DBH</m:t>
            </m:r>
          </m:e>
          <m:sup>
            <m:r>
              <w:rPr>
                <w:rFonts w:ascii="Cambria Math" w:hAnsi="Cambria Math"/>
              </w:rPr>
              <m:t>2</m:t>
            </m:r>
          </m:sup>
        </m:sSup>
      </m:oMath>
      <w:r w:rsidRPr="005C6590">
        <w:t xml:space="preserve"> and all other variables (</w:t>
      </w:r>
      <m:oMath>
        <m:r>
          <w:rPr>
            <w:rFonts w:ascii="Cambria Math" w:hAnsi="Cambria Math"/>
          </w:rPr>
          <m:t>DBH×FIRE</m:t>
        </m:r>
      </m:oMath>
      <w:r w:rsidRPr="005C6590">
        <w:t xml:space="preserve">, </w:t>
      </w:r>
      <m:oMath>
        <m:sSup>
          <m:sSupPr>
            <m:ctrlPr>
              <w:rPr>
                <w:rFonts w:ascii="Cambria Math" w:hAnsi="Cambria Math"/>
                <w:i/>
              </w:rPr>
            </m:ctrlPr>
          </m:sSupPr>
          <m:e>
            <m:r>
              <w:rPr>
                <w:rFonts w:ascii="Cambria Math" w:hAnsi="Cambria Math"/>
              </w:rPr>
              <m:t>DBH</m:t>
            </m:r>
          </m:e>
          <m:sup>
            <m:r>
              <w:rPr>
                <w:rFonts w:ascii="Cambria Math" w:hAnsi="Cambria Math"/>
              </w:rPr>
              <m:t>2</m:t>
            </m:r>
          </m:sup>
        </m:sSup>
        <m:r>
          <w:rPr>
            <w:rFonts w:ascii="Cambria Math" w:hAnsi="Cambria Math"/>
          </w:rPr>
          <m:t>×FIRE</m:t>
        </m:r>
      </m:oMath>
      <w:r w:rsidRPr="005C6590">
        <w:t xml:space="preserve">, </w:t>
      </w:r>
      <m:oMath>
        <m:r>
          <w:rPr>
            <w:rFonts w:ascii="Cambria Math" w:hAnsi="Cambria Math"/>
          </w:rPr>
          <m:t>DBH×WPBR</m:t>
        </m:r>
      </m:oMath>
      <w:r w:rsidRPr="005C6590">
        <w:t>,</w:t>
      </w:r>
      <w:r w:rsidRPr="005C6590">
        <w:rPr>
          <w:i/>
        </w:rPr>
        <w:t xml:space="preserve"> </w:t>
      </w:r>
      <m:oMath>
        <m:sSup>
          <m:sSupPr>
            <m:ctrlPr>
              <w:rPr>
                <w:rFonts w:ascii="Cambria Math" w:hAnsi="Cambria Math"/>
                <w:i/>
              </w:rPr>
            </m:ctrlPr>
          </m:sSupPr>
          <m:e>
            <m:r>
              <w:rPr>
                <w:rFonts w:ascii="Cambria Math" w:hAnsi="Cambria Math"/>
              </w:rPr>
              <m:t>DBH</m:t>
            </m:r>
          </m:e>
          <m:sup>
            <m:r>
              <w:rPr>
                <w:rFonts w:ascii="Cambria Math" w:hAnsi="Cambria Math"/>
              </w:rPr>
              <m:t>2</m:t>
            </m:r>
          </m:sup>
        </m:sSup>
        <m:r>
          <w:rPr>
            <w:rFonts w:ascii="Cambria Math" w:hAnsi="Cambria Math"/>
          </w:rPr>
          <m:t>×WPBR</m:t>
        </m:r>
      </m:oMath>
      <w:r w:rsidRPr="005C6590">
        <w:rPr>
          <w:i/>
        </w:rPr>
        <w:t>,</w:t>
      </w:r>
      <w:r w:rsidRPr="005C6590">
        <w:t xml:space="preserve"> </w:t>
      </w:r>
      <m:oMath>
        <m:r>
          <w:rPr>
            <w:rFonts w:ascii="Cambria Math" w:hAnsi="Cambria Math"/>
          </w:rPr>
          <m:t>DBH×BA</m:t>
        </m:r>
      </m:oMath>
      <w:r w:rsidRPr="005C6590">
        <w:t xml:space="preserve">, </w:t>
      </w:r>
      <m:oMath>
        <m:sSup>
          <m:sSupPr>
            <m:ctrlPr>
              <w:rPr>
                <w:rFonts w:ascii="Cambria Math" w:hAnsi="Cambria Math"/>
                <w:i/>
              </w:rPr>
            </m:ctrlPr>
          </m:sSupPr>
          <m:e>
            <m:r>
              <w:rPr>
                <w:rFonts w:ascii="Cambria Math" w:hAnsi="Cambria Math"/>
              </w:rPr>
              <m:t>DBH</m:t>
            </m:r>
          </m:e>
          <m:sup>
            <m:r>
              <w:rPr>
                <w:rFonts w:ascii="Cambria Math" w:hAnsi="Cambria Math"/>
              </w:rPr>
              <m:t>2</m:t>
            </m:r>
          </m:sup>
        </m:sSup>
        <m:r>
          <w:rPr>
            <w:rFonts w:ascii="Cambria Math" w:hAnsi="Cambria Math"/>
          </w:rPr>
          <m:t>×BA</m:t>
        </m:r>
      </m:oMath>
      <w:r w:rsidRPr="005C6590">
        <w:t xml:space="preserve">, </w:t>
      </w:r>
      <m:oMath>
        <m:r>
          <w:rPr>
            <w:rFonts w:ascii="Cambria Math" w:hAnsi="Cambria Math"/>
          </w:rPr>
          <m:t>DBH×DROUGHT</m:t>
        </m:r>
      </m:oMath>
      <w:r w:rsidRPr="005C6590">
        <w:t xml:space="preserve">, </w:t>
      </w:r>
      <m:oMath>
        <m:sSup>
          <m:sSupPr>
            <m:ctrlPr>
              <w:rPr>
                <w:rFonts w:ascii="Cambria Math" w:hAnsi="Cambria Math"/>
                <w:i/>
              </w:rPr>
            </m:ctrlPr>
          </m:sSupPr>
          <m:e>
            <m:r>
              <w:rPr>
                <w:rFonts w:ascii="Cambria Math" w:hAnsi="Cambria Math"/>
              </w:rPr>
              <m:t>DBH</m:t>
            </m:r>
          </m:e>
          <m:sup>
            <m:r>
              <w:rPr>
                <w:rFonts w:ascii="Cambria Math" w:hAnsi="Cambria Math"/>
              </w:rPr>
              <m:t>2</m:t>
            </m:r>
          </m:sup>
        </m:sSup>
        <m:r>
          <w:rPr>
            <w:rFonts w:ascii="Cambria Math" w:hAnsi="Cambria Math"/>
          </w:rPr>
          <m:t>×DROUGHT</m:t>
        </m:r>
      </m:oMath>
      <w:r w:rsidRPr="005C6590">
        <w:t xml:space="preserve">, </w:t>
      </w:r>
      <m:oMath>
        <m:r>
          <w:rPr>
            <w:rFonts w:ascii="Cambria Math" w:hAnsi="Cambria Math"/>
          </w:rPr>
          <m:t>DBH×DRYNESS</m:t>
        </m:r>
      </m:oMath>
      <w:r w:rsidRPr="005C6590">
        <w:t xml:space="preserve">, and </w:t>
      </w:r>
      <m:oMath>
        <m:sSup>
          <m:sSupPr>
            <m:ctrlPr>
              <w:rPr>
                <w:rFonts w:ascii="Cambria Math" w:hAnsi="Cambria Math"/>
                <w:i/>
              </w:rPr>
            </m:ctrlPr>
          </m:sSupPr>
          <m:e>
            <m:r>
              <w:rPr>
                <w:rFonts w:ascii="Cambria Math" w:hAnsi="Cambria Math"/>
              </w:rPr>
              <m:t>DBH</m:t>
            </m:r>
          </m:e>
          <m:sup>
            <m:r>
              <w:rPr>
                <w:rFonts w:ascii="Cambria Math" w:hAnsi="Cambria Math"/>
              </w:rPr>
              <m:t>2</m:t>
            </m:r>
          </m:sup>
        </m:sSup>
        <m:r>
          <w:rPr>
            <w:rFonts w:ascii="Cambria Math" w:hAnsi="Cambria Math"/>
          </w:rPr>
          <m:t>×DRYNESS</m:t>
        </m:r>
      </m:oMath>
      <w:r w:rsidRPr="005C6590">
        <w:t>)</w:t>
      </w:r>
      <w:r>
        <w:t xml:space="preserve">. We included size (and quadratic size) and added the interactions between size (and quadratic size) and the stressors given that the impacts of these stressors are size-contingent </w:t>
      </w:r>
      <w:r>
        <w:rPr>
          <w:rStyle w:val="FootnoteReference"/>
        </w:rPr>
        <w:fldChar w:fldCharType="begin" w:fldLock="1"/>
      </w:r>
      <w:r>
        <w:instrText>ADDIN CSL_CITATION {"citationItems":[{"id":"ITEM-1","itemData":{"DOI":"10.1071/WF06122","ISBN":"1049-8001","ISSN":"10498001","PMID":"153","abstract":"Accurately predicting fire-caused mortality is essential to developing prescribed fire burn plans and post-fire salvage marking guidelines. The mortality model included in the commonly used USA fire behaviour and effects models, the First Order Fire Effects Model (FOFEM), BehavePlus, and the Fire and Fuels Extension to the Forest Vegetation Simulator (FFE-FVS), has not been tested with independently collected post-fire tree mortality data. The model predicts mortality for a wide range of conifer species based on crown scorch and species-specific bark thickness. We evaluated the mortality model on 13 western USA conifers: subalpine fir, red fir, white fir, Douglas-fir, incense cedar, western larch, western hemlock, Engelmann spruce, whitebark pine, lodgepole pine, ponderosa pine, Jeffrey pine, and sugar pine. Predicted stand-level mortality was within Â±20% of observed mortality for all species except incense cedar, western larch, red fir, and western hemlock. Individual tree mortality prediction was most accurate for subalpine fir, incense cedar, ponderosa pine, and Jeffrey pine. Evaluation of the model provides managers with an accuracy assessment for estimating the probability of mortality for the majority of western USA conifers when using the mortality model to make land management decisions.A","author":[{"dropping-particle":"","family":"Hood","given":"Sharon M.","non-dropping-particle":"","parse-names":false,"suffix":""},{"dropping-particle":"","family":"McHugh","given":"Charles W.","non-dropping-particle":"","parse-names":false,"suffix":""},{"dropping-particle":"","family":"Ryan","given":"Kevin C.","non-dropping-particle":"","parse-names":false,"suffix":""},{"dropping-particle":"","family":"Reinhardt","given":"Elizabeth","non-dropping-particle":"","parse-names":false,"suffix":""},{"dropping-particle":"","family":"Smith","given":"Sheri L.","non-dropping-particle":"","parse-names":false,"suffix":""}],"container-title":"International Journal of Wildland Fire","id":"ITEM-1","issue":"6","issued":{"date-parts":[["2007"]]},"page":"679-689","title":"Evaluation of a post-fire tree mortality model for western USA conifers","type":"article-journal","volume":"16"},"uris":["http://www.mendeley.com/documents/?uuid=a680df66-0e47-4d7b-b788-2a70fc677bf5"]},{"id":"ITEM-2","itemData":{"DOI":"10.1111/1365-2745.13176","ISSN":"13652745","abstract":"During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selection","type":"article-journal","volume":"107"},"uris":["http://www.mendeley.com/documents/?uuid=d8a6e281-c347-4611-b383-37213f77f42c"]},{"id":"ITEM-3","itemData":{"DOI":"10.1002/ecs2.3263","author":[{"dropping-particle":"","family":"Dudney","given":"Joan C.","non-dropping-particle":"","parse-names":false,"suffix":""},{"dropping-particle":"","family":"Nesmith","given":"Jonathan C.B.","non-dropping-particle":"","parse-names":false,"suffix":""},{"dropping-particle":"","family":"Cahill","given":"Matthew C.","non-dropping-particle":"","parse-names":false,"suffix":""},{"dropping-particle":"","family":"Cribbs","given":"Jennifer E.","non-dropping-particle":"","parse-names":false,"suffix":""},{"dropping-particle":"","family":"Duriscoe","given":"Dan M.","non-dropping-particle":"","parse-names":false,"suffix":""},{"dropping-particle":"","family":"Das","given":"Adrian J.","non-dropping-particle":"","parse-names":false,"suffix":""},{"dropping-particle":"","family":"Stephenson","given":"Nathan L.","non-dropping-particle":"","parse-names":false,"suffix":""},{"dropping-particle":"","family":"Battles","given":"John J.","non-dropping-particle":"","parse-names":false,"suffix":""}],"container-title":"Ecosphere","id":"ITEM-3","issue":"October","issued":{"date-parts":[["2020"]]},"page":"e03263","title":"Compounding effects of white pine blister rust, mountain pine beetle, and fire threaten four white pine species","type":"article-journal","volume":"11"},"uris":["http://www.mendeley.com/documents/?uuid=54eba3d7-5ed4-4e44-a51e-b1150e7c2215"]}],"mendeley":{"formattedCitation":"(Hood &lt;i&gt;et al.&lt;/i&gt;, 2007; Stephenson &lt;i&gt;et al.&lt;/i&gt;, 2019; Dudney &lt;i&gt;et al.&lt;/i&gt;, 2020)","plainTextFormattedCitation":"(Hood et al., 2007; Stephenson et al., 2019; Dudney et al., 2020)","previouslyFormattedCitation":"(Hood &lt;i&gt;et al.&lt;/i&gt;, 2007; Stephenson &lt;i&gt;et al.&lt;/i&gt;, 2019; Dudney &lt;i&gt;et al.&lt;/i&gt;, 2020)"},"properties":{"noteIndex":0},"schema":"https://github.com/citation-style-language/schema/raw/master/csl-citation.json"}</w:instrText>
      </w:r>
      <w:r>
        <w:rPr>
          <w:rStyle w:val="FootnoteReference"/>
        </w:rPr>
        <w:fldChar w:fldCharType="separate"/>
      </w:r>
      <w:r w:rsidRPr="00184E43">
        <w:rPr>
          <w:bCs/>
          <w:noProof/>
        </w:rPr>
        <w:t xml:space="preserve">(Hood </w:t>
      </w:r>
      <w:r w:rsidR="005012C4">
        <w:rPr>
          <w:bCs/>
          <w:i/>
          <w:noProof/>
        </w:rPr>
        <w:t>et al.</w:t>
      </w:r>
      <w:r w:rsidRPr="00184E43">
        <w:rPr>
          <w:bCs/>
          <w:noProof/>
        </w:rPr>
        <w:t xml:space="preserve"> 2007</w:t>
      </w:r>
      <w:r w:rsidR="00123F5B">
        <w:rPr>
          <w:bCs/>
          <w:noProof/>
        </w:rPr>
        <w:t>,</w:t>
      </w:r>
      <w:r w:rsidRPr="00184E43">
        <w:rPr>
          <w:bCs/>
          <w:noProof/>
        </w:rPr>
        <w:t xml:space="preserve"> Stephenson </w:t>
      </w:r>
      <w:r w:rsidR="005012C4">
        <w:rPr>
          <w:bCs/>
          <w:i/>
          <w:noProof/>
        </w:rPr>
        <w:t>et al.</w:t>
      </w:r>
      <w:r w:rsidRPr="00184E43">
        <w:rPr>
          <w:bCs/>
          <w:noProof/>
        </w:rPr>
        <w:t xml:space="preserve"> 2019</w:t>
      </w:r>
      <w:r w:rsidR="00123F5B">
        <w:rPr>
          <w:bCs/>
          <w:noProof/>
        </w:rPr>
        <w:t>,</w:t>
      </w:r>
      <w:r w:rsidRPr="00184E43">
        <w:rPr>
          <w:bCs/>
          <w:noProof/>
        </w:rPr>
        <w:t xml:space="preserve"> Dudney </w:t>
      </w:r>
      <w:r w:rsidR="005012C4">
        <w:rPr>
          <w:bCs/>
          <w:i/>
          <w:noProof/>
        </w:rPr>
        <w:t>et al.</w:t>
      </w:r>
      <w:r w:rsidRPr="00184E43">
        <w:rPr>
          <w:bCs/>
          <w:noProof/>
        </w:rPr>
        <w:t xml:space="preserve"> 2020)</w:t>
      </w:r>
      <w:r>
        <w:rPr>
          <w:rStyle w:val="FootnoteReference"/>
        </w:rPr>
        <w:fldChar w:fldCharType="end"/>
      </w:r>
      <w:r>
        <w:t xml:space="preserve">. </w:t>
      </w:r>
      <m:oMath>
        <m:r>
          <w:rPr>
            <w:rFonts w:ascii="Cambria Math" w:hAnsi="Cambria Math"/>
          </w:rPr>
          <m:t>BA</m:t>
        </m:r>
      </m:oMath>
      <w:r w:rsidRPr="005C6590">
        <w:t xml:space="preserve">, </w:t>
      </w:r>
      <m:oMath>
        <m:r>
          <w:rPr>
            <w:rFonts w:ascii="Cambria Math" w:hAnsi="Cambria Math"/>
          </w:rPr>
          <m:t>DROUGHT</m:t>
        </m:r>
      </m:oMath>
      <w:r w:rsidRPr="005C6590">
        <w:t xml:space="preserve">, and </w:t>
      </w:r>
      <m:oMath>
        <m:r>
          <w:rPr>
            <w:rFonts w:ascii="Cambria Math" w:hAnsi="Cambria Math"/>
          </w:rPr>
          <m:t>DRYNESS</m:t>
        </m:r>
      </m:oMath>
      <w:r w:rsidRPr="005C6590">
        <w:t xml:space="preserve"> were centered and scaled to have 0 mean and unit variance across all plots. </w:t>
      </w:r>
      <w:r>
        <w:t>We used</w:t>
      </w:r>
      <w:r w:rsidRPr="005C6590">
        <w:t xml:space="preserve"> size on the meter scale so that size was on a similar scale as the other explanatory variables, which </w:t>
      </w:r>
      <w:r>
        <w:t>improved the model’s performance during parameter estimation.</w:t>
      </w:r>
      <w:r w:rsidR="00783826">
        <w:t xml:space="preserve"> </w:t>
      </w:r>
    </w:p>
    <w:p w14:paraId="7C1C3416" w14:textId="29670D03" w:rsidR="00783826" w:rsidRPr="0000632B" w:rsidRDefault="00783826" w:rsidP="000566B1">
      <w:pPr>
        <w:ind w:firstLine="720"/>
        <w:rPr>
          <w:rFonts w:cs="Times New Roman"/>
          <w:szCs w:val="23"/>
        </w:rPr>
      </w:pPr>
      <w:r>
        <w:t>We also built IPM</w:t>
      </w:r>
      <w:r w:rsidR="00653427">
        <w:t>’s</w:t>
      </w:r>
      <w:r>
        <w:t xml:space="preserve"> for the USGS data. Our goal was to g</w:t>
      </w:r>
      <w:r>
        <w:rPr>
          <w:rFonts w:cs="Times New Roman"/>
          <w:szCs w:val="23"/>
        </w:rPr>
        <w:t xml:space="preserve">ain detailed insights of the trajectory of sugar pine in Sequoia Kings-Canyon </w:t>
      </w:r>
      <w:commentRangeStart w:id="129"/>
      <w:r>
        <w:rPr>
          <w:rFonts w:cs="Times New Roman"/>
          <w:szCs w:val="23"/>
        </w:rPr>
        <w:t>and Yosemite national parks</w:t>
      </w:r>
      <w:commentRangeEnd w:id="129"/>
      <w:r w:rsidR="00F17D0F">
        <w:rPr>
          <w:rStyle w:val="CommentReference"/>
        </w:rPr>
        <w:commentReference w:id="129"/>
      </w:r>
      <w:r>
        <w:rPr>
          <w:rFonts w:cs="Times New Roman"/>
          <w:szCs w:val="23"/>
        </w:rPr>
        <w:t xml:space="preserve">. We used the same modeling framework applied to the FIA data. However, we lacked detailed information on the major stressors. Thus the IPM models for the USGS data were dependent </w:t>
      </w:r>
      <w:commentRangeStart w:id="130"/>
      <w:commentRangeStart w:id="131"/>
      <w:r>
        <w:rPr>
          <w:rFonts w:cs="Times New Roman"/>
          <w:szCs w:val="23"/>
        </w:rPr>
        <w:t>only on tree size</w:t>
      </w:r>
      <w:commentRangeEnd w:id="130"/>
      <w:r w:rsidR="00F17D0F">
        <w:rPr>
          <w:rStyle w:val="CommentReference"/>
        </w:rPr>
        <w:commentReference w:id="130"/>
      </w:r>
      <w:commentRangeEnd w:id="131"/>
      <w:r w:rsidR="00D50230">
        <w:rPr>
          <w:rStyle w:val="CommentReference"/>
        </w:rPr>
        <w:commentReference w:id="131"/>
      </w:r>
      <w:r>
        <w:rPr>
          <w:rFonts w:cs="Times New Roman"/>
          <w:szCs w:val="23"/>
        </w:rPr>
        <w:t xml:space="preserve">. To compare trajectories, we constructed separate model projections for each plot. </w:t>
      </w:r>
    </w:p>
    <w:p w14:paraId="659D6A02" w14:textId="353085E3" w:rsidR="00CF18A4" w:rsidRDefault="00333BF1" w:rsidP="000566B1">
      <w:pPr>
        <w:pStyle w:val="nrpsHeading1"/>
      </w:pPr>
      <w:r>
        <w:lastRenderedPageBreak/>
        <w:t>Results</w:t>
      </w:r>
    </w:p>
    <w:p w14:paraId="530A65E1" w14:textId="36B0423F" w:rsidR="00AD11F8" w:rsidRDefault="00B83565" w:rsidP="000566B1">
      <w:pPr>
        <w:pStyle w:val="nrpsHeading2"/>
        <w:spacing w:before="0" w:after="200"/>
      </w:pPr>
      <w:r>
        <w:t>Range-wide (</w:t>
      </w:r>
      <w:r w:rsidR="00925EB9">
        <w:t>FIA</w:t>
      </w:r>
      <w:r>
        <w:t xml:space="preserve"> database)</w:t>
      </w:r>
    </w:p>
    <w:p w14:paraId="5533A074" w14:textId="4DF8B433" w:rsidR="003103E1" w:rsidRDefault="003103E1" w:rsidP="000566B1">
      <w:pPr>
        <w:pStyle w:val="nrpsNormal"/>
      </w:pPr>
      <w:r>
        <w:rPr>
          <w:noProof/>
        </w:rPr>
        <mc:AlternateContent>
          <mc:Choice Requires="wpg">
            <w:drawing>
              <wp:anchor distT="0" distB="0" distL="114300" distR="114300" simplePos="0" relativeHeight="252042752" behindDoc="0" locked="0" layoutInCell="1" allowOverlap="1" wp14:anchorId="3BFC9A0D" wp14:editId="6AB604FD">
                <wp:simplePos x="0" y="0"/>
                <wp:positionH relativeFrom="column">
                  <wp:posOffset>30480</wp:posOffset>
                </wp:positionH>
                <wp:positionV relativeFrom="page">
                  <wp:posOffset>4137660</wp:posOffset>
                </wp:positionV>
                <wp:extent cx="5956935" cy="5561965"/>
                <wp:effectExtent l="0" t="0" r="5715" b="635"/>
                <wp:wrapTopAndBottom/>
                <wp:docPr id="928656928" name="Group 3"/>
                <wp:cNvGraphicFramePr/>
                <a:graphic xmlns:a="http://schemas.openxmlformats.org/drawingml/2006/main">
                  <a:graphicData uri="http://schemas.microsoft.com/office/word/2010/wordprocessingGroup">
                    <wpg:wgp>
                      <wpg:cNvGrpSpPr/>
                      <wpg:grpSpPr>
                        <a:xfrm>
                          <a:off x="0" y="0"/>
                          <a:ext cx="5956935" cy="5561965"/>
                          <a:chOff x="0" y="0"/>
                          <a:chExt cx="5956935" cy="5561965"/>
                        </a:xfrm>
                      </wpg:grpSpPr>
                      <pic:pic xmlns:pic="http://schemas.openxmlformats.org/drawingml/2006/picture">
                        <pic:nvPicPr>
                          <pic:cNvPr id="366756386" name="Picture 3"/>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7880" cy="4873625"/>
                          </a:xfrm>
                          <a:prstGeom prst="rect">
                            <a:avLst/>
                          </a:prstGeom>
                          <a:noFill/>
                        </pic:spPr>
                      </pic:pic>
                      <wps:wsp>
                        <wps:cNvPr id="217" name="Text Box 2"/>
                        <wps:cNvSpPr txBox="1">
                          <a:spLocks noChangeArrowheads="1"/>
                        </wps:cNvSpPr>
                        <wps:spPr bwMode="auto">
                          <a:xfrm>
                            <a:off x="0" y="4998720"/>
                            <a:ext cx="5956935" cy="563245"/>
                          </a:xfrm>
                          <a:prstGeom prst="rect">
                            <a:avLst/>
                          </a:prstGeom>
                          <a:solidFill>
                            <a:srgbClr val="FFFFFF"/>
                          </a:solidFill>
                          <a:ln w="9525">
                            <a:noFill/>
                            <a:miter lim="800000"/>
                            <a:headEnd/>
                            <a:tailEnd/>
                          </a:ln>
                        </wps:spPr>
                        <wps:txbx>
                          <w:txbxContent>
                            <w:p w14:paraId="1E637F5A" w14:textId="77777777" w:rsidR="002A1DA7" w:rsidRDefault="002A1DA7" w:rsidP="002A1DA7">
                              <w:r w:rsidRPr="00AE3888">
                                <w:rPr>
                                  <w:rFonts w:ascii="Arial" w:hAnsi="Arial" w:cs="Arial"/>
                                  <w:b/>
                                  <w:bCs/>
                                  <w:sz w:val="20"/>
                                  <w:szCs w:val="20"/>
                                </w:rPr>
                                <w:t>Figure 2</w:t>
                              </w:r>
                              <w:r>
                                <w:rPr>
                                  <w:rFonts w:ascii="Arial" w:hAnsi="Arial" w:cs="Arial"/>
                                  <w:b/>
                                  <w:bCs/>
                                  <w:sz w:val="20"/>
                                  <w:szCs w:val="20"/>
                                </w:rPr>
                                <w:t xml:space="preserve">. </w:t>
                              </w:r>
                              <w:r>
                                <w:rPr>
                                  <w:rFonts w:ascii="Arial" w:hAnsi="Arial" w:cs="Arial"/>
                                  <w:sz w:val="20"/>
                                  <w:szCs w:val="20"/>
                                </w:rPr>
                                <w:t xml:space="preserve">Relative dominance of sugar pine in FIA plots by ecoregion subsection. Relative dominance measured as the proportion of live tree basal area contributed by sugar pine. Results from the 2011-2019 inventory. Only trees with DBH ≥ 12.7 cm included. </w:t>
                              </w:r>
                            </w:p>
                            <w:p w14:paraId="6A1965AE" w14:textId="77777777" w:rsidR="002A1DA7" w:rsidRPr="00AE3888" w:rsidRDefault="002A1DA7" w:rsidP="002A1DA7">
                              <w:pPr>
                                <w:rPr>
                                  <w:rFonts w:ascii="Arial" w:hAnsi="Arial" w:cs="Arial"/>
                                  <w:sz w:val="20"/>
                                  <w:szCs w:val="20"/>
                                </w:rPr>
                              </w:pPr>
                            </w:p>
                            <w:p w14:paraId="6B5EA7B7" w14:textId="77777777" w:rsidR="002A1DA7" w:rsidRDefault="002A1DA7" w:rsidP="002A1DA7"/>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BFC9A0D" id="Group 3" o:spid="_x0000_s1028" style="position:absolute;margin-left:2.4pt;margin-top:325.8pt;width:469.05pt;height:437.95pt;z-index:252042752;mso-position-vertical-relative:page;mso-height-relative:margin" coordsize="59569,55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width:58978;height:48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">
                  <v:imagedata r:id="rId21" o:title=""/>
                </v:shape>
                <v:shape id="_x0000_s1030" type="#_x0000_t202" style="position:absolute;top:49987;width:59569;height:5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1E637F5A" w14:textId="77777777" w:rsidR="002A1DA7" w:rsidRDefault="002A1DA7" w:rsidP="002A1DA7">
                        <w:r w:rsidRPr="00AE3888">
                          <w:rPr>
                            <w:rFonts w:ascii="Arial" w:hAnsi="Arial" w:cs="Arial"/>
                            <w:b/>
                            <w:bCs/>
                            <w:sz w:val="20"/>
                            <w:szCs w:val="20"/>
                          </w:rPr>
                          <w:t>Figure 2</w:t>
                        </w:r>
                        <w:r>
                          <w:rPr>
                            <w:rFonts w:ascii="Arial" w:hAnsi="Arial" w:cs="Arial"/>
                            <w:b/>
                            <w:bCs/>
                            <w:sz w:val="20"/>
                            <w:szCs w:val="20"/>
                          </w:rPr>
                          <w:t xml:space="preserve">. </w:t>
                        </w:r>
                        <w:r>
                          <w:rPr>
                            <w:rFonts w:ascii="Arial" w:hAnsi="Arial" w:cs="Arial"/>
                            <w:sz w:val="20"/>
                            <w:szCs w:val="20"/>
                          </w:rPr>
                          <w:t xml:space="preserve">Relative dominance of sugar pine in FIA plots by ecoregion subsection. Relative dominance measured as the proportion of live tree basal area contributed by sugar pine. Results from the 2011-2019 inventory. Only trees with DBH ≥ 12.7 cm included. </w:t>
                        </w:r>
                      </w:p>
                      <w:p w14:paraId="6A1965AE" w14:textId="77777777" w:rsidR="002A1DA7" w:rsidRPr="00AE3888" w:rsidRDefault="002A1DA7" w:rsidP="002A1DA7">
                        <w:pPr>
                          <w:rPr>
                            <w:rFonts w:ascii="Arial" w:hAnsi="Arial" w:cs="Arial"/>
                            <w:sz w:val="20"/>
                            <w:szCs w:val="20"/>
                          </w:rPr>
                        </w:pPr>
                      </w:p>
                      <w:p w14:paraId="6B5EA7B7" w14:textId="77777777" w:rsidR="002A1DA7" w:rsidRDefault="002A1DA7" w:rsidP="002A1DA7"/>
                    </w:txbxContent>
                  </v:textbox>
                </v:shape>
                <w10:wrap type="topAndBottom" anchory="page"/>
              </v:group>
            </w:pict>
          </mc:Fallback>
        </mc:AlternateContent>
      </w:r>
      <w:r w:rsidR="00925EB9">
        <w:tab/>
        <w:t xml:space="preserve">Across its range, sugar pine tends to be a common but not dominant constituent of </w:t>
      </w:r>
      <w:r w:rsidR="00C16922">
        <w:t>conifer</w:t>
      </w:r>
      <w:r w:rsidR="00925EB9">
        <w:t xml:space="preserve"> forest</w:t>
      </w:r>
      <w:r w:rsidR="00C16922">
        <w:t>s</w:t>
      </w:r>
      <w:r w:rsidR="00925EB9">
        <w:t>. For example</w:t>
      </w:r>
      <w:r w:rsidR="001E37BE">
        <w:t xml:space="preserve"> </w:t>
      </w:r>
      <w:r w:rsidR="00925EB9">
        <w:t>for the four ecological sections that account for 87% of its range (</w:t>
      </w:r>
      <w:r w:rsidR="00A366A2">
        <w:t>Figure</w:t>
      </w:r>
      <w:r w:rsidR="00925EB9">
        <w:t xml:space="preserve"> 2), the relative dominance range</w:t>
      </w:r>
      <w:r w:rsidR="00ED1435">
        <w:t>d</w:t>
      </w:r>
      <w:r w:rsidR="00925EB9">
        <w:t xml:space="preserve"> from 1% of live tree basal area (Cascades) to 2.2% of live tree basal area </w:t>
      </w:r>
      <w:r w:rsidR="00885E55">
        <w:t xml:space="preserve">(Sierra Nevada, </w:t>
      </w:r>
      <w:r w:rsidR="00925EB9">
        <w:t>Table 1).</w:t>
      </w:r>
      <w:r w:rsidR="0015385F">
        <w:t xml:space="preserve"> </w:t>
      </w:r>
      <w:commentRangeStart w:id="132"/>
      <w:commentRangeStart w:id="133"/>
      <w:commentRangeStart w:id="134"/>
      <w:r w:rsidR="00FB0DB7">
        <w:t>During the last decade, sugar pine basal area and density declined (</w:t>
      </w:r>
      <w:r w:rsidR="00A366A2">
        <w:t>Figure</w:t>
      </w:r>
      <w:r w:rsidR="00FB0DB7">
        <w:t xml:space="preserve"> 3) with the reduction in mean density (</w:t>
      </w:r>
      <w:r w:rsidR="00ED1435">
        <w:t xml:space="preserve">Fig 3b; </w:t>
      </w:r>
      <w:r w:rsidR="00FB0DB7">
        <w:t>9.4%)</w:t>
      </w:r>
      <w:r w:rsidR="00534BB1">
        <w:t xml:space="preserve"> </w:t>
      </w:r>
      <w:commentRangeEnd w:id="132"/>
      <w:r w:rsidR="0078403E">
        <w:rPr>
          <w:rStyle w:val="CommentReference"/>
          <w:rFonts w:eastAsiaTheme="minorHAnsi" w:cstheme="minorBidi"/>
        </w:rPr>
        <w:commentReference w:id="132"/>
      </w:r>
      <w:commentRangeEnd w:id="133"/>
      <w:r w:rsidR="002C205C">
        <w:rPr>
          <w:rStyle w:val="CommentReference"/>
          <w:rFonts w:eastAsiaTheme="minorHAnsi" w:cstheme="minorBidi"/>
        </w:rPr>
        <w:commentReference w:id="133"/>
      </w:r>
      <w:commentRangeEnd w:id="134"/>
      <w:r w:rsidR="00D50230">
        <w:rPr>
          <w:rStyle w:val="CommentReference"/>
          <w:rFonts w:eastAsiaTheme="minorHAnsi" w:cstheme="minorBidi"/>
        </w:rPr>
        <w:commentReference w:id="134"/>
      </w:r>
      <w:r w:rsidR="00FB0DB7">
        <w:t>double the reduction in mean basal area (</w:t>
      </w:r>
      <w:r w:rsidR="00ED1435">
        <w:t xml:space="preserve">Fig 3a; </w:t>
      </w:r>
      <w:r w:rsidR="00FB0DB7">
        <w:t xml:space="preserve">4.7%). </w:t>
      </w:r>
      <w:commentRangeStart w:id="135"/>
      <w:r w:rsidR="00FB0DB7">
        <w:t xml:space="preserve">However, </w:t>
      </w:r>
      <w:r w:rsidR="00ED1435">
        <w:t>these mean decadal declines were less than the variation in the means. For basal area, the coefficient of variation (standard error/mean) was ± 7%; for density, it was ± 21%.</w:t>
      </w:r>
      <w:commentRangeEnd w:id="135"/>
      <w:r w:rsidR="0078403E">
        <w:rPr>
          <w:rStyle w:val="CommentReference"/>
          <w:rFonts w:eastAsiaTheme="minorHAnsi" w:cstheme="minorBidi"/>
        </w:rPr>
        <w:commentReference w:id="135"/>
      </w:r>
      <w:r w:rsidR="00ED1435">
        <w:t xml:space="preserve"> The size structure of the sugar pine population followed a bimodal size distribution (</w:t>
      </w:r>
      <w:r w:rsidR="00A366A2">
        <w:t>Figure</w:t>
      </w:r>
      <w:r w:rsidR="00ED1435">
        <w:t xml:space="preserve"> 4). </w:t>
      </w:r>
      <w:r w:rsidR="00B83565">
        <w:t xml:space="preserve">There were relatively few small individuals (DBH ≤ 63.5 cm) but proportionately more large individuals (DBH &gt; 63.5 cm). </w:t>
      </w:r>
      <w:commentRangeStart w:id="136"/>
      <w:r w:rsidR="00B30D8E">
        <w:t>All</w:t>
      </w:r>
      <w:r w:rsidR="00B83565">
        <w:t xml:space="preserve"> the other tree species that commonly occur with sugar pine showed the more typical “reverse-J” shaped size distributions </w:t>
      </w:r>
      <w:r w:rsidR="00B30D8E">
        <w:t xml:space="preserve">with smaller trees far more abundant than larger trees </w:t>
      </w:r>
      <w:r w:rsidR="00B83565">
        <w:t>(</w:t>
      </w:r>
      <w:r w:rsidR="00A366A2">
        <w:t>Figure</w:t>
      </w:r>
      <w:r w:rsidR="00B83565">
        <w:t xml:space="preserve"> </w:t>
      </w:r>
      <w:commentRangeStart w:id="137"/>
      <w:commentRangeStart w:id="138"/>
      <w:r w:rsidR="00B83565">
        <w:t>4</w:t>
      </w:r>
      <w:commentRangeEnd w:id="137"/>
      <w:r w:rsidR="001E51D0">
        <w:rPr>
          <w:rStyle w:val="CommentReference"/>
          <w:rFonts w:eastAsiaTheme="minorHAnsi" w:cstheme="minorBidi"/>
        </w:rPr>
        <w:commentReference w:id="137"/>
      </w:r>
      <w:commentRangeEnd w:id="138"/>
      <w:r w:rsidR="00F96C04">
        <w:rPr>
          <w:rStyle w:val="CommentReference"/>
          <w:rFonts w:eastAsiaTheme="minorHAnsi" w:cstheme="minorBidi"/>
        </w:rPr>
        <w:commentReference w:id="138"/>
      </w:r>
      <w:r w:rsidR="00B83565">
        <w:t xml:space="preserve">). </w:t>
      </w:r>
      <w:commentRangeEnd w:id="136"/>
      <w:r w:rsidR="0078403E">
        <w:rPr>
          <w:rStyle w:val="CommentReference"/>
          <w:rFonts w:eastAsiaTheme="minorHAnsi" w:cstheme="minorBidi"/>
        </w:rPr>
        <w:commentReference w:id="136"/>
      </w:r>
    </w:p>
    <w:p w14:paraId="5C120551" w14:textId="57C6DBAE" w:rsidR="00B30D8E" w:rsidRDefault="002A1DA7" w:rsidP="000566B1">
      <w:pPr>
        <w:pStyle w:val="nrpsNormal"/>
      </w:pPr>
      <w:r>
        <w:rPr>
          <w:noProof/>
        </w:rPr>
        <w:lastRenderedPageBreak/>
        <mc:AlternateContent>
          <mc:Choice Requires="wpg">
            <w:drawing>
              <wp:anchor distT="0" distB="0" distL="114300" distR="114300" simplePos="0" relativeHeight="252044800" behindDoc="0" locked="0" layoutInCell="1" allowOverlap="1" wp14:anchorId="185DED39" wp14:editId="6D3FFC3F">
                <wp:simplePos x="0" y="0"/>
                <wp:positionH relativeFrom="column">
                  <wp:posOffset>0</wp:posOffset>
                </wp:positionH>
                <wp:positionV relativeFrom="page">
                  <wp:posOffset>914400</wp:posOffset>
                </wp:positionV>
                <wp:extent cx="5943600" cy="4691380"/>
                <wp:effectExtent l="0" t="0" r="0" b="0"/>
                <wp:wrapTopAndBottom/>
                <wp:docPr id="568075349" name="Group 4"/>
                <wp:cNvGraphicFramePr/>
                <a:graphic xmlns:a="http://schemas.openxmlformats.org/drawingml/2006/main">
                  <a:graphicData uri="http://schemas.microsoft.com/office/word/2010/wordprocessingGroup">
                    <wpg:wgp>
                      <wpg:cNvGrpSpPr/>
                      <wpg:grpSpPr>
                        <a:xfrm>
                          <a:off x="0" y="0"/>
                          <a:ext cx="5943600" cy="4691380"/>
                          <a:chOff x="0" y="0"/>
                          <a:chExt cx="5943600" cy="4692637"/>
                        </a:xfrm>
                      </wpg:grpSpPr>
                      <wps:wsp>
                        <wps:cNvPr id="1462766300" name="Text Box 2"/>
                        <wps:cNvSpPr txBox="1">
                          <a:spLocks noChangeArrowheads="1"/>
                        </wps:cNvSpPr>
                        <wps:spPr bwMode="auto">
                          <a:xfrm>
                            <a:off x="273686" y="3792843"/>
                            <a:ext cx="5669914" cy="899794"/>
                          </a:xfrm>
                          <a:prstGeom prst="rect">
                            <a:avLst/>
                          </a:prstGeom>
                          <a:solidFill>
                            <a:srgbClr val="FFFFFF"/>
                          </a:solidFill>
                          <a:ln w="9525">
                            <a:noFill/>
                            <a:miter lim="800000"/>
                            <a:headEnd/>
                            <a:tailEnd/>
                          </a:ln>
                        </wps:spPr>
                        <wps:txbx>
                          <w:txbxContent>
                            <w:p w14:paraId="5D2FEB13" w14:textId="5DBC27FD" w:rsidR="002A1DA7" w:rsidRDefault="002A1DA7" w:rsidP="002A1DA7">
                              <w:r w:rsidRPr="008573BD">
                                <w:rPr>
                                  <w:rFonts w:ascii="Arial" w:hAnsi="Arial" w:cs="Arial"/>
                                  <w:b/>
                                  <w:bCs/>
                                  <w:color w:val="auto"/>
                                  <w:sz w:val="20"/>
                                  <w:szCs w:val="20"/>
                                </w:rPr>
                                <w:t>Figure 3.</w:t>
                              </w:r>
                              <w:r w:rsidRPr="008573BD">
                                <w:rPr>
                                  <w:rFonts w:ascii="Arial" w:hAnsi="Arial" w:cs="Arial"/>
                                  <w:color w:val="auto"/>
                                  <w:sz w:val="20"/>
                                  <w:szCs w:val="20"/>
                                </w:rPr>
                                <w:t xml:space="preserve"> Changes in plot-level basal area and stems per hectare for 1,221 FIA plots where sugar pine was present at initial measurement (2001-2009) or remeasurement (2010-2019). Points are means and error bars are </w:t>
                              </w:r>
                              <w:r>
                                <w:rPr>
                                  <w:rFonts w:ascii="Arial" w:hAnsi="Arial" w:cs="Arial"/>
                                  <w:color w:val="auto"/>
                                  <w:sz w:val="20"/>
                                  <w:szCs w:val="20"/>
                                </w:rPr>
                                <w:t xml:space="preserve">± </w:t>
                              </w:r>
                              <w:r w:rsidRPr="008573BD">
                                <w:rPr>
                                  <w:rFonts w:ascii="Arial" w:hAnsi="Arial" w:cs="Arial"/>
                                  <w:color w:val="auto"/>
                                  <w:sz w:val="20"/>
                                  <w:szCs w:val="20"/>
                                </w:rPr>
                                <w:t xml:space="preserve">one standard error across plots. Totals include only stems </w:t>
                              </w:r>
                              <w:r>
                                <w:rPr>
                                  <w:rFonts w:ascii="Arial" w:hAnsi="Arial" w:cs="Arial"/>
                                  <w:color w:val="auto"/>
                                  <w:sz w:val="20"/>
                                  <w:szCs w:val="20"/>
                                </w:rPr>
                                <w:t xml:space="preserve">≥ </w:t>
                              </w:r>
                              <w:r w:rsidRPr="008573BD">
                                <w:rPr>
                                  <w:rFonts w:ascii="Arial" w:hAnsi="Arial" w:cs="Arial"/>
                                  <w:color w:val="auto"/>
                                  <w:sz w:val="20"/>
                                  <w:szCs w:val="20"/>
                                </w:rPr>
                                <w:t>2.54 cm DBH</w:t>
                              </w:r>
                              <w:r>
                                <w:rPr>
                                  <w:rFonts w:ascii="Arial" w:hAnsi="Arial" w:cs="Arial"/>
                                  <w:sz w:val="20"/>
                                  <w:szCs w:val="20"/>
                                </w:rPr>
                                <w:t xml:space="preserve">. Panel a: changes in basal area. Panel b: changes in density. </w:t>
                              </w:r>
                            </w:p>
                          </w:txbxContent>
                        </wps:txbx>
                        <wps:bodyPr rot="0" vert="horz" wrap="square" lIns="91440" tIns="45720" rIns="91440" bIns="45720" anchor="t" anchorCtr="0">
                          <a:spAutoFit/>
                        </wps:bodyPr>
                      </wps:wsp>
                      <pic:pic xmlns:pic="http://schemas.openxmlformats.org/drawingml/2006/picture">
                        <pic:nvPicPr>
                          <pic:cNvPr id="1541949123" name="Picture 2" descr="A screenshot of a graph&#10;&#10;Description automatically generated"/>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90290"/>
                          </a:xfrm>
                          <a:prstGeom prst="rect">
                            <a:avLst/>
                          </a:prstGeom>
                          <a:noFill/>
                        </pic:spPr>
                      </pic:pic>
                    </wpg:wgp>
                  </a:graphicData>
                </a:graphic>
                <wp14:sizeRelV relativeFrom="margin">
                  <wp14:pctHeight>0</wp14:pctHeight>
                </wp14:sizeRelV>
              </wp:anchor>
            </w:drawing>
          </mc:Choice>
          <mc:Fallback>
            <w:pict>
              <v:group w14:anchorId="185DED39" id="Group 4" o:spid="_x0000_s1031" style="position:absolute;margin-left:0;margin-top:1in;width:468pt;height:369.4pt;z-index:252044800;mso-position-vertical-relative:page;mso-height-relative:margin" coordsize="59436,46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">
                <v:shape id="_x0000_s1032" type="#_x0000_t202" style="position:absolute;left:2736;top:37928;width:56700;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" stroked="f">
                  <v:textbox style="mso-fit-shape-to-text:t">
                    <w:txbxContent>
                      <w:p w14:paraId="5D2FEB13" w14:textId="5DBC27FD" w:rsidR="002A1DA7" w:rsidRDefault="002A1DA7" w:rsidP="002A1DA7">
                        <w:r w:rsidRPr="008573BD">
                          <w:rPr>
                            <w:rFonts w:ascii="Arial" w:hAnsi="Arial" w:cs="Arial"/>
                            <w:b/>
                            <w:bCs/>
                            <w:color w:val="auto"/>
                            <w:sz w:val="20"/>
                            <w:szCs w:val="20"/>
                          </w:rPr>
                          <w:t>Figure 3.</w:t>
                        </w:r>
                        <w:r w:rsidRPr="008573BD">
                          <w:rPr>
                            <w:rFonts w:ascii="Arial" w:hAnsi="Arial" w:cs="Arial"/>
                            <w:color w:val="auto"/>
                            <w:sz w:val="20"/>
                            <w:szCs w:val="20"/>
                          </w:rPr>
                          <w:t xml:space="preserve"> Changes in plot-level basal area and stems per hectare for 1,221 FIA plots where sugar pine was present at initial measurement (2001-2009) or remeasurement (2010-2019). Points are means and error bars are </w:t>
                        </w:r>
                        <w:r>
                          <w:rPr>
                            <w:rFonts w:ascii="Arial" w:hAnsi="Arial" w:cs="Arial"/>
                            <w:color w:val="auto"/>
                            <w:sz w:val="20"/>
                            <w:szCs w:val="20"/>
                          </w:rPr>
                          <w:t xml:space="preserve">± </w:t>
                        </w:r>
                        <w:r w:rsidRPr="008573BD">
                          <w:rPr>
                            <w:rFonts w:ascii="Arial" w:hAnsi="Arial" w:cs="Arial"/>
                            <w:color w:val="auto"/>
                            <w:sz w:val="20"/>
                            <w:szCs w:val="20"/>
                          </w:rPr>
                          <w:t xml:space="preserve">one standard error across plots. Totals include only stems </w:t>
                        </w:r>
                        <w:r>
                          <w:rPr>
                            <w:rFonts w:ascii="Arial" w:hAnsi="Arial" w:cs="Arial"/>
                            <w:color w:val="auto"/>
                            <w:sz w:val="20"/>
                            <w:szCs w:val="20"/>
                          </w:rPr>
                          <w:t xml:space="preserve">≥ </w:t>
                        </w:r>
                        <w:r w:rsidRPr="008573BD">
                          <w:rPr>
                            <w:rFonts w:ascii="Arial" w:hAnsi="Arial" w:cs="Arial"/>
                            <w:color w:val="auto"/>
                            <w:sz w:val="20"/>
                            <w:szCs w:val="20"/>
                          </w:rPr>
                          <w:t>2.54 cm DBH</w:t>
                        </w:r>
                        <w:r>
                          <w:rPr>
                            <w:rFonts w:ascii="Arial" w:hAnsi="Arial" w:cs="Arial"/>
                            <w:sz w:val="20"/>
                            <w:szCs w:val="20"/>
                          </w:rPr>
                          <w:t xml:space="preserve">. Panel a: changes in basal area. Panel b: changes in density. </w:t>
                        </w:r>
                      </w:p>
                    </w:txbxContent>
                  </v:textbox>
                </v:shape>
                <v:shape id="Picture 2" o:spid="_x0000_s1033" type="#_x0000_t75" alt="A screenshot of a graph&#10;&#10;Description automatically generated" style="position:absolute;width:59436;height:3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">
                  <v:imagedata r:id="rId23" o:title="A screenshot of a graph&#10;&#10;Description automatically generated"/>
                </v:shape>
                <w10:wrap type="topAndBottom" anchory="page"/>
              </v:group>
            </w:pict>
          </mc:Fallback>
        </mc:AlternateContent>
      </w:r>
    </w:p>
    <w:tbl>
      <w:tblPr>
        <w:tblStyle w:val="TableGrid"/>
        <w:tblW w:w="0" w:type="auto"/>
        <w:tblLook w:val="04A0" w:firstRow="1" w:lastRow="0" w:firstColumn="1" w:lastColumn="0" w:noHBand="0" w:noVBand="1"/>
      </w:tblPr>
      <w:tblGrid>
        <w:gridCol w:w="1794"/>
        <w:gridCol w:w="1250"/>
        <w:gridCol w:w="1205"/>
        <w:gridCol w:w="966"/>
        <w:gridCol w:w="1620"/>
        <w:gridCol w:w="2515"/>
      </w:tblGrid>
      <w:tr w:rsidR="002A1DA7" w:rsidRPr="00D13068" w14:paraId="4251CCF0" w14:textId="77777777" w:rsidTr="000F0031">
        <w:trPr>
          <w:trHeight w:val="288"/>
        </w:trPr>
        <w:tc>
          <w:tcPr>
            <w:tcW w:w="9350" w:type="dxa"/>
            <w:gridSpan w:val="6"/>
            <w:tcBorders>
              <w:top w:val="nil"/>
              <w:left w:val="nil"/>
              <w:right w:val="nil"/>
            </w:tcBorders>
            <w:noWrap/>
            <w:hideMark/>
          </w:tcPr>
          <w:p w14:paraId="20E668DE" w14:textId="77777777" w:rsidR="002A1DA7" w:rsidRPr="00FF4F88" w:rsidRDefault="002A1DA7" w:rsidP="000F0031">
            <w:pPr>
              <w:rPr>
                <w:rFonts w:ascii="Arial" w:hAnsi="Arial" w:cs="Arial"/>
                <w:sz w:val="20"/>
                <w:szCs w:val="20"/>
              </w:rPr>
            </w:pPr>
            <w:r w:rsidRPr="00415C05">
              <w:rPr>
                <w:rFonts w:ascii="Arial" w:hAnsi="Arial" w:cs="Arial"/>
                <w:b/>
                <w:bCs/>
                <w:sz w:val="20"/>
                <w:szCs w:val="20"/>
              </w:rPr>
              <w:t>Table 1.</w:t>
            </w:r>
            <w:r>
              <w:rPr>
                <w:rFonts w:ascii="Arial" w:hAnsi="Arial" w:cs="Arial"/>
                <w:b/>
                <w:bCs/>
                <w:sz w:val="20"/>
                <w:szCs w:val="20"/>
              </w:rPr>
              <w:t xml:space="preserve"> </w:t>
            </w:r>
            <w:r>
              <w:rPr>
                <w:rFonts w:ascii="Arial" w:hAnsi="Arial" w:cs="Arial"/>
                <w:sz w:val="20"/>
                <w:szCs w:val="20"/>
              </w:rPr>
              <w:t xml:space="preserve">Forest composition and structure for ecoregion sections in the range of sugar pine. Results from the 2011-2019 FIA inventory. Only trees with DBH ≥ 12.7 cm included. Dominance was defined as relative basal area. </w:t>
            </w:r>
          </w:p>
        </w:tc>
      </w:tr>
      <w:tr w:rsidR="002A1DA7" w:rsidRPr="00D13068" w14:paraId="586751E1" w14:textId="77777777" w:rsidTr="000F0031">
        <w:trPr>
          <w:trHeight w:val="288"/>
        </w:trPr>
        <w:tc>
          <w:tcPr>
            <w:tcW w:w="1794" w:type="dxa"/>
            <w:vMerge w:val="restart"/>
            <w:noWrap/>
            <w:vAlign w:val="center"/>
            <w:hideMark/>
          </w:tcPr>
          <w:p w14:paraId="572FE72E" w14:textId="77777777" w:rsidR="002A1DA7" w:rsidRPr="006C1779" w:rsidRDefault="002A1DA7" w:rsidP="000F0031">
            <w:pPr>
              <w:rPr>
                <w:rFonts w:ascii="Arial" w:hAnsi="Arial" w:cs="Arial"/>
                <w:sz w:val="18"/>
                <w:szCs w:val="18"/>
              </w:rPr>
            </w:pPr>
            <w:r w:rsidRPr="006C1779">
              <w:rPr>
                <w:rFonts w:ascii="Arial" w:hAnsi="Arial" w:cs="Arial"/>
                <w:sz w:val="18"/>
                <w:szCs w:val="18"/>
              </w:rPr>
              <w:t>Section</w:t>
            </w:r>
          </w:p>
        </w:tc>
        <w:tc>
          <w:tcPr>
            <w:tcW w:w="1250" w:type="dxa"/>
            <w:noWrap/>
            <w:vAlign w:val="center"/>
          </w:tcPr>
          <w:p w14:paraId="63C4C14D" w14:textId="77777777" w:rsidR="002A1DA7" w:rsidRPr="006C1779" w:rsidRDefault="002A1DA7" w:rsidP="000F0031">
            <w:pPr>
              <w:jc w:val="center"/>
              <w:rPr>
                <w:rFonts w:ascii="Arial" w:hAnsi="Arial" w:cs="Arial"/>
                <w:sz w:val="18"/>
                <w:szCs w:val="18"/>
              </w:rPr>
            </w:pPr>
            <w:r>
              <w:rPr>
                <w:rFonts w:ascii="Arial" w:hAnsi="Arial" w:cs="Arial"/>
                <w:sz w:val="18"/>
                <w:szCs w:val="18"/>
              </w:rPr>
              <w:t>Extent</w:t>
            </w:r>
          </w:p>
        </w:tc>
        <w:tc>
          <w:tcPr>
            <w:tcW w:w="1205" w:type="dxa"/>
            <w:noWrap/>
            <w:vAlign w:val="center"/>
            <w:hideMark/>
          </w:tcPr>
          <w:p w14:paraId="0E388EE7"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Density</w:t>
            </w:r>
          </w:p>
        </w:tc>
        <w:tc>
          <w:tcPr>
            <w:tcW w:w="966" w:type="dxa"/>
            <w:noWrap/>
            <w:vAlign w:val="center"/>
            <w:hideMark/>
          </w:tcPr>
          <w:p w14:paraId="2ACEE4EC"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Basal area</w:t>
            </w:r>
          </w:p>
        </w:tc>
        <w:tc>
          <w:tcPr>
            <w:tcW w:w="1620" w:type="dxa"/>
            <w:noWrap/>
            <w:vAlign w:val="center"/>
            <w:hideMark/>
          </w:tcPr>
          <w:p w14:paraId="5E3103A1"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Sugar pine</w:t>
            </w:r>
          </w:p>
        </w:tc>
        <w:tc>
          <w:tcPr>
            <w:tcW w:w="2515" w:type="dxa"/>
            <w:vMerge w:val="restart"/>
            <w:noWrap/>
            <w:vAlign w:val="center"/>
            <w:hideMark/>
          </w:tcPr>
          <w:p w14:paraId="196525C9" w14:textId="77777777" w:rsidR="002A1DA7" w:rsidRPr="006C1779" w:rsidRDefault="002A1DA7" w:rsidP="000F0031">
            <w:pPr>
              <w:rPr>
                <w:rFonts w:ascii="Arial" w:hAnsi="Arial" w:cs="Arial"/>
                <w:sz w:val="18"/>
                <w:szCs w:val="18"/>
              </w:rPr>
            </w:pPr>
            <w:r w:rsidRPr="006C1779">
              <w:rPr>
                <w:rFonts w:ascii="Arial" w:hAnsi="Arial" w:cs="Arial"/>
                <w:sz w:val="18"/>
                <w:szCs w:val="18"/>
              </w:rPr>
              <w:t>Dominant Species</w:t>
            </w:r>
          </w:p>
        </w:tc>
      </w:tr>
      <w:tr w:rsidR="002A1DA7" w:rsidRPr="00D13068" w14:paraId="5A7E9922" w14:textId="77777777" w:rsidTr="000F0031">
        <w:trPr>
          <w:trHeight w:val="288"/>
        </w:trPr>
        <w:tc>
          <w:tcPr>
            <w:tcW w:w="1794" w:type="dxa"/>
            <w:vMerge/>
            <w:noWrap/>
            <w:vAlign w:val="center"/>
            <w:hideMark/>
          </w:tcPr>
          <w:p w14:paraId="0EBD17FB" w14:textId="77777777" w:rsidR="002A1DA7" w:rsidRPr="006C1779" w:rsidRDefault="002A1DA7" w:rsidP="000F0031">
            <w:pPr>
              <w:rPr>
                <w:rFonts w:ascii="Arial" w:hAnsi="Arial" w:cs="Arial"/>
                <w:sz w:val="18"/>
                <w:szCs w:val="18"/>
              </w:rPr>
            </w:pPr>
          </w:p>
        </w:tc>
        <w:tc>
          <w:tcPr>
            <w:tcW w:w="1250" w:type="dxa"/>
            <w:noWrap/>
            <w:vAlign w:val="center"/>
            <w:hideMark/>
          </w:tcPr>
          <w:p w14:paraId="074DB99A"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 of area)</w:t>
            </w:r>
          </w:p>
        </w:tc>
        <w:tc>
          <w:tcPr>
            <w:tcW w:w="1205" w:type="dxa"/>
            <w:noWrap/>
            <w:vAlign w:val="center"/>
            <w:hideMark/>
          </w:tcPr>
          <w:p w14:paraId="4BD5EC03"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(trees/ha)</w:t>
            </w:r>
          </w:p>
        </w:tc>
        <w:tc>
          <w:tcPr>
            <w:tcW w:w="966" w:type="dxa"/>
            <w:noWrap/>
            <w:vAlign w:val="center"/>
            <w:hideMark/>
          </w:tcPr>
          <w:p w14:paraId="68CC093A"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(m</w:t>
            </w:r>
            <w:r w:rsidRPr="006C1779">
              <w:rPr>
                <w:rFonts w:ascii="Arial" w:hAnsi="Arial" w:cs="Arial"/>
                <w:sz w:val="18"/>
                <w:szCs w:val="18"/>
                <w:vertAlign w:val="superscript"/>
              </w:rPr>
              <w:t>2</w:t>
            </w:r>
            <w:r w:rsidRPr="006C1779">
              <w:rPr>
                <w:rFonts w:ascii="Arial" w:hAnsi="Arial" w:cs="Arial"/>
                <w:sz w:val="18"/>
                <w:szCs w:val="18"/>
              </w:rPr>
              <w:t>/ha)</w:t>
            </w:r>
          </w:p>
        </w:tc>
        <w:tc>
          <w:tcPr>
            <w:tcW w:w="1620" w:type="dxa"/>
            <w:noWrap/>
            <w:vAlign w:val="center"/>
            <w:hideMark/>
          </w:tcPr>
          <w:p w14:paraId="768AE39D"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 dominance)</w:t>
            </w:r>
          </w:p>
        </w:tc>
        <w:tc>
          <w:tcPr>
            <w:tcW w:w="2515" w:type="dxa"/>
            <w:vMerge/>
            <w:vAlign w:val="center"/>
            <w:hideMark/>
          </w:tcPr>
          <w:p w14:paraId="494AED4E" w14:textId="77777777" w:rsidR="002A1DA7" w:rsidRPr="006C1779" w:rsidRDefault="002A1DA7" w:rsidP="000F0031">
            <w:pPr>
              <w:rPr>
                <w:rFonts w:ascii="Arial" w:hAnsi="Arial" w:cs="Arial"/>
                <w:sz w:val="18"/>
                <w:szCs w:val="18"/>
              </w:rPr>
            </w:pPr>
          </w:p>
        </w:tc>
      </w:tr>
      <w:tr w:rsidR="002A1DA7" w:rsidRPr="00D13068" w14:paraId="5BF9EF66" w14:textId="77777777" w:rsidTr="000F0031">
        <w:trPr>
          <w:trHeight w:val="288"/>
        </w:trPr>
        <w:tc>
          <w:tcPr>
            <w:tcW w:w="1794" w:type="dxa"/>
            <w:noWrap/>
            <w:vAlign w:val="center"/>
            <w:hideMark/>
          </w:tcPr>
          <w:p w14:paraId="45C59859" w14:textId="12390004" w:rsidR="002A1DA7" w:rsidRPr="006C1779" w:rsidRDefault="00C03E1D" w:rsidP="000F0031">
            <w:pPr>
              <w:rPr>
                <w:rFonts w:ascii="Arial" w:hAnsi="Arial" w:cs="Arial"/>
                <w:sz w:val="18"/>
                <w:szCs w:val="18"/>
              </w:rPr>
            </w:pPr>
            <w:r w:rsidRPr="006C1779">
              <w:rPr>
                <w:rFonts w:ascii="Arial" w:hAnsi="Arial" w:cs="Arial"/>
                <w:sz w:val="18"/>
                <w:szCs w:val="18"/>
              </w:rPr>
              <w:t>Klamath</w:t>
            </w:r>
          </w:p>
        </w:tc>
        <w:tc>
          <w:tcPr>
            <w:tcW w:w="1250" w:type="dxa"/>
            <w:noWrap/>
            <w:vAlign w:val="center"/>
            <w:hideMark/>
          </w:tcPr>
          <w:p w14:paraId="487276DB"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35</w:t>
            </w:r>
          </w:p>
        </w:tc>
        <w:tc>
          <w:tcPr>
            <w:tcW w:w="1205" w:type="dxa"/>
            <w:noWrap/>
            <w:vAlign w:val="center"/>
            <w:hideMark/>
          </w:tcPr>
          <w:p w14:paraId="6A46984E"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469</w:t>
            </w:r>
          </w:p>
        </w:tc>
        <w:tc>
          <w:tcPr>
            <w:tcW w:w="966" w:type="dxa"/>
            <w:noWrap/>
            <w:vAlign w:val="center"/>
            <w:hideMark/>
          </w:tcPr>
          <w:p w14:paraId="314DE5FE"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33.6</w:t>
            </w:r>
          </w:p>
        </w:tc>
        <w:tc>
          <w:tcPr>
            <w:tcW w:w="1620" w:type="dxa"/>
            <w:noWrap/>
            <w:vAlign w:val="center"/>
            <w:hideMark/>
          </w:tcPr>
          <w:p w14:paraId="147D0C34"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1.3</w:t>
            </w:r>
          </w:p>
        </w:tc>
        <w:tc>
          <w:tcPr>
            <w:tcW w:w="2515" w:type="dxa"/>
            <w:noWrap/>
            <w:vAlign w:val="center"/>
            <w:hideMark/>
          </w:tcPr>
          <w:p w14:paraId="1C49F2F2" w14:textId="77777777" w:rsidR="002A1DA7" w:rsidRPr="006C1779" w:rsidRDefault="002A1DA7" w:rsidP="000F0031">
            <w:pPr>
              <w:rPr>
                <w:rFonts w:ascii="Arial" w:hAnsi="Arial" w:cs="Arial"/>
                <w:sz w:val="18"/>
                <w:szCs w:val="18"/>
              </w:rPr>
            </w:pPr>
            <w:r w:rsidRPr="006C1779">
              <w:rPr>
                <w:rFonts w:ascii="Arial" w:hAnsi="Arial" w:cs="Arial"/>
                <w:sz w:val="18"/>
                <w:szCs w:val="18"/>
              </w:rPr>
              <w:t>Douglas-fir (48%), white fir (8%)</w:t>
            </w:r>
          </w:p>
        </w:tc>
      </w:tr>
      <w:tr w:rsidR="002A1DA7" w:rsidRPr="00D13068" w14:paraId="0C70D73C" w14:textId="77777777" w:rsidTr="000F0031">
        <w:trPr>
          <w:trHeight w:val="288"/>
        </w:trPr>
        <w:tc>
          <w:tcPr>
            <w:tcW w:w="1794" w:type="dxa"/>
            <w:noWrap/>
            <w:vAlign w:val="center"/>
            <w:hideMark/>
          </w:tcPr>
          <w:p w14:paraId="1E6212D2" w14:textId="77777777" w:rsidR="002A1DA7" w:rsidRPr="006C1779" w:rsidRDefault="002A1DA7" w:rsidP="000F0031">
            <w:pPr>
              <w:rPr>
                <w:rFonts w:ascii="Arial" w:hAnsi="Arial" w:cs="Arial"/>
                <w:sz w:val="18"/>
                <w:szCs w:val="18"/>
              </w:rPr>
            </w:pPr>
            <w:r w:rsidRPr="006C1779">
              <w:rPr>
                <w:rFonts w:ascii="Arial" w:hAnsi="Arial" w:cs="Arial"/>
                <w:sz w:val="18"/>
                <w:szCs w:val="18"/>
              </w:rPr>
              <w:t>Sierra Nevada</w:t>
            </w:r>
          </w:p>
        </w:tc>
        <w:tc>
          <w:tcPr>
            <w:tcW w:w="1250" w:type="dxa"/>
            <w:noWrap/>
            <w:vAlign w:val="center"/>
            <w:hideMark/>
          </w:tcPr>
          <w:p w14:paraId="3378B1F2"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31</w:t>
            </w:r>
          </w:p>
        </w:tc>
        <w:tc>
          <w:tcPr>
            <w:tcW w:w="1205" w:type="dxa"/>
            <w:noWrap/>
            <w:vAlign w:val="center"/>
            <w:hideMark/>
          </w:tcPr>
          <w:p w14:paraId="384F5879"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396</w:t>
            </w:r>
          </w:p>
        </w:tc>
        <w:tc>
          <w:tcPr>
            <w:tcW w:w="966" w:type="dxa"/>
            <w:noWrap/>
            <w:vAlign w:val="center"/>
            <w:hideMark/>
          </w:tcPr>
          <w:p w14:paraId="5701DF57"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35.1</w:t>
            </w:r>
          </w:p>
        </w:tc>
        <w:tc>
          <w:tcPr>
            <w:tcW w:w="1620" w:type="dxa"/>
            <w:noWrap/>
            <w:vAlign w:val="center"/>
            <w:hideMark/>
          </w:tcPr>
          <w:p w14:paraId="7DE1EE15"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2.2</w:t>
            </w:r>
          </w:p>
        </w:tc>
        <w:tc>
          <w:tcPr>
            <w:tcW w:w="2515" w:type="dxa"/>
            <w:noWrap/>
            <w:vAlign w:val="center"/>
            <w:hideMark/>
          </w:tcPr>
          <w:p w14:paraId="5F77A7E5" w14:textId="77777777" w:rsidR="002A1DA7" w:rsidRPr="006C1779" w:rsidRDefault="002A1DA7" w:rsidP="000F0031">
            <w:pPr>
              <w:rPr>
                <w:rFonts w:ascii="Arial" w:hAnsi="Arial" w:cs="Arial"/>
                <w:sz w:val="18"/>
                <w:szCs w:val="18"/>
              </w:rPr>
            </w:pPr>
            <w:r w:rsidRPr="006C1779">
              <w:rPr>
                <w:rFonts w:ascii="Arial" w:hAnsi="Arial" w:cs="Arial"/>
                <w:sz w:val="18"/>
                <w:szCs w:val="18"/>
              </w:rPr>
              <w:t>white fir (26%), incense-cedar (15%), ponderosa pine (11%),</w:t>
            </w:r>
          </w:p>
        </w:tc>
      </w:tr>
      <w:tr w:rsidR="002A1DA7" w:rsidRPr="00D13068" w14:paraId="2E3902D5" w14:textId="77777777" w:rsidTr="000F0031">
        <w:trPr>
          <w:trHeight w:val="288"/>
        </w:trPr>
        <w:tc>
          <w:tcPr>
            <w:tcW w:w="1794" w:type="dxa"/>
            <w:noWrap/>
            <w:vAlign w:val="center"/>
            <w:hideMark/>
          </w:tcPr>
          <w:p w14:paraId="5FFDC082" w14:textId="77777777" w:rsidR="002A1DA7" w:rsidRPr="006C1779" w:rsidRDefault="002A1DA7" w:rsidP="000F0031">
            <w:pPr>
              <w:rPr>
                <w:rFonts w:ascii="Arial" w:hAnsi="Arial" w:cs="Arial"/>
                <w:sz w:val="18"/>
                <w:szCs w:val="18"/>
              </w:rPr>
            </w:pPr>
            <w:r w:rsidRPr="006C1779">
              <w:rPr>
                <w:rFonts w:ascii="Arial" w:hAnsi="Arial" w:cs="Arial"/>
                <w:sz w:val="18"/>
                <w:szCs w:val="18"/>
              </w:rPr>
              <w:t>Southern and Western Cascades</w:t>
            </w:r>
          </w:p>
        </w:tc>
        <w:tc>
          <w:tcPr>
            <w:tcW w:w="1250" w:type="dxa"/>
            <w:noWrap/>
            <w:vAlign w:val="center"/>
            <w:hideMark/>
          </w:tcPr>
          <w:p w14:paraId="24CF1F68"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21</w:t>
            </w:r>
          </w:p>
        </w:tc>
        <w:tc>
          <w:tcPr>
            <w:tcW w:w="1205" w:type="dxa"/>
            <w:noWrap/>
            <w:vAlign w:val="center"/>
            <w:hideMark/>
          </w:tcPr>
          <w:p w14:paraId="38F4AD00"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430</w:t>
            </w:r>
          </w:p>
        </w:tc>
        <w:tc>
          <w:tcPr>
            <w:tcW w:w="966" w:type="dxa"/>
            <w:noWrap/>
            <w:vAlign w:val="center"/>
            <w:hideMark/>
          </w:tcPr>
          <w:p w14:paraId="1D9DB923"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36.8</w:t>
            </w:r>
          </w:p>
        </w:tc>
        <w:tc>
          <w:tcPr>
            <w:tcW w:w="1620" w:type="dxa"/>
            <w:noWrap/>
            <w:vAlign w:val="center"/>
            <w:hideMark/>
          </w:tcPr>
          <w:p w14:paraId="46D428EA" w14:textId="77777777" w:rsidR="002A1DA7" w:rsidRPr="006C1779" w:rsidRDefault="002A1DA7" w:rsidP="000F0031">
            <w:pPr>
              <w:jc w:val="center"/>
              <w:rPr>
                <w:rFonts w:ascii="Arial" w:hAnsi="Arial" w:cs="Arial"/>
                <w:sz w:val="18"/>
                <w:szCs w:val="18"/>
              </w:rPr>
            </w:pPr>
            <w:r w:rsidRPr="006C1779">
              <w:rPr>
                <w:rFonts w:ascii="Arial" w:hAnsi="Arial" w:cs="Arial"/>
                <w:sz w:val="18"/>
                <w:szCs w:val="18"/>
              </w:rPr>
              <w:t>1</w:t>
            </w:r>
          </w:p>
        </w:tc>
        <w:tc>
          <w:tcPr>
            <w:tcW w:w="2515" w:type="dxa"/>
            <w:noWrap/>
            <w:vAlign w:val="center"/>
            <w:hideMark/>
          </w:tcPr>
          <w:p w14:paraId="5432717F" w14:textId="77777777" w:rsidR="002A1DA7" w:rsidRPr="006C1779" w:rsidRDefault="002A1DA7" w:rsidP="000F0031">
            <w:pPr>
              <w:rPr>
                <w:rFonts w:ascii="Arial" w:hAnsi="Arial" w:cs="Arial"/>
                <w:sz w:val="18"/>
                <w:szCs w:val="18"/>
              </w:rPr>
            </w:pPr>
            <w:r w:rsidRPr="006C1779">
              <w:rPr>
                <w:rFonts w:ascii="Arial" w:hAnsi="Arial" w:cs="Arial"/>
                <w:sz w:val="18"/>
                <w:szCs w:val="18"/>
              </w:rPr>
              <w:t>Douglas-fir (37%), white fir (18%)</w:t>
            </w:r>
          </w:p>
        </w:tc>
      </w:tr>
    </w:tbl>
    <w:p w14:paraId="47862495" w14:textId="03B65B27" w:rsidR="00B30D8E" w:rsidRDefault="00B30D8E" w:rsidP="000566B1">
      <w:pPr>
        <w:pStyle w:val="nrpsNormal"/>
      </w:pPr>
    </w:p>
    <w:p w14:paraId="20E14F11" w14:textId="0C0965B5" w:rsidR="0080614D" w:rsidRDefault="007730AF" w:rsidP="000566B1">
      <w:pPr>
        <w:pStyle w:val="nrpsNormal"/>
      </w:pPr>
      <w:r>
        <w:lastRenderedPageBreak/>
        <w:tab/>
      </w:r>
    </w:p>
    <w:p w14:paraId="6A2DCE68" w14:textId="00CBCEC8" w:rsidR="007730AF" w:rsidRDefault="00C03E1D" w:rsidP="000566B1">
      <w:pPr>
        <w:pStyle w:val="nrpsNormal"/>
      </w:pPr>
      <w:commentRangeStart w:id="139"/>
      <w:r>
        <w:rPr>
          <w:noProof/>
        </w:rPr>
        <mc:AlternateContent>
          <mc:Choice Requires="wpg">
            <w:drawing>
              <wp:anchor distT="0" distB="0" distL="114300" distR="114300" simplePos="0" relativeHeight="252046848" behindDoc="0" locked="0" layoutInCell="1" allowOverlap="1" wp14:anchorId="30B9FB38" wp14:editId="0BDE8A42">
                <wp:simplePos x="0" y="0"/>
                <wp:positionH relativeFrom="column">
                  <wp:posOffset>101427</wp:posOffset>
                </wp:positionH>
                <wp:positionV relativeFrom="paragraph">
                  <wp:posOffset>420566</wp:posOffset>
                </wp:positionV>
                <wp:extent cx="5998464" cy="5512308"/>
                <wp:effectExtent l="0" t="0" r="21590" b="12700"/>
                <wp:wrapNone/>
                <wp:docPr id="966917658" name="Group 6"/>
                <wp:cNvGraphicFramePr/>
                <a:graphic xmlns:a="http://schemas.openxmlformats.org/drawingml/2006/main">
                  <a:graphicData uri="http://schemas.microsoft.com/office/word/2010/wordprocessingGroup">
                    <wpg:wgp>
                      <wpg:cNvGrpSpPr/>
                      <wpg:grpSpPr>
                        <a:xfrm>
                          <a:off x="0" y="0"/>
                          <a:ext cx="5998464" cy="5512308"/>
                          <a:chOff x="0" y="0"/>
                          <a:chExt cx="5998464" cy="5512308"/>
                        </a:xfrm>
                      </wpg:grpSpPr>
                      <wps:wsp>
                        <wps:cNvPr id="1975003636" name="Text Box 2"/>
                        <wps:cNvSpPr txBox="1">
                          <a:spLocks noChangeArrowheads="1"/>
                        </wps:cNvSpPr>
                        <wps:spPr bwMode="auto">
                          <a:xfrm>
                            <a:off x="91440" y="4762500"/>
                            <a:ext cx="5907024" cy="749808"/>
                          </a:xfrm>
                          <a:prstGeom prst="rect">
                            <a:avLst/>
                          </a:prstGeom>
                          <a:solidFill>
                            <a:srgbClr val="FFFFFF"/>
                          </a:solidFill>
                          <a:ln w="9525">
                            <a:solidFill>
                              <a:schemeClr val="bg1"/>
                            </a:solidFill>
                            <a:miter lim="800000"/>
                            <a:headEnd/>
                            <a:tailEnd/>
                          </a:ln>
                        </wps:spPr>
                        <wps:txbx>
                          <w:txbxContent>
                            <w:p w14:paraId="5D5B3D4A" w14:textId="4A70993D" w:rsidR="0080614D" w:rsidRPr="0043042E" w:rsidRDefault="0080614D" w:rsidP="0080614D">
                              <w:r w:rsidRPr="0043042E">
                                <w:rPr>
                                  <w:rFonts w:ascii="Arial" w:hAnsi="Arial" w:cs="Arial"/>
                                  <w:b/>
                                  <w:bCs/>
                                  <w:sz w:val="20"/>
                                  <w:szCs w:val="20"/>
                                </w:rPr>
                                <w:t>Figure 4</w:t>
                              </w:r>
                              <w:r w:rsidRPr="0043042E">
                                <w:rPr>
                                  <w:rFonts w:ascii="Arial" w:hAnsi="Arial" w:cs="Arial"/>
                                  <w:sz w:val="20"/>
                                  <w:szCs w:val="20"/>
                                </w:rPr>
                                <w:t>.</w:t>
                              </w:r>
                              <w:r w:rsidRPr="0043042E">
                                <w:rPr>
                                  <w:rFonts w:ascii="Arial" w:hAnsi="Arial" w:cs="Arial"/>
                                  <w:noProof/>
                                  <w:sz w:val="20"/>
                                  <w:szCs w:val="20"/>
                                </w:rPr>
                                <w:t xml:space="preserve"> </w:t>
                              </w:r>
                              <w:r>
                                <w:rPr>
                                  <w:rFonts w:ascii="Arial" w:hAnsi="Arial" w:cs="Arial"/>
                                  <w:noProof/>
                                  <w:sz w:val="20"/>
                                  <w:szCs w:val="20"/>
                                </w:rPr>
                                <w:t>Size</w:t>
                              </w:r>
                              <w:r w:rsidRPr="0043042E">
                                <w:rPr>
                                  <w:rFonts w:ascii="Arial" w:hAnsi="Arial" w:cs="Arial"/>
                                  <w:noProof/>
                                  <w:sz w:val="20"/>
                                  <w:szCs w:val="20"/>
                                </w:rPr>
                                <w:t xml:space="preserve"> distributions of most common conifer species that co-occur in the sugar pine range. </w:t>
                              </w:r>
                              <w:r>
                                <w:rPr>
                                  <w:rFonts w:ascii="Arial" w:hAnsi="Arial" w:cs="Arial"/>
                                  <w:noProof/>
                                  <w:sz w:val="20"/>
                                  <w:szCs w:val="20"/>
                                </w:rPr>
                                <w:t xml:space="preserve">Proportional species abundances measured as the relative density of each species in the plot. Size expressed as DBH classes. </w:t>
                              </w:r>
                              <w:r w:rsidRPr="0043042E">
                                <w:rPr>
                                  <w:rFonts w:ascii="Arial" w:hAnsi="Arial" w:cs="Arial"/>
                                  <w:noProof/>
                                  <w:sz w:val="20"/>
                                  <w:szCs w:val="20"/>
                                </w:rPr>
                                <w:t>Results based on the FIA plots</w:t>
                              </w:r>
                              <w:r w:rsidRPr="0043042E">
                                <w:rPr>
                                  <w:rFonts w:ascii="Arial" w:hAnsi="Arial" w:cs="Arial"/>
                                  <w:sz w:val="20"/>
                                  <w:szCs w:val="20"/>
                                </w:rPr>
                                <w:t xml:space="preserve"> inventoried between 2011-2019. Only trees with DBH ≥ 12.7 cm included. </w:t>
                              </w:r>
                            </w:p>
                          </w:txbxContent>
                        </wps:txbx>
                        <wps:bodyPr rot="0" vert="horz" wrap="square" lIns="91440" tIns="45720" rIns="91440" bIns="45720" anchor="t" anchorCtr="0">
                          <a:noAutofit/>
                        </wps:bodyPr>
                      </wps:wsp>
                      <pic:pic xmlns:pic="http://schemas.openxmlformats.org/drawingml/2006/picture">
                        <pic:nvPicPr>
                          <pic:cNvPr id="1797797373" name="Picture 1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641850"/>
                          </a:xfrm>
                          <a:prstGeom prst="rect">
                            <a:avLst/>
                          </a:prstGeom>
                        </pic:spPr>
                      </pic:pic>
                    </wpg:wgp>
                  </a:graphicData>
                </a:graphic>
              </wp:anchor>
            </w:drawing>
          </mc:Choice>
          <mc:Fallback>
            <w:pict>
              <v:group w14:anchorId="30B9FB38" id="Group 6" o:spid="_x0000_s1034" style="position:absolute;margin-left:8pt;margin-top:33.1pt;width:472.3pt;height:434.05pt;z-index:252046848" coordsize="59984,55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">
                <v:shape id="_x0000_s1035" type="#_x0000_t202" style="position:absolute;left:914;top:47625;width:59070;height:7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" strokecolor="white [3212]">
                  <v:textbox>
                    <w:txbxContent>
                      <w:p w14:paraId="5D5B3D4A" w14:textId="4A70993D" w:rsidR="0080614D" w:rsidRPr="0043042E" w:rsidRDefault="0080614D" w:rsidP="0080614D">
                        <w:r w:rsidRPr="0043042E">
                          <w:rPr>
                            <w:rFonts w:ascii="Arial" w:hAnsi="Arial" w:cs="Arial"/>
                            <w:b/>
                            <w:bCs/>
                            <w:sz w:val="20"/>
                            <w:szCs w:val="20"/>
                          </w:rPr>
                          <w:t>Figure 4</w:t>
                        </w:r>
                        <w:r w:rsidRPr="0043042E">
                          <w:rPr>
                            <w:rFonts w:ascii="Arial" w:hAnsi="Arial" w:cs="Arial"/>
                            <w:sz w:val="20"/>
                            <w:szCs w:val="20"/>
                          </w:rPr>
                          <w:t>.</w:t>
                        </w:r>
                        <w:r w:rsidRPr="0043042E">
                          <w:rPr>
                            <w:rFonts w:ascii="Arial" w:hAnsi="Arial" w:cs="Arial"/>
                            <w:noProof/>
                            <w:sz w:val="20"/>
                            <w:szCs w:val="20"/>
                          </w:rPr>
                          <w:t xml:space="preserve"> </w:t>
                        </w:r>
                        <w:r>
                          <w:rPr>
                            <w:rFonts w:ascii="Arial" w:hAnsi="Arial" w:cs="Arial"/>
                            <w:noProof/>
                            <w:sz w:val="20"/>
                            <w:szCs w:val="20"/>
                          </w:rPr>
                          <w:t>Size</w:t>
                        </w:r>
                        <w:r w:rsidRPr="0043042E">
                          <w:rPr>
                            <w:rFonts w:ascii="Arial" w:hAnsi="Arial" w:cs="Arial"/>
                            <w:noProof/>
                            <w:sz w:val="20"/>
                            <w:szCs w:val="20"/>
                          </w:rPr>
                          <w:t xml:space="preserve"> distributions of most common conifer species that co-occur in the sugar pine range. </w:t>
                        </w:r>
                        <w:r>
                          <w:rPr>
                            <w:rFonts w:ascii="Arial" w:hAnsi="Arial" w:cs="Arial"/>
                            <w:noProof/>
                            <w:sz w:val="20"/>
                            <w:szCs w:val="20"/>
                          </w:rPr>
                          <w:t xml:space="preserve">Proportional species abundances measured as the relative density of each species in the plot. Size expressed as DBH classes. </w:t>
                        </w:r>
                        <w:r w:rsidRPr="0043042E">
                          <w:rPr>
                            <w:rFonts w:ascii="Arial" w:hAnsi="Arial" w:cs="Arial"/>
                            <w:noProof/>
                            <w:sz w:val="20"/>
                            <w:szCs w:val="20"/>
                          </w:rPr>
                          <w:t>Results based on the FIA plots</w:t>
                        </w:r>
                        <w:r w:rsidRPr="0043042E">
                          <w:rPr>
                            <w:rFonts w:ascii="Arial" w:hAnsi="Arial" w:cs="Arial"/>
                            <w:sz w:val="20"/>
                            <w:szCs w:val="20"/>
                          </w:rPr>
                          <w:t xml:space="preserve"> inventoried between 2011-2019. Only trees with DBH ≥ 12.7 cm included. </w:t>
                        </w:r>
                      </w:p>
                    </w:txbxContent>
                  </v:textbox>
                </v:shape>
                <v:shape id="Picture 13" o:spid="_x0000_s1036" type="#_x0000_t75" style="position:absolute;width:59436;height:46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">
                  <v:imagedata r:id="rId25" o:title=""/>
                </v:shape>
              </v:group>
            </w:pict>
          </mc:Fallback>
        </mc:AlternateContent>
      </w:r>
      <w:commentRangeEnd w:id="139"/>
      <w:r w:rsidR="001E51D0">
        <w:rPr>
          <w:rStyle w:val="CommentReference"/>
          <w:rFonts w:eastAsiaTheme="minorHAnsi" w:cstheme="minorBidi"/>
        </w:rPr>
        <w:commentReference w:id="139"/>
      </w:r>
      <w:r w:rsidR="001F2236">
        <w:t xml:space="preserve"> </w:t>
      </w:r>
    </w:p>
    <w:p w14:paraId="7C4A44A3" w14:textId="7382BF8A" w:rsidR="002A1DA7" w:rsidRDefault="002A1DA7" w:rsidP="000566B1">
      <w:pPr>
        <w:pStyle w:val="nrpsNormal"/>
        <w:sectPr w:rsidR="002A1DA7" w:rsidSect="009873E0">
          <w:headerReference w:type="first" r:id="rId26"/>
          <w:footerReference w:type="first" r:id="rId27"/>
          <w:pgSz w:w="12240" w:h="15840" w:code="1"/>
          <w:pgMar w:top="1440" w:right="1440" w:bottom="1440" w:left="1440" w:header="720" w:footer="720" w:gutter="0"/>
          <w:pgNumType w:start="1"/>
          <w:cols w:space="720"/>
          <w:titlePg/>
          <w:docGrid w:linePitch="360"/>
        </w:sectPr>
      </w:pPr>
    </w:p>
    <w:tbl>
      <w:tblPr>
        <w:tblW w:w="14519" w:type="dxa"/>
        <w:tblInd w:w="-784" w:type="dxa"/>
        <w:tblLook w:val="04A0" w:firstRow="1" w:lastRow="0" w:firstColumn="1" w:lastColumn="0" w:noHBand="0" w:noVBand="1"/>
      </w:tblPr>
      <w:tblGrid>
        <w:gridCol w:w="1314"/>
        <w:gridCol w:w="1720"/>
        <w:gridCol w:w="1081"/>
        <w:gridCol w:w="914"/>
        <w:gridCol w:w="984"/>
        <w:gridCol w:w="914"/>
        <w:gridCol w:w="984"/>
        <w:gridCol w:w="914"/>
        <w:gridCol w:w="984"/>
        <w:gridCol w:w="914"/>
        <w:gridCol w:w="984"/>
        <w:gridCol w:w="914"/>
        <w:gridCol w:w="984"/>
        <w:gridCol w:w="914"/>
      </w:tblGrid>
      <w:tr w:rsidR="002A1DA7" w:rsidRPr="006C1779" w14:paraId="22BD8F2B" w14:textId="77777777" w:rsidTr="000F0031">
        <w:trPr>
          <w:trHeight w:val="288"/>
        </w:trPr>
        <w:tc>
          <w:tcPr>
            <w:tcW w:w="14519" w:type="dxa"/>
            <w:gridSpan w:val="14"/>
            <w:tcBorders>
              <w:bottom w:val="single" w:sz="4" w:space="0" w:color="000000"/>
            </w:tcBorders>
            <w:shd w:val="clear" w:color="auto" w:fill="auto"/>
            <w:noWrap/>
          </w:tcPr>
          <w:p w14:paraId="4F80FED8" w14:textId="490C4D4B" w:rsidR="002A1DA7" w:rsidRPr="00C81BE8" w:rsidRDefault="002A1DA7" w:rsidP="000F0031">
            <w:pPr>
              <w:spacing w:after="0" w:line="240" w:lineRule="auto"/>
              <w:rPr>
                <w:rFonts w:ascii="Arial" w:eastAsia="Times New Roman" w:hAnsi="Arial" w:cs="Arial"/>
                <w:color w:val="000000"/>
                <w:sz w:val="20"/>
                <w:szCs w:val="20"/>
              </w:rPr>
            </w:pPr>
            <w:r w:rsidRPr="00C81BE8">
              <w:rPr>
                <w:rFonts w:ascii="Arial" w:eastAsia="Times New Roman" w:hAnsi="Arial" w:cs="Arial"/>
                <w:b/>
                <w:bCs/>
                <w:color w:val="000000"/>
                <w:sz w:val="20"/>
                <w:szCs w:val="20"/>
              </w:rPr>
              <w:lastRenderedPageBreak/>
              <w:t xml:space="preserve">Table 2. </w:t>
            </w:r>
            <w:r w:rsidRPr="00C81BE8">
              <w:rPr>
                <w:rFonts w:ascii="Arial" w:eastAsia="Times New Roman" w:hAnsi="Arial" w:cs="Arial"/>
                <w:color w:val="000000"/>
                <w:sz w:val="20"/>
                <w:szCs w:val="20"/>
              </w:rPr>
              <w:t xml:space="preserve">Summary of the empirically derived vital rates </w:t>
            </w:r>
            <w:r w:rsidR="003D45C3">
              <w:rPr>
                <w:rFonts w:ascii="Arial" w:eastAsia="Times New Roman" w:hAnsi="Arial" w:cs="Arial"/>
                <w:color w:val="000000"/>
                <w:sz w:val="20"/>
                <w:szCs w:val="20"/>
              </w:rPr>
              <w:t>(% yr</w:t>
            </w:r>
            <w:r w:rsidR="003D45C3">
              <w:rPr>
                <w:rFonts w:ascii="Arial" w:eastAsia="Times New Roman" w:hAnsi="Arial" w:cs="Arial"/>
                <w:color w:val="000000"/>
                <w:sz w:val="20"/>
                <w:szCs w:val="20"/>
                <w:vertAlign w:val="superscript"/>
              </w:rPr>
              <w:t>-1</w:t>
            </w:r>
            <w:r w:rsidR="003D45C3">
              <w:rPr>
                <w:rFonts w:ascii="Arial" w:eastAsia="Times New Roman" w:hAnsi="Arial" w:cs="Arial"/>
                <w:color w:val="000000"/>
                <w:sz w:val="20"/>
                <w:szCs w:val="20"/>
              </w:rPr>
              <w:t xml:space="preserve">) </w:t>
            </w:r>
            <w:r w:rsidRPr="00C81BE8">
              <w:rPr>
                <w:rFonts w:ascii="Arial" w:eastAsia="Times New Roman" w:hAnsi="Arial" w:cs="Arial"/>
                <w:color w:val="000000"/>
                <w:sz w:val="20"/>
                <w:szCs w:val="20"/>
              </w:rPr>
              <w:t>for sugar pine and all trees for the populations sampled in this study. Rates were calculated for trees above a minimum diameter at breast height (1.37m</w:t>
            </w:r>
            <w:r>
              <w:rPr>
                <w:rFonts w:ascii="Arial" w:eastAsia="Times New Roman" w:hAnsi="Arial" w:cs="Arial"/>
                <w:color w:val="000000"/>
                <w:sz w:val="20"/>
                <w:szCs w:val="20"/>
              </w:rPr>
              <w:t>,</w:t>
            </w:r>
            <w:r w:rsidRPr="00C81BE8">
              <w:rPr>
                <w:rFonts w:ascii="Arial" w:eastAsia="Times New Roman" w:hAnsi="Arial" w:cs="Arial"/>
                <w:color w:val="000000"/>
                <w:sz w:val="20"/>
                <w:szCs w:val="20"/>
              </w:rPr>
              <w:t xml:space="preserve"> DBH).  The minimum DBH</w:t>
            </w:r>
            <w:r>
              <w:rPr>
                <w:rFonts w:ascii="Arial" w:eastAsia="Times New Roman" w:hAnsi="Arial" w:cs="Arial"/>
                <w:color w:val="000000"/>
                <w:sz w:val="20"/>
                <w:szCs w:val="20"/>
              </w:rPr>
              <w:t>’s</w:t>
            </w:r>
            <w:r w:rsidRPr="00C81BE8">
              <w:rPr>
                <w:rFonts w:ascii="Arial" w:eastAsia="Times New Roman" w:hAnsi="Arial" w:cs="Arial"/>
                <w:color w:val="000000"/>
                <w:sz w:val="20"/>
                <w:szCs w:val="20"/>
              </w:rPr>
              <w:t xml:space="preserve"> for each population were: FIA ≥ 12.7 cm; USGS ≥ 10cm; Baker ≥ 9.5 cm; FFS ≥ 11.4 cm. Median values in bold represent population growth rates were the 95% credibility interval does not intersect 0 or positive values. </w:t>
            </w:r>
          </w:p>
        </w:tc>
      </w:tr>
      <w:tr w:rsidR="002A1DA7" w:rsidRPr="006C1779" w14:paraId="3A1EB617" w14:textId="77777777" w:rsidTr="00AA2AEE">
        <w:trPr>
          <w:trHeight w:val="288"/>
        </w:trPr>
        <w:tc>
          <w:tcPr>
            <w:tcW w:w="131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D2A3145"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Population</w:t>
            </w:r>
          </w:p>
        </w:tc>
        <w:tc>
          <w:tcPr>
            <w:tcW w:w="172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6B11D4D"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Time interval</w:t>
            </w:r>
          </w:p>
        </w:tc>
        <w:tc>
          <w:tcPr>
            <w:tcW w:w="5791" w:type="dxa"/>
            <w:gridSpan w:val="6"/>
            <w:tcBorders>
              <w:top w:val="single" w:sz="4" w:space="0" w:color="auto"/>
              <w:left w:val="nil"/>
              <w:bottom w:val="single" w:sz="4" w:space="0" w:color="auto"/>
              <w:right w:val="single" w:sz="4" w:space="0" w:color="000000"/>
            </w:tcBorders>
            <w:shd w:val="clear" w:color="auto" w:fill="auto"/>
            <w:noWrap/>
            <w:vAlign w:val="bottom"/>
            <w:hideMark/>
          </w:tcPr>
          <w:p w14:paraId="43BDE8C4"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Sugar pine</w:t>
            </w:r>
          </w:p>
        </w:tc>
        <w:tc>
          <w:tcPr>
            <w:tcW w:w="5694" w:type="dxa"/>
            <w:gridSpan w:val="6"/>
            <w:tcBorders>
              <w:top w:val="single" w:sz="4" w:space="0" w:color="auto"/>
              <w:left w:val="nil"/>
              <w:bottom w:val="single" w:sz="4" w:space="0" w:color="auto"/>
              <w:right w:val="single" w:sz="4" w:space="0" w:color="auto"/>
            </w:tcBorders>
            <w:shd w:val="clear" w:color="auto" w:fill="auto"/>
            <w:noWrap/>
            <w:vAlign w:val="bottom"/>
            <w:hideMark/>
          </w:tcPr>
          <w:p w14:paraId="6797803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All trees</w:t>
            </w:r>
          </w:p>
        </w:tc>
      </w:tr>
      <w:tr w:rsidR="002A1DA7" w:rsidRPr="006C1779" w14:paraId="7C3076AF" w14:textId="77777777" w:rsidTr="00AA2AEE">
        <w:trPr>
          <w:trHeight w:val="288"/>
        </w:trPr>
        <w:tc>
          <w:tcPr>
            <w:tcW w:w="1314" w:type="dxa"/>
            <w:vMerge/>
            <w:tcBorders>
              <w:top w:val="single" w:sz="4" w:space="0" w:color="auto"/>
              <w:left w:val="single" w:sz="4" w:space="0" w:color="auto"/>
              <w:bottom w:val="single" w:sz="4" w:space="0" w:color="000000"/>
              <w:right w:val="single" w:sz="4" w:space="0" w:color="auto"/>
            </w:tcBorders>
            <w:vAlign w:val="center"/>
            <w:hideMark/>
          </w:tcPr>
          <w:p w14:paraId="473C70B7" w14:textId="77777777" w:rsidR="002A1DA7" w:rsidRPr="006C1779" w:rsidRDefault="002A1DA7" w:rsidP="000F0031">
            <w:pPr>
              <w:spacing w:after="0" w:line="240" w:lineRule="auto"/>
              <w:rPr>
                <w:rFonts w:ascii="Arial" w:eastAsia="Times New Roman" w:hAnsi="Arial" w:cs="Arial"/>
                <w:color w:val="000000"/>
                <w:sz w:val="18"/>
                <w:szCs w:val="18"/>
              </w:rPr>
            </w:pPr>
          </w:p>
        </w:tc>
        <w:tc>
          <w:tcPr>
            <w:tcW w:w="1720" w:type="dxa"/>
            <w:vMerge/>
            <w:tcBorders>
              <w:top w:val="single" w:sz="4" w:space="0" w:color="auto"/>
              <w:left w:val="single" w:sz="4" w:space="0" w:color="auto"/>
              <w:bottom w:val="single" w:sz="4" w:space="0" w:color="000000"/>
              <w:right w:val="single" w:sz="4" w:space="0" w:color="auto"/>
            </w:tcBorders>
            <w:vAlign w:val="center"/>
            <w:hideMark/>
          </w:tcPr>
          <w:p w14:paraId="74BCE695" w14:textId="77777777" w:rsidR="002A1DA7" w:rsidRPr="006C1779" w:rsidRDefault="002A1DA7" w:rsidP="000F0031">
            <w:pPr>
              <w:spacing w:after="0" w:line="240" w:lineRule="auto"/>
              <w:rPr>
                <w:rFonts w:ascii="Arial" w:eastAsia="Times New Roman" w:hAnsi="Arial" w:cs="Arial"/>
                <w:color w:val="000000"/>
                <w:sz w:val="18"/>
                <w:szCs w:val="18"/>
              </w:rPr>
            </w:pPr>
          </w:p>
        </w:tc>
        <w:tc>
          <w:tcPr>
            <w:tcW w:w="1995" w:type="dxa"/>
            <w:gridSpan w:val="2"/>
            <w:tcBorders>
              <w:top w:val="single" w:sz="4" w:space="0" w:color="auto"/>
              <w:left w:val="nil"/>
              <w:bottom w:val="single" w:sz="4" w:space="0" w:color="auto"/>
              <w:right w:val="single" w:sz="4" w:space="0" w:color="auto"/>
            </w:tcBorders>
            <w:shd w:val="clear" w:color="auto" w:fill="auto"/>
            <w:noWrap/>
            <w:vAlign w:val="bottom"/>
            <w:hideMark/>
          </w:tcPr>
          <w:p w14:paraId="0DE6D49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xml:space="preserve">Mortality </w:t>
            </w:r>
          </w:p>
        </w:tc>
        <w:tc>
          <w:tcPr>
            <w:tcW w:w="1898" w:type="dxa"/>
            <w:gridSpan w:val="2"/>
            <w:tcBorders>
              <w:top w:val="single" w:sz="4" w:space="0" w:color="auto"/>
              <w:left w:val="nil"/>
              <w:bottom w:val="single" w:sz="4" w:space="0" w:color="auto"/>
              <w:right w:val="single" w:sz="4" w:space="0" w:color="auto"/>
            </w:tcBorders>
            <w:shd w:val="clear" w:color="auto" w:fill="auto"/>
            <w:noWrap/>
            <w:vAlign w:val="bottom"/>
            <w:hideMark/>
          </w:tcPr>
          <w:p w14:paraId="6B77A03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Recruitment</w:t>
            </w:r>
          </w:p>
        </w:tc>
        <w:tc>
          <w:tcPr>
            <w:tcW w:w="1898" w:type="dxa"/>
            <w:gridSpan w:val="2"/>
            <w:tcBorders>
              <w:top w:val="single" w:sz="4" w:space="0" w:color="auto"/>
              <w:left w:val="nil"/>
              <w:bottom w:val="single" w:sz="4" w:space="0" w:color="auto"/>
              <w:right w:val="single" w:sz="4" w:space="0" w:color="auto"/>
            </w:tcBorders>
            <w:shd w:val="clear" w:color="auto" w:fill="auto"/>
            <w:noWrap/>
            <w:vAlign w:val="bottom"/>
            <w:hideMark/>
          </w:tcPr>
          <w:p w14:paraId="674A509E"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Growth</w:t>
            </w:r>
          </w:p>
        </w:tc>
        <w:tc>
          <w:tcPr>
            <w:tcW w:w="1898" w:type="dxa"/>
            <w:gridSpan w:val="2"/>
            <w:tcBorders>
              <w:top w:val="single" w:sz="4" w:space="0" w:color="auto"/>
              <w:left w:val="nil"/>
              <w:bottom w:val="single" w:sz="4" w:space="0" w:color="auto"/>
              <w:right w:val="single" w:sz="4" w:space="0" w:color="auto"/>
            </w:tcBorders>
            <w:shd w:val="clear" w:color="auto" w:fill="auto"/>
            <w:noWrap/>
            <w:vAlign w:val="bottom"/>
            <w:hideMark/>
          </w:tcPr>
          <w:p w14:paraId="2903BA4E"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xml:space="preserve">Mortality </w:t>
            </w:r>
          </w:p>
        </w:tc>
        <w:tc>
          <w:tcPr>
            <w:tcW w:w="1898" w:type="dxa"/>
            <w:gridSpan w:val="2"/>
            <w:tcBorders>
              <w:top w:val="single" w:sz="4" w:space="0" w:color="auto"/>
              <w:left w:val="nil"/>
              <w:bottom w:val="single" w:sz="4" w:space="0" w:color="auto"/>
              <w:right w:val="single" w:sz="4" w:space="0" w:color="auto"/>
            </w:tcBorders>
            <w:shd w:val="clear" w:color="auto" w:fill="auto"/>
            <w:noWrap/>
            <w:vAlign w:val="bottom"/>
            <w:hideMark/>
          </w:tcPr>
          <w:p w14:paraId="0F0F145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Recruitment</w:t>
            </w:r>
          </w:p>
        </w:tc>
        <w:tc>
          <w:tcPr>
            <w:tcW w:w="1898" w:type="dxa"/>
            <w:gridSpan w:val="2"/>
            <w:tcBorders>
              <w:top w:val="single" w:sz="4" w:space="0" w:color="auto"/>
              <w:left w:val="nil"/>
              <w:bottom w:val="single" w:sz="4" w:space="0" w:color="auto"/>
              <w:right w:val="single" w:sz="4" w:space="0" w:color="auto"/>
            </w:tcBorders>
            <w:shd w:val="clear" w:color="auto" w:fill="auto"/>
            <w:noWrap/>
            <w:vAlign w:val="bottom"/>
            <w:hideMark/>
          </w:tcPr>
          <w:p w14:paraId="508AE99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Growth</w:t>
            </w:r>
          </w:p>
        </w:tc>
      </w:tr>
      <w:tr w:rsidR="002A1DA7" w:rsidRPr="006C1779" w14:paraId="2A0D41CA" w14:textId="77777777" w:rsidTr="00AA2AEE">
        <w:trPr>
          <w:trHeight w:val="288"/>
        </w:trPr>
        <w:tc>
          <w:tcPr>
            <w:tcW w:w="1314" w:type="dxa"/>
            <w:vMerge/>
            <w:tcBorders>
              <w:top w:val="single" w:sz="4" w:space="0" w:color="auto"/>
              <w:left w:val="single" w:sz="4" w:space="0" w:color="auto"/>
              <w:bottom w:val="single" w:sz="4" w:space="0" w:color="000000"/>
              <w:right w:val="single" w:sz="4" w:space="0" w:color="auto"/>
            </w:tcBorders>
            <w:vAlign w:val="center"/>
            <w:hideMark/>
          </w:tcPr>
          <w:p w14:paraId="6A460B30" w14:textId="77777777" w:rsidR="002A1DA7" w:rsidRPr="006C1779" w:rsidRDefault="002A1DA7" w:rsidP="000F0031">
            <w:pPr>
              <w:spacing w:after="0" w:line="240" w:lineRule="auto"/>
              <w:rPr>
                <w:rFonts w:ascii="Arial" w:eastAsia="Times New Roman" w:hAnsi="Arial" w:cs="Arial"/>
                <w:color w:val="000000"/>
                <w:sz w:val="18"/>
                <w:szCs w:val="18"/>
              </w:rPr>
            </w:pPr>
          </w:p>
        </w:tc>
        <w:tc>
          <w:tcPr>
            <w:tcW w:w="1720" w:type="dxa"/>
            <w:vMerge/>
            <w:tcBorders>
              <w:top w:val="single" w:sz="4" w:space="0" w:color="auto"/>
              <w:left w:val="single" w:sz="4" w:space="0" w:color="auto"/>
              <w:bottom w:val="single" w:sz="4" w:space="0" w:color="000000"/>
              <w:right w:val="single" w:sz="4" w:space="0" w:color="auto"/>
            </w:tcBorders>
            <w:vAlign w:val="center"/>
            <w:hideMark/>
          </w:tcPr>
          <w:p w14:paraId="1C2814C5" w14:textId="77777777" w:rsidR="002A1DA7" w:rsidRPr="006C1779" w:rsidRDefault="002A1DA7" w:rsidP="000F0031">
            <w:pPr>
              <w:spacing w:after="0" w:line="240" w:lineRule="auto"/>
              <w:rPr>
                <w:rFonts w:ascii="Arial" w:eastAsia="Times New Roman" w:hAnsi="Arial" w:cs="Arial"/>
                <w:color w:val="000000"/>
                <w:sz w:val="18"/>
                <w:szCs w:val="18"/>
              </w:rPr>
            </w:pPr>
          </w:p>
        </w:tc>
        <w:tc>
          <w:tcPr>
            <w:tcW w:w="1081" w:type="dxa"/>
            <w:tcBorders>
              <w:top w:val="nil"/>
              <w:left w:val="nil"/>
              <w:bottom w:val="single" w:sz="4" w:space="0" w:color="auto"/>
              <w:right w:val="single" w:sz="4" w:space="0" w:color="auto"/>
            </w:tcBorders>
            <w:shd w:val="clear" w:color="auto" w:fill="auto"/>
            <w:noWrap/>
            <w:vAlign w:val="bottom"/>
            <w:hideMark/>
          </w:tcPr>
          <w:p w14:paraId="48B1855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median</w:t>
            </w:r>
          </w:p>
        </w:tc>
        <w:tc>
          <w:tcPr>
            <w:tcW w:w="914" w:type="dxa"/>
            <w:tcBorders>
              <w:top w:val="nil"/>
              <w:left w:val="nil"/>
              <w:bottom w:val="single" w:sz="4" w:space="0" w:color="auto"/>
              <w:right w:val="single" w:sz="4" w:space="0" w:color="auto"/>
            </w:tcBorders>
            <w:shd w:val="clear" w:color="auto" w:fill="auto"/>
            <w:noWrap/>
            <w:vAlign w:val="bottom"/>
            <w:hideMark/>
          </w:tcPr>
          <w:p w14:paraId="5D55F25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95%CI</w:t>
            </w:r>
          </w:p>
        </w:tc>
        <w:tc>
          <w:tcPr>
            <w:tcW w:w="984" w:type="dxa"/>
            <w:tcBorders>
              <w:top w:val="nil"/>
              <w:left w:val="nil"/>
              <w:bottom w:val="single" w:sz="4" w:space="0" w:color="auto"/>
              <w:right w:val="single" w:sz="4" w:space="0" w:color="auto"/>
            </w:tcBorders>
            <w:shd w:val="clear" w:color="auto" w:fill="auto"/>
            <w:noWrap/>
            <w:vAlign w:val="bottom"/>
            <w:hideMark/>
          </w:tcPr>
          <w:p w14:paraId="453DC36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median</w:t>
            </w:r>
          </w:p>
        </w:tc>
        <w:tc>
          <w:tcPr>
            <w:tcW w:w="914" w:type="dxa"/>
            <w:tcBorders>
              <w:top w:val="nil"/>
              <w:left w:val="nil"/>
              <w:bottom w:val="single" w:sz="4" w:space="0" w:color="auto"/>
              <w:right w:val="single" w:sz="4" w:space="0" w:color="auto"/>
            </w:tcBorders>
            <w:shd w:val="clear" w:color="auto" w:fill="auto"/>
            <w:noWrap/>
            <w:vAlign w:val="bottom"/>
            <w:hideMark/>
          </w:tcPr>
          <w:p w14:paraId="6D7D0B5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95%CI</w:t>
            </w:r>
          </w:p>
        </w:tc>
        <w:tc>
          <w:tcPr>
            <w:tcW w:w="984" w:type="dxa"/>
            <w:tcBorders>
              <w:top w:val="nil"/>
              <w:left w:val="nil"/>
              <w:bottom w:val="single" w:sz="4" w:space="0" w:color="auto"/>
              <w:right w:val="single" w:sz="4" w:space="0" w:color="auto"/>
            </w:tcBorders>
            <w:shd w:val="clear" w:color="auto" w:fill="auto"/>
            <w:noWrap/>
            <w:vAlign w:val="bottom"/>
            <w:hideMark/>
          </w:tcPr>
          <w:p w14:paraId="712833A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median</w:t>
            </w:r>
          </w:p>
        </w:tc>
        <w:tc>
          <w:tcPr>
            <w:tcW w:w="914" w:type="dxa"/>
            <w:tcBorders>
              <w:top w:val="nil"/>
              <w:left w:val="nil"/>
              <w:bottom w:val="single" w:sz="4" w:space="0" w:color="auto"/>
              <w:right w:val="single" w:sz="4" w:space="0" w:color="auto"/>
            </w:tcBorders>
            <w:shd w:val="clear" w:color="auto" w:fill="auto"/>
            <w:noWrap/>
            <w:vAlign w:val="bottom"/>
            <w:hideMark/>
          </w:tcPr>
          <w:p w14:paraId="2E51CEF4"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95%CI</w:t>
            </w:r>
          </w:p>
        </w:tc>
        <w:tc>
          <w:tcPr>
            <w:tcW w:w="984" w:type="dxa"/>
            <w:tcBorders>
              <w:top w:val="nil"/>
              <w:left w:val="nil"/>
              <w:bottom w:val="single" w:sz="4" w:space="0" w:color="auto"/>
              <w:right w:val="single" w:sz="4" w:space="0" w:color="auto"/>
            </w:tcBorders>
            <w:shd w:val="clear" w:color="auto" w:fill="auto"/>
            <w:noWrap/>
            <w:vAlign w:val="bottom"/>
            <w:hideMark/>
          </w:tcPr>
          <w:p w14:paraId="137D3F4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median</w:t>
            </w:r>
          </w:p>
        </w:tc>
        <w:tc>
          <w:tcPr>
            <w:tcW w:w="914" w:type="dxa"/>
            <w:tcBorders>
              <w:top w:val="nil"/>
              <w:left w:val="nil"/>
              <w:bottom w:val="single" w:sz="4" w:space="0" w:color="auto"/>
              <w:right w:val="single" w:sz="4" w:space="0" w:color="auto"/>
            </w:tcBorders>
            <w:shd w:val="clear" w:color="auto" w:fill="auto"/>
            <w:noWrap/>
            <w:vAlign w:val="bottom"/>
            <w:hideMark/>
          </w:tcPr>
          <w:p w14:paraId="46F1826D"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95%CI</w:t>
            </w:r>
          </w:p>
        </w:tc>
        <w:tc>
          <w:tcPr>
            <w:tcW w:w="984" w:type="dxa"/>
            <w:tcBorders>
              <w:top w:val="nil"/>
              <w:left w:val="nil"/>
              <w:bottom w:val="single" w:sz="4" w:space="0" w:color="auto"/>
              <w:right w:val="single" w:sz="4" w:space="0" w:color="auto"/>
            </w:tcBorders>
            <w:shd w:val="clear" w:color="auto" w:fill="auto"/>
            <w:noWrap/>
            <w:vAlign w:val="bottom"/>
            <w:hideMark/>
          </w:tcPr>
          <w:p w14:paraId="3A255E3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median</w:t>
            </w:r>
          </w:p>
        </w:tc>
        <w:tc>
          <w:tcPr>
            <w:tcW w:w="914" w:type="dxa"/>
            <w:tcBorders>
              <w:top w:val="nil"/>
              <w:left w:val="nil"/>
              <w:bottom w:val="single" w:sz="4" w:space="0" w:color="auto"/>
              <w:right w:val="single" w:sz="4" w:space="0" w:color="auto"/>
            </w:tcBorders>
            <w:shd w:val="clear" w:color="auto" w:fill="auto"/>
            <w:noWrap/>
            <w:vAlign w:val="bottom"/>
            <w:hideMark/>
          </w:tcPr>
          <w:p w14:paraId="469B92C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95%CI</w:t>
            </w:r>
          </w:p>
        </w:tc>
        <w:tc>
          <w:tcPr>
            <w:tcW w:w="984" w:type="dxa"/>
            <w:tcBorders>
              <w:top w:val="nil"/>
              <w:left w:val="nil"/>
              <w:bottom w:val="single" w:sz="4" w:space="0" w:color="auto"/>
              <w:right w:val="single" w:sz="4" w:space="0" w:color="auto"/>
            </w:tcBorders>
            <w:shd w:val="clear" w:color="auto" w:fill="auto"/>
            <w:noWrap/>
            <w:vAlign w:val="bottom"/>
            <w:hideMark/>
          </w:tcPr>
          <w:p w14:paraId="5959FA36"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median</w:t>
            </w:r>
          </w:p>
        </w:tc>
        <w:tc>
          <w:tcPr>
            <w:tcW w:w="914" w:type="dxa"/>
            <w:tcBorders>
              <w:top w:val="nil"/>
              <w:left w:val="nil"/>
              <w:bottom w:val="single" w:sz="4" w:space="0" w:color="auto"/>
              <w:right w:val="single" w:sz="4" w:space="0" w:color="auto"/>
            </w:tcBorders>
            <w:shd w:val="clear" w:color="auto" w:fill="auto"/>
            <w:noWrap/>
            <w:vAlign w:val="bottom"/>
            <w:hideMark/>
          </w:tcPr>
          <w:p w14:paraId="6BE0CC5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95%CI</w:t>
            </w:r>
          </w:p>
        </w:tc>
      </w:tr>
      <w:tr w:rsidR="002A1DA7" w:rsidRPr="006C1779" w14:paraId="66975AF2"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59A19DCD"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FIA</w:t>
            </w:r>
          </w:p>
        </w:tc>
        <w:tc>
          <w:tcPr>
            <w:tcW w:w="1720" w:type="dxa"/>
            <w:tcBorders>
              <w:top w:val="nil"/>
              <w:left w:val="nil"/>
              <w:bottom w:val="single" w:sz="4" w:space="0" w:color="auto"/>
              <w:right w:val="single" w:sz="4" w:space="0" w:color="auto"/>
            </w:tcBorders>
            <w:shd w:val="clear" w:color="auto" w:fill="auto"/>
            <w:noWrap/>
            <w:vAlign w:val="bottom"/>
            <w:hideMark/>
          </w:tcPr>
          <w:p w14:paraId="282F9CE3"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[2001-2010] to [2011-2019]</w:t>
            </w:r>
          </w:p>
        </w:tc>
        <w:tc>
          <w:tcPr>
            <w:tcW w:w="1081" w:type="dxa"/>
            <w:tcBorders>
              <w:top w:val="nil"/>
              <w:left w:val="nil"/>
              <w:bottom w:val="single" w:sz="4" w:space="0" w:color="auto"/>
              <w:right w:val="single" w:sz="4" w:space="0" w:color="auto"/>
            </w:tcBorders>
            <w:shd w:val="clear" w:color="auto" w:fill="auto"/>
            <w:noWrap/>
            <w:vAlign w:val="bottom"/>
            <w:hideMark/>
          </w:tcPr>
          <w:p w14:paraId="45A27B0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1.84</w:t>
            </w:r>
          </w:p>
        </w:tc>
        <w:tc>
          <w:tcPr>
            <w:tcW w:w="914" w:type="dxa"/>
            <w:tcBorders>
              <w:top w:val="nil"/>
              <w:left w:val="nil"/>
              <w:bottom w:val="single" w:sz="4" w:space="0" w:color="auto"/>
              <w:right w:val="single" w:sz="4" w:space="0" w:color="auto"/>
            </w:tcBorders>
            <w:shd w:val="clear" w:color="000000" w:fill="FFFFFF"/>
            <w:noWrap/>
            <w:vAlign w:val="bottom"/>
            <w:hideMark/>
          </w:tcPr>
          <w:p w14:paraId="05563E6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0.23</w:t>
            </w:r>
          </w:p>
        </w:tc>
        <w:tc>
          <w:tcPr>
            <w:tcW w:w="984" w:type="dxa"/>
            <w:tcBorders>
              <w:top w:val="nil"/>
              <w:left w:val="nil"/>
              <w:bottom w:val="single" w:sz="4" w:space="0" w:color="auto"/>
              <w:right w:val="single" w:sz="4" w:space="0" w:color="auto"/>
            </w:tcBorders>
            <w:shd w:val="clear" w:color="000000" w:fill="FFFFFF"/>
            <w:noWrap/>
            <w:vAlign w:val="bottom"/>
            <w:hideMark/>
          </w:tcPr>
          <w:p w14:paraId="58A4586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1.36</w:t>
            </w:r>
          </w:p>
        </w:tc>
        <w:tc>
          <w:tcPr>
            <w:tcW w:w="914" w:type="dxa"/>
            <w:tcBorders>
              <w:top w:val="nil"/>
              <w:left w:val="nil"/>
              <w:bottom w:val="single" w:sz="4" w:space="0" w:color="auto"/>
              <w:right w:val="single" w:sz="4" w:space="0" w:color="auto"/>
            </w:tcBorders>
            <w:shd w:val="clear" w:color="000000" w:fill="FFFFFF"/>
            <w:noWrap/>
            <w:vAlign w:val="bottom"/>
            <w:hideMark/>
          </w:tcPr>
          <w:p w14:paraId="33E0F5C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0.22</w:t>
            </w:r>
          </w:p>
        </w:tc>
        <w:tc>
          <w:tcPr>
            <w:tcW w:w="984" w:type="dxa"/>
            <w:tcBorders>
              <w:top w:val="nil"/>
              <w:left w:val="nil"/>
              <w:bottom w:val="single" w:sz="4" w:space="0" w:color="auto"/>
              <w:right w:val="single" w:sz="4" w:space="0" w:color="auto"/>
            </w:tcBorders>
            <w:shd w:val="clear" w:color="auto" w:fill="auto"/>
            <w:noWrap/>
            <w:vAlign w:val="bottom"/>
            <w:hideMark/>
          </w:tcPr>
          <w:p w14:paraId="5840FB1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-0.27</w:t>
            </w:r>
          </w:p>
        </w:tc>
        <w:tc>
          <w:tcPr>
            <w:tcW w:w="914" w:type="dxa"/>
            <w:tcBorders>
              <w:top w:val="nil"/>
              <w:left w:val="nil"/>
              <w:bottom w:val="single" w:sz="4" w:space="0" w:color="auto"/>
              <w:right w:val="single" w:sz="4" w:space="0" w:color="auto"/>
            </w:tcBorders>
            <w:shd w:val="clear" w:color="auto" w:fill="auto"/>
            <w:noWrap/>
            <w:vAlign w:val="bottom"/>
            <w:hideMark/>
          </w:tcPr>
          <w:p w14:paraId="4FEDF64D"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0.29</w:t>
            </w:r>
          </w:p>
        </w:tc>
        <w:tc>
          <w:tcPr>
            <w:tcW w:w="984" w:type="dxa"/>
            <w:tcBorders>
              <w:top w:val="nil"/>
              <w:left w:val="nil"/>
              <w:bottom w:val="single" w:sz="4" w:space="0" w:color="auto"/>
              <w:right w:val="single" w:sz="4" w:space="0" w:color="auto"/>
            </w:tcBorders>
            <w:shd w:val="clear" w:color="auto" w:fill="auto"/>
            <w:noWrap/>
            <w:vAlign w:val="bottom"/>
            <w:hideMark/>
          </w:tcPr>
          <w:p w14:paraId="770ECA5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1.15</w:t>
            </w:r>
          </w:p>
        </w:tc>
        <w:tc>
          <w:tcPr>
            <w:tcW w:w="914" w:type="dxa"/>
            <w:tcBorders>
              <w:top w:val="nil"/>
              <w:left w:val="nil"/>
              <w:bottom w:val="single" w:sz="4" w:space="0" w:color="auto"/>
              <w:right w:val="single" w:sz="4" w:space="0" w:color="auto"/>
            </w:tcBorders>
            <w:shd w:val="clear" w:color="auto" w:fill="auto"/>
            <w:noWrap/>
            <w:vAlign w:val="bottom"/>
            <w:hideMark/>
          </w:tcPr>
          <w:p w14:paraId="0D75CB7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0.02</w:t>
            </w:r>
          </w:p>
        </w:tc>
        <w:tc>
          <w:tcPr>
            <w:tcW w:w="984" w:type="dxa"/>
            <w:tcBorders>
              <w:top w:val="nil"/>
              <w:left w:val="nil"/>
              <w:bottom w:val="single" w:sz="4" w:space="0" w:color="auto"/>
              <w:right w:val="single" w:sz="4" w:space="0" w:color="auto"/>
            </w:tcBorders>
            <w:shd w:val="clear" w:color="auto" w:fill="auto"/>
            <w:noWrap/>
            <w:vAlign w:val="bottom"/>
            <w:hideMark/>
          </w:tcPr>
          <w:p w14:paraId="7B0C70B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1.70</w:t>
            </w:r>
          </w:p>
        </w:tc>
        <w:tc>
          <w:tcPr>
            <w:tcW w:w="914" w:type="dxa"/>
            <w:tcBorders>
              <w:top w:val="nil"/>
              <w:left w:val="nil"/>
              <w:bottom w:val="single" w:sz="4" w:space="0" w:color="auto"/>
              <w:right w:val="single" w:sz="4" w:space="0" w:color="auto"/>
            </w:tcBorders>
            <w:shd w:val="clear" w:color="auto" w:fill="auto"/>
            <w:noWrap/>
            <w:vAlign w:val="bottom"/>
            <w:hideMark/>
          </w:tcPr>
          <w:p w14:paraId="274D3BC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0.03</w:t>
            </w:r>
          </w:p>
        </w:tc>
        <w:tc>
          <w:tcPr>
            <w:tcW w:w="984" w:type="dxa"/>
            <w:tcBorders>
              <w:top w:val="nil"/>
              <w:left w:val="nil"/>
              <w:bottom w:val="single" w:sz="4" w:space="0" w:color="auto"/>
              <w:right w:val="single" w:sz="4" w:space="0" w:color="auto"/>
            </w:tcBorders>
            <w:shd w:val="clear" w:color="auto" w:fill="auto"/>
            <w:noWrap/>
            <w:vAlign w:val="bottom"/>
            <w:hideMark/>
          </w:tcPr>
          <w:p w14:paraId="58FB21B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0.55</w:t>
            </w:r>
          </w:p>
        </w:tc>
        <w:tc>
          <w:tcPr>
            <w:tcW w:w="914" w:type="dxa"/>
            <w:tcBorders>
              <w:top w:val="nil"/>
              <w:left w:val="nil"/>
              <w:bottom w:val="single" w:sz="4" w:space="0" w:color="auto"/>
              <w:right w:val="single" w:sz="4" w:space="0" w:color="auto"/>
            </w:tcBorders>
            <w:shd w:val="clear" w:color="auto" w:fill="auto"/>
            <w:noWrap/>
            <w:vAlign w:val="bottom"/>
            <w:hideMark/>
          </w:tcPr>
          <w:p w14:paraId="3549ADA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0.03</w:t>
            </w:r>
          </w:p>
        </w:tc>
      </w:tr>
      <w:tr w:rsidR="002A1DA7" w:rsidRPr="006C1779" w14:paraId="75ED3314"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5788E51B"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1720" w:type="dxa"/>
            <w:tcBorders>
              <w:top w:val="nil"/>
              <w:left w:val="nil"/>
              <w:bottom w:val="single" w:sz="4" w:space="0" w:color="auto"/>
              <w:right w:val="single" w:sz="4" w:space="0" w:color="auto"/>
            </w:tcBorders>
            <w:shd w:val="clear" w:color="auto" w:fill="auto"/>
            <w:noWrap/>
            <w:vAlign w:val="bottom"/>
            <w:hideMark/>
          </w:tcPr>
          <w:p w14:paraId="39CA2BEE"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1081" w:type="dxa"/>
            <w:tcBorders>
              <w:top w:val="nil"/>
              <w:left w:val="nil"/>
              <w:bottom w:val="single" w:sz="4" w:space="0" w:color="auto"/>
              <w:right w:val="single" w:sz="4" w:space="0" w:color="auto"/>
            </w:tcBorders>
            <w:shd w:val="clear" w:color="auto" w:fill="auto"/>
            <w:noWrap/>
            <w:vAlign w:val="bottom"/>
            <w:hideMark/>
          </w:tcPr>
          <w:p w14:paraId="1C040B4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000000" w:fill="FFFFFF"/>
            <w:noWrap/>
            <w:vAlign w:val="bottom"/>
            <w:hideMark/>
          </w:tcPr>
          <w:p w14:paraId="62305C2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noWrap/>
            <w:vAlign w:val="bottom"/>
            <w:hideMark/>
          </w:tcPr>
          <w:p w14:paraId="744C566D"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000000" w:fill="FFFFFF"/>
            <w:noWrap/>
            <w:vAlign w:val="bottom"/>
            <w:hideMark/>
          </w:tcPr>
          <w:p w14:paraId="2F9C8304"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225B0E3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1A3C2A3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112B8314"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4D50519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1D57A21E"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45F3279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1C42019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2B444A9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r>
      <w:tr w:rsidR="002A1DA7" w:rsidRPr="006C1779" w14:paraId="0E0088F9"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27CD6C05"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USGS</w:t>
            </w:r>
          </w:p>
        </w:tc>
        <w:tc>
          <w:tcPr>
            <w:tcW w:w="1720" w:type="dxa"/>
            <w:tcBorders>
              <w:top w:val="nil"/>
              <w:left w:val="nil"/>
              <w:bottom w:val="single" w:sz="4" w:space="0" w:color="auto"/>
              <w:right w:val="single" w:sz="4" w:space="0" w:color="auto"/>
            </w:tcBorders>
            <w:shd w:val="clear" w:color="auto" w:fill="auto"/>
            <w:noWrap/>
            <w:vAlign w:val="bottom"/>
            <w:hideMark/>
          </w:tcPr>
          <w:p w14:paraId="0EB5C912"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1985-1995</w:t>
            </w:r>
          </w:p>
        </w:tc>
        <w:tc>
          <w:tcPr>
            <w:tcW w:w="1081" w:type="dxa"/>
            <w:tcBorders>
              <w:top w:val="nil"/>
              <w:left w:val="nil"/>
              <w:bottom w:val="single" w:sz="4" w:space="0" w:color="auto"/>
              <w:right w:val="single" w:sz="4" w:space="0" w:color="auto"/>
            </w:tcBorders>
            <w:shd w:val="clear" w:color="auto" w:fill="auto"/>
            <w:noWrap/>
            <w:vAlign w:val="bottom"/>
            <w:hideMark/>
          </w:tcPr>
          <w:p w14:paraId="6EEF756D"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2.19</w:t>
            </w:r>
          </w:p>
        </w:tc>
        <w:tc>
          <w:tcPr>
            <w:tcW w:w="914" w:type="dxa"/>
            <w:tcBorders>
              <w:top w:val="nil"/>
              <w:left w:val="nil"/>
              <w:bottom w:val="single" w:sz="4" w:space="0" w:color="auto"/>
              <w:right w:val="single" w:sz="4" w:space="0" w:color="auto"/>
            </w:tcBorders>
            <w:shd w:val="clear" w:color="auto" w:fill="auto"/>
            <w:noWrap/>
            <w:vAlign w:val="bottom"/>
            <w:hideMark/>
          </w:tcPr>
          <w:p w14:paraId="7378D82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0.39</w:t>
            </w:r>
          </w:p>
        </w:tc>
        <w:tc>
          <w:tcPr>
            <w:tcW w:w="984" w:type="dxa"/>
            <w:tcBorders>
              <w:top w:val="nil"/>
              <w:left w:val="nil"/>
              <w:bottom w:val="single" w:sz="4" w:space="0" w:color="auto"/>
              <w:right w:val="single" w:sz="4" w:space="0" w:color="auto"/>
            </w:tcBorders>
            <w:shd w:val="clear" w:color="auto" w:fill="auto"/>
            <w:noWrap/>
            <w:vAlign w:val="bottom"/>
            <w:hideMark/>
          </w:tcPr>
          <w:p w14:paraId="7E0905E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0.72</w:t>
            </w:r>
          </w:p>
        </w:tc>
        <w:tc>
          <w:tcPr>
            <w:tcW w:w="914" w:type="dxa"/>
            <w:tcBorders>
              <w:top w:val="nil"/>
              <w:left w:val="nil"/>
              <w:bottom w:val="single" w:sz="4" w:space="0" w:color="auto"/>
              <w:right w:val="single" w:sz="4" w:space="0" w:color="auto"/>
            </w:tcBorders>
            <w:shd w:val="clear" w:color="auto" w:fill="auto"/>
            <w:noWrap/>
            <w:vAlign w:val="bottom"/>
            <w:hideMark/>
          </w:tcPr>
          <w:p w14:paraId="3B33DEC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0.23</w:t>
            </w:r>
          </w:p>
        </w:tc>
        <w:tc>
          <w:tcPr>
            <w:tcW w:w="984" w:type="dxa"/>
            <w:tcBorders>
              <w:top w:val="nil"/>
              <w:left w:val="nil"/>
              <w:bottom w:val="single" w:sz="4" w:space="0" w:color="auto"/>
              <w:right w:val="single" w:sz="4" w:space="0" w:color="auto"/>
            </w:tcBorders>
            <w:shd w:val="clear" w:color="auto" w:fill="auto"/>
            <w:noWrap/>
            <w:vAlign w:val="bottom"/>
            <w:hideMark/>
          </w:tcPr>
          <w:p w14:paraId="4FF78317" w14:textId="77777777" w:rsidR="002A1DA7" w:rsidRPr="006C1779" w:rsidRDefault="002A1DA7" w:rsidP="000F0031">
            <w:pPr>
              <w:spacing w:after="0" w:line="240" w:lineRule="auto"/>
              <w:jc w:val="center"/>
              <w:rPr>
                <w:rFonts w:ascii="Arial" w:eastAsia="Times New Roman" w:hAnsi="Arial" w:cs="Arial"/>
                <w:b/>
                <w:bCs/>
                <w:color w:val="000000"/>
                <w:sz w:val="18"/>
                <w:szCs w:val="18"/>
              </w:rPr>
            </w:pPr>
            <w:r w:rsidRPr="006C1779">
              <w:rPr>
                <w:rFonts w:ascii="Arial" w:eastAsia="Times New Roman" w:hAnsi="Arial" w:cs="Arial"/>
                <w:b/>
                <w:bCs/>
                <w:color w:val="000000"/>
                <w:sz w:val="18"/>
                <w:szCs w:val="18"/>
              </w:rPr>
              <w:t>-1.46</w:t>
            </w:r>
          </w:p>
        </w:tc>
        <w:tc>
          <w:tcPr>
            <w:tcW w:w="914" w:type="dxa"/>
            <w:tcBorders>
              <w:top w:val="nil"/>
              <w:left w:val="nil"/>
              <w:bottom w:val="single" w:sz="4" w:space="0" w:color="auto"/>
              <w:right w:val="single" w:sz="4" w:space="0" w:color="auto"/>
            </w:tcBorders>
            <w:shd w:val="clear" w:color="auto" w:fill="auto"/>
            <w:noWrap/>
            <w:vAlign w:val="bottom"/>
            <w:hideMark/>
          </w:tcPr>
          <w:p w14:paraId="656CE5A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0.45</w:t>
            </w:r>
          </w:p>
        </w:tc>
        <w:tc>
          <w:tcPr>
            <w:tcW w:w="984" w:type="dxa"/>
            <w:tcBorders>
              <w:top w:val="nil"/>
              <w:left w:val="nil"/>
              <w:bottom w:val="single" w:sz="4" w:space="0" w:color="auto"/>
              <w:right w:val="single" w:sz="4" w:space="0" w:color="auto"/>
            </w:tcBorders>
            <w:shd w:val="clear" w:color="auto" w:fill="auto"/>
            <w:noWrap/>
            <w:vAlign w:val="bottom"/>
            <w:hideMark/>
          </w:tcPr>
          <w:p w14:paraId="1DB3A29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1.17</w:t>
            </w:r>
          </w:p>
        </w:tc>
        <w:tc>
          <w:tcPr>
            <w:tcW w:w="914" w:type="dxa"/>
            <w:tcBorders>
              <w:top w:val="nil"/>
              <w:left w:val="nil"/>
              <w:bottom w:val="single" w:sz="4" w:space="0" w:color="auto"/>
              <w:right w:val="single" w:sz="4" w:space="0" w:color="auto"/>
            </w:tcBorders>
            <w:shd w:val="clear" w:color="auto" w:fill="auto"/>
            <w:noWrap/>
            <w:vAlign w:val="bottom"/>
            <w:hideMark/>
          </w:tcPr>
          <w:p w14:paraId="0F707F8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0.09</w:t>
            </w:r>
          </w:p>
        </w:tc>
        <w:tc>
          <w:tcPr>
            <w:tcW w:w="984" w:type="dxa"/>
            <w:tcBorders>
              <w:top w:val="nil"/>
              <w:left w:val="nil"/>
              <w:bottom w:val="single" w:sz="4" w:space="0" w:color="auto"/>
              <w:right w:val="single" w:sz="4" w:space="0" w:color="auto"/>
            </w:tcBorders>
            <w:shd w:val="clear" w:color="auto" w:fill="auto"/>
            <w:noWrap/>
            <w:vAlign w:val="bottom"/>
            <w:hideMark/>
          </w:tcPr>
          <w:p w14:paraId="69D91244"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0.88</w:t>
            </w:r>
          </w:p>
        </w:tc>
        <w:tc>
          <w:tcPr>
            <w:tcW w:w="914" w:type="dxa"/>
            <w:tcBorders>
              <w:top w:val="nil"/>
              <w:left w:val="nil"/>
              <w:bottom w:val="single" w:sz="4" w:space="0" w:color="auto"/>
              <w:right w:val="single" w:sz="4" w:space="0" w:color="auto"/>
            </w:tcBorders>
            <w:shd w:val="clear" w:color="auto" w:fill="auto"/>
            <w:noWrap/>
            <w:vAlign w:val="bottom"/>
            <w:hideMark/>
          </w:tcPr>
          <w:p w14:paraId="479EABB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0.08</w:t>
            </w:r>
          </w:p>
        </w:tc>
        <w:tc>
          <w:tcPr>
            <w:tcW w:w="984" w:type="dxa"/>
            <w:tcBorders>
              <w:top w:val="nil"/>
              <w:left w:val="nil"/>
              <w:bottom w:val="single" w:sz="4" w:space="0" w:color="auto"/>
              <w:right w:val="single" w:sz="4" w:space="0" w:color="auto"/>
            </w:tcBorders>
            <w:shd w:val="clear" w:color="auto" w:fill="auto"/>
            <w:noWrap/>
            <w:vAlign w:val="bottom"/>
            <w:hideMark/>
          </w:tcPr>
          <w:p w14:paraId="2D2DA235" w14:textId="77777777" w:rsidR="002A1DA7" w:rsidRPr="00C418A3" w:rsidRDefault="002A1DA7" w:rsidP="000F0031">
            <w:pPr>
              <w:spacing w:after="0" w:line="240" w:lineRule="auto"/>
              <w:jc w:val="center"/>
              <w:rPr>
                <w:rFonts w:ascii="Arial" w:eastAsia="Times New Roman" w:hAnsi="Arial" w:cs="Arial"/>
                <w:b/>
                <w:bCs/>
                <w:color w:val="000000"/>
                <w:sz w:val="18"/>
                <w:szCs w:val="18"/>
              </w:rPr>
            </w:pPr>
            <w:r w:rsidRPr="00C418A3">
              <w:rPr>
                <w:rFonts w:ascii="Arial" w:eastAsia="Times New Roman" w:hAnsi="Arial" w:cs="Arial"/>
                <w:b/>
                <w:bCs/>
                <w:color w:val="000000"/>
                <w:sz w:val="18"/>
                <w:szCs w:val="18"/>
              </w:rPr>
              <w:t>-0.30</w:t>
            </w:r>
          </w:p>
        </w:tc>
        <w:tc>
          <w:tcPr>
            <w:tcW w:w="914" w:type="dxa"/>
            <w:tcBorders>
              <w:top w:val="nil"/>
              <w:left w:val="nil"/>
              <w:bottom w:val="single" w:sz="4" w:space="0" w:color="auto"/>
              <w:right w:val="single" w:sz="4" w:space="0" w:color="auto"/>
            </w:tcBorders>
            <w:shd w:val="clear" w:color="auto" w:fill="auto"/>
            <w:noWrap/>
            <w:vAlign w:val="bottom"/>
            <w:hideMark/>
          </w:tcPr>
          <w:p w14:paraId="4AB49D3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0.12</w:t>
            </w:r>
          </w:p>
        </w:tc>
      </w:tr>
      <w:tr w:rsidR="002A1DA7" w:rsidRPr="006C1779" w14:paraId="1AB070E3"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45937633"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USGS</w:t>
            </w:r>
          </w:p>
        </w:tc>
        <w:tc>
          <w:tcPr>
            <w:tcW w:w="1720" w:type="dxa"/>
            <w:tcBorders>
              <w:top w:val="nil"/>
              <w:left w:val="nil"/>
              <w:bottom w:val="single" w:sz="4" w:space="0" w:color="auto"/>
              <w:right w:val="single" w:sz="4" w:space="0" w:color="auto"/>
            </w:tcBorders>
            <w:shd w:val="clear" w:color="auto" w:fill="auto"/>
            <w:noWrap/>
            <w:vAlign w:val="bottom"/>
            <w:hideMark/>
          </w:tcPr>
          <w:p w14:paraId="452A4FC7"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1995-2005</w:t>
            </w:r>
          </w:p>
        </w:tc>
        <w:tc>
          <w:tcPr>
            <w:tcW w:w="1081" w:type="dxa"/>
            <w:tcBorders>
              <w:top w:val="nil"/>
              <w:left w:val="nil"/>
              <w:bottom w:val="single" w:sz="4" w:space="0" w:color="auto"/>
              <w:right w:val="single" w:sz="4" w:space="0" w:color="auto"/>
            </w:tcBorders>
            <w:shd w:val="clear" w:color="auto" w:fill="auto"/>
            <w:noWrap/>
            <w:vAlign w:val="bottom"/>
            <w:hideMark/>
          </w:tcPr>
          <w:p w14:paraId="0343698D"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4.79</w:t>
            </w:r>
          </w:p>
        </w:tc>
        <w:tc>
          <w:tcPr>
            <w:tcW w:w="914" w:type="dxa"/>
            <w:tcBorders>
              <w:top w:val="nil"/>
              <w:left w:val="nil"/>
              <w:bottom w:val="single" w:sz="4" w:space="0" w:color="auto"/>
              <w:right w:val="single" w:sz="4" w:space="0" w:color="auto"/>
            </w:tcBorders>
            <w:shd w:val="clear" w:color="auto" w:fill="auto"/>
            <w:noWrap/>
            <w:vAlign w:val="bottom"/>
            <w:hideMark/>
          </w:tcPr>
          <w:p w14:paraId="4C34FB0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0.65</w:t>
            </w:r>
          </w:p>
        </w:tc>
        <w:tc>
          <w:tcPr>
            <w:tcW w:w="984" w:type="dxa"/>
            <w:tcBorders>
              <w:top w:val="nil"/>
              <w:left w:val="nil"/>
              <w:bottom w:val="single" w:sz="4" w:space="0" w:color="auto"/>
              <w:right w:val="single" w:sz="4" w:space="0" w:color="auto"/>
            </w:tcBorders>
            <w:shd w:val="clear" w:color="auto" w:fill="auto"/>
            <w:noWrap/>
            <w:vAlign w:val="bottom"/>
            <w:hideMark/>
          </w:tcPr>
          <w:p w14:paraId="278FD76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0.81</w:t>
            </w:r>
          </w:p>
        </w:tc>
        <w:tc>
          <w:tcPr>
            <w:tcW w:w="914" w:type="dxa"/>
            <w:tcBorders>
              <w:top w:val="nil"/>
              <w:left w:val="nil"/>
              <w:bottom w:val="single" w:sz="4" w:space="0" w:color="auto"/>
              <w:right w:val="single" w:sz="4" w:space="0" w:color="auto"/>
            </w:tcBorders>
            <w:shd w:val="clear" w:color="auto" w:fill="auto"/>
            <w:noWrap/>
            <w:vAlign w:val="bottom"/>
            <w:hideMark/>
          </w:tcPr>
          <w:p w14:paraId="54464A7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0.28</w:t>
            </w:r>
          </w:p>
        </w:tc>
        <w:tc>
          <w:tcPr>
            <w:tcW w:w="984" w:type="dxa"/>
            <w:tcBorders>
              <w:top w:val="nil"/>
              <w:left w:val="nil"/>
              <w:bottom w:val="single" w:sz="4" w:space="0" w:color="auto"/>
              <w:right w:val="single" w:sz="4" w:space="0" w:color="auto"/>
            </w:tcBorders>
            <w:shd w:val="clear" w:color="auto" w:fill="auto"/>
            <w:noWrap/>
            <w:vAlign w:val="bottom"/>
            <w:hideMark/>
          </w:tcPr>
          <w:p w14:paraId="27A3100B" w14:textId="77777777" w:rsidR="002A1DA7" w:rsidRPr="006C1779" w:rsidRDefault="002A1DA7" w:rsidP="000F0031">
            <w:pPr>
              <w:spacing w:after="0" w:line="240" w:lineRule="auto"/>
              <w:jc w:val="center"/>
              <w:rPr>
                <w:rFonts w:ascii="Arial" w:eastAsia="Times New Roman" w:hAnsi="Arial" w:cs="Arial"/>
                <w:b/>
                <w:bCs/>
                <w:color w:val="000000"/>
                <w:sz w:val="18"/>
                <w:szCs w:val="18"/>
              </w:rPr>
            </w:pPr>
            <w:r w:rsidRPr="006C1779">
              <w:rPr>
                <w:rFonts w:ascii="Arial" w:eastAsia="Times New Roman" w:hAnsi="Arial" w:cs="Arial"/>
                <w:b/>
                <w:bCs/>
                <w:color w:val="000000"/>
                <w:sz w:val="18"/>
                <w:szCs w:val="18"/>
              </w:rPr>
              <w:t>-3.97</w:t>
            </w:r>
          </w:p>
        </w:tc>
        <w:tc>
          <w:tcPr>
            <w:tcW w:w="914" w:type="dxa"/>
            <w:tcBorders>
              <w:top w:val="nil"/>
              <w:left w:val="nil"/>
              <w:bottom w:val="single" w:sz="4" w:space="0" w:color="auto"/>
              <w:right w:val="single" w:sz="4" w:space="0" w:color="auto"/>
            </w:tcBorders>
            <w:shd w:val="clear" w:color="auto" w:fill="auto"/>
            <w:noWrap/>
            <w:vAlign w:val="bottom"/>
            <w:hideMark/>
          </w:tcPr>
          <w:p w14:paraId="35AB4FE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0.68</w:t>
            </w:r>
          </w:p>
        </w:tc>
        <w:tc>
          <w:tcPr>
            <w:tcW w:w="984" w:type="dxa"/>
            <w:tcBorders>
              <w:top w:val="nil"/>
              <w:left w:val="nil"/>
              <w:bottom w:val="single" w:sz="4" w:space="0" w:color="auto"/>
              <w:right w:val="single" w:sz="4" w:space="0" w:color="auto"/>
            </w:tcBorders>
            <w:shd w:val="clear" w:color="auto" w:fill="auto"/>
            <w:noWrap/>
            <w:vAlign w:val="bottom"/>
            <w:hideMark/>
          </w:tcPr>
          <w:p w14:paraId="0825764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1.16</w:t>
            </w:r>
          </w:p>
        </w:tc>
        <w:tc>
          <w:tcPr>
            <w:tcW w:w="914" w:type="dxa"/>
            <w:tcBorders>
              <w:top w:val="nil"/>
              <w:left w:val="nil"/>
              <w:bottom w:val="single" w:sz="4" w:space="0" w:color="auto"/>
              <w:right w:val="single" w:sz="4" w:space="0" w:color="auto"/>
            </w:tcBorders>
            <w:shd w:val="clear" w:color="auto" w:fill="auto"/>
            <w:noWrap/>
            <w:vAlign w:val="bottom"/>
            <w:hideMark/>
          </w:tcPr>
          <w:p w14:paraId="2037A3C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0.09</w:t>
            </w:r>
          </w:p>
        </w:tc>
        <w:tc>
          <w:tcPr>
            <w:tcW w:w="984" w:type="dxa"/>
            <w:tcBorders>
              <w:top w:val="nil"/>
              <w:left w:val="nil"/>
              <w:bottom w:val="single" w:sz="4" w:space="0" w:color="auto"/>
              <w:right w:val="single" w:sz="4" w:space="0" w:color="auto"/>
            </w:tcBorders>
            <w:shd w:val="clear" w:color="auto" w:fill="auto"/>
            <w:noWrap/>
            <w:vAlign w:val="bottom"/>
            <w:hideMark/>
          </w:tcPr>
          <w:p w14:paraId="11934AF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0.83</w:t>
            </w:r>
          </w:p>
        </w:tc>
        <w:tc>
          <w:tcPr>
            <w:tcW w:w="914" w:type="dxa"/>
            <w:tcBorders>
              <w:top w:val="nil"/>
              <w:left w:val="nil"/>
              <w:bottom w:val="single" w:sz="4" w:space="0" w:color="auto"/>
              <w:right w:val="single" w:sz="4" w:space="0" w:color="auto"/>
            </w:tcBorders>
            <w:shd w:val="clear" w:color="auto" w:fill="auto"/>
            <w:noWrap/>
            <w:vAlign w:val="bottom"/>
            <w:hideMark/>
          </w:tcPr>
          <w:p w14:paraId="5AB06DC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0.07</w:t>
            </w:r>
          </w:p>
        </w:tc>
        <w:tc>
          <w:tcPr>
            <w:tcW w:w="984" w:type="dxa"/>
            <w:tcBorders>
              <w:top w:val="nil"/>
              <w:left w:val="nil"/>
              <w:bottom w:val="single" w:sz="4" w:space="0" w:color="auto"/>
              <w:right w:val="single" w:sz="4" w:space="0" w:color="auto"/>
            </w:tcBorders>
            <w:shd w:val="clear" w:color="auto" w:fill="auto"/>
            <w:noWrap/>
            <w:vAlign w:val="bottom"/>
            <w:hideMark/>
          </w:tcPr>
          <w:p w14:paraId="3D704907" w14:textId="77777777" w:rsidR="002A1DA7" w:rsidRPr="00C418A3" w:rsidRDefault="002A1DA7" w:rsidP="000F0031">
            <w:pPr>
              <w:spacing w:after="0" w:line="240" w:lineRule="auto"/>
              <w:jc w:val="center"/>
              <w:rPr>
                <w:rFonts w:ascii="Arial" w:eastAsia="Times New Roman" w:hAnsi="Arial" w:cs="Arial"/>
                <w:b/>
                <w:bCs/>
                <w:color w:val="000000"/>
                <w:sz w:val="18"/>
                <w:szCs w:val="18"/>
              </w:rPr>
            </w:pPr>
            <w:r w:rsidRPr="00C418A3">
              <w:rPr>
                <w:rFonts w:ascii="Arial" w:eastAsia="Times New Roman" w:hAnsi="Arial" w:cs="Arial"/>
                <w:b/>
                <w:bCs/>
                <w:color w:val="000000"/>
                <w:sz w:val="18"/>
                <w:szCs w:val="18"/>
              </w:rPr>
              <w:t>-0.33</w:t>
            </w:r>
          </w:p>
        </w:tc>
        <w:tc>
          <w:tcPr>
            <w:tcW w:w="914" w:type="dxa"/>
            <w:tcBorders>
              <w:top w:val="nil"/>
              <w:left w:val="nil"/>
              <w:bottom w:val="single" w:sz="4" w:space="0" w:color="auto"/>
              <w:right w:val="single" w:sz="4" w:space="0" w:color="auto"/>
            </w:tcBorders>
            <w:shd w:val="clear" w:color="auto" w:fill="auto"/>
            <w:noWrap/>
            <w:vAlign w:val="bottom"/>
            <w:hideMark/>
          </w:tcPr>
          <w:p w14:paraId="17AE744D"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0.11</w:t>
            </w:r>
          </w:p>
        </w:tc>
      </w:tr>
      <w:tr w:rsidR="002A1DA7" w:rsidRPr="006C1779" w14:paraId="7B8277E0"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7DE76FCE"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USGS</w:t>
            </w:r>
          </w:p>
        </w:tc>
        <w:tc>
          <w:tcPr>
            <w:tcW w:w="1720" w:type="dxa"/>
            <w:tcBorders>
              <w:top w:val="nil"/>
              <w:left w:val="nil"/>
              <w:bottom w:val="single" w:sz="4" w:space="0" w:color="auto"/>
              <w:right w:val="single" w:sz="4" w:space="0" w:color="auto"/>
            </w:tcBorders>
            <w:shd w:val="clear" w:color="auto" w:fill="auto"/>
            <w:noWrap/>
            <w:vAlign w:val="bottom"/>
            <w:hideMark/>
          </w:tcPr>
          <w:p w14:paraId="32B92CA5"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2005-2015</w:t>
            </w:r>
          </w:p>
        </w:tc>
        <w:tc>
          <w:tcPr>
            <w:tcW w:w="1081" w:type="dxa"/>
            <w:tcBorders>
              <w:top w:val="nil"/>
              <w:left w:val="nil"/>
              <w:bottom w:val="single" w:sz="4" w:space="0" w:color="auto"/>
              <w:right w:val="single" w:sz="4" w:space="0" w:color="auto"/>
            </w:tcBorders>
            <w:shd w:val="clear" w:color="auto" w:fill="auto"/>
            <w:noWrap/>
            <w:vAlign w:val="bottom"/>
            <w:hideMark/>
          </w:tcPr>
          <w:p w14:paraId="04F284B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3.75</w:t>
            </w:r>
          </w:p>
        </w:tc>
        <w:tc>
          <w:tcPr>
            <w:tcW w:w="914" w:type="dxa"/>
            <w:tcBorders>
              <w:top w:val="nil"/>
              <w:left w:val="nil"/>
              <w:bottom w:val="single" w:sz="4" w:space="0" w:color="auto"/>
              <w:right w:val="single" w:sz="4" w:space="0" w:color="auto"/>
            </w:tcBorders>
            <w:shd w:val="clear" w:color="auto" w:fill="auto"/>
            <w:noWrap/>
            <w:vAlign w:val="bottom"/>
            <w:hideMark/>
          </w:tcPr>
          <w:p w14:paraId="66D9507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0.63</w:t>
            </w:r>
          </w:p>
        </w:tc>
        <w:tc>
          <w:tcPr>
            <w:tcW w:w="984" w:type="dxa"/>
            <w:tcBorders>
              <w:top w:val="nil"/>
              <w:left w:val="nil"/>
              <w:bottom w:val="single" w:sz="4" w:space="0" w:color="auto"/>
              <w:right w:val="single" w:sz="4" w:space="0" w:color="auto"/>
            </w:tcBorders>
            <w:shd w:val="clear" w:color="auto" w:fill="auto"/>
            <w:noWrap/>
            <w:vAlign w:val="bottom"/>
            <w:hideMark/>
          </w:tcPr>
          <w:p w14:paraId="39F0E116"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0.97</w:t>
            </w:r>
          </w:p>
        </w:tc>
        <w:tc>
          <w:tcPr>
            <w:tcW w:w="914" w:type="dxa"/>
            <w:tcBorders>
              <w:top w:val="nil"/>
              <w:left w:val="nil"/>
              <w:bottom w:val="single" w:sz="4" w:space="0" w:color="auto"/>
              <w:right w:val="single" w:sz="4" w:space="0" w:color="auto"/>
            </w:tcBorders>
            <w:shd w:val="clear" w:color="auto" w:fill="auto"/>
            <w:noWrap/>
            <w:vAlign w:val="bottom"/>
            <w:hideMark/>
          </w:tcPr>
          <w:p w14:paraId="68F7EC7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0.32</w:t>
            </w:r>
          </w:p>
        </w:tc>
        <w:tc>
          <w:tcPr>
            <w:tcW w:w="984" w:type="dxa"/>
            <w:tcBorders>
              <w:top w:val="nil"/>
              <w:left w:val="nil"/>
              <w:bottom w:val="single" w:sz="4" w:space="0" w:color="auto"/>
              <w:right w:val="single" w:sz="4" w:space="0" w:color="auto"/>
            </w:tcBorders>
            <w:shd w:val="clear" w:color="auto" w:fill="auto"/>
            <w:noWrap/>
            <w:vAlign w:val="bottom"/>
            <w:hideMark/>
          </w:tcPr>
          <w:p w14:paraId="0A38A65F" w14:textId="77777777" w:rsidR="002A1DA7" w:rsidRPr="006C1779" w:rsidRDefault="002A1DA7" w:rsidP="000F0031">
            <w:pPr>
              <w:spacing w:after="0" w:line="240" w:lineRule="auto"/>
              <w:jc w:val="center"/>
              <w:rPr>
                <w:rFonts w:ascii="Arial" w:eastAsia="Times New Roman" w:hAnsi="Arial" w:cs="Arial"/>
                <w:b/>
                <w:bCs/>
                <w:color w:val="000000"/>
                <w:sz w:val="18"/>
                <w:szCs w:val="18"/>
              </w:rPr>
            </w:pPr>
            <w:r w:rsidRPr="006C1779">
              <w:rPr>
                <w:rFonts w:ascii="Arial" w:eastAsia="Times New Roman" w:hAnsi="Arial" w:cs="Arial"/>
                <w:b/>
                <w:bCs/>
                <w:color w:val="000000"/>
                <w:sz w:val="18"/>
                <w:szCs w:val="18"/>
              </w:rPr>
              <w:t>-2.78</w:t>
            </w:r>
          </w:p>
        </w:tc>
        <w:tc>
          <w:tcPr>
            <w:tcW w:w="914" w:type="dxa"/>
            <w:tcBorders>
              <w:top w:val="nil"/>
              <w:left w:val="nil"/>
              <w:bottom w:val="single" w:sz="4" w:space="0" w:color="auto"/>
              <w:right w:val="single" w:sz="4" w:space="0" w:color="auto"/>
            </w:tcBorders>
            <w:shd w:val="clear" w:color="auto" w:fill="auto"/>
            <w:noWrap/>
            <w:vAlign w:val="bottom"/>
            <w:hideMark/>
          </w:tcPr>
          <w:p w14:paraId="3A53430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0.68</w:t>
            </w:r>
          </w:p>
        </w:tc>
        <w:tc>
          <w:tcPr>
            <w:tcW w:w="984" w:type="dxa"/>
            <w:tcBorders>
              <w:top w:val="nil"/>
              <w:left w:val="nil"/>
              <w:bottom w:val="single" w:sz="4" w:space="0" w:color="auto"/>
              <w:right w:val="single" w:sz="4" w:space="0" w:color="auto"/>
            </w:tcBorders>
            <w:shd w:val="clear" w:color="auto" w:fill="auto"/>
            <w:noWrap/>
            <w:vAlign w:val="bottom"/>
            <w:hideMark/>
          </w:tcPr>
          <w:p w14:paraId="273E7BE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1.74</w:t>
            </w:r>
          </w:p>
        </w:tc>
        <w:tc>
          <w:tcPr>
            <w:tcW w:w="914" w:type="dxa"/>
            <w:tcBorders>
              <w:top w:val="nil"/>
              <w:left w:val="nil"/>
              <w:bottom w:val="single" w:sz="4" w:space="0" w:color="auto"/>
              <w:right w:val="single" w:sz="4" w:space="0" w:color="auto"/>
            </w:tcBorders>
            <w:shd w:val="clear" w:color="auto" w:fill="auto"/>
            <w:noWrap/>
            <w:vAlign w:val="bottom"/>
            <w:hideMark/>
          </w:tcPr>
          <w:p w14:paraId="2324B83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0.11</w:t>
            </w:r>
          </w:p>
        </w:tc>
        <w:tc>
          <w:tcPr>
            <w:tcW w:w="984" w:type="dxa"/>
            <w:tcBorders>
              <w:top w:val="nil"/>
              <w:left w:val="nil"/>
              <w:bottom w:val="single" w:sz="4" w:space="0" w:color="auto"/>
              <w:right w:val="single" w:sz="4" w:space="0" w:color="auto"/>
            </w:tcBorders>
            <w:shd w:val="clear" w:color="auto" w:fill="auto"/>
            <w:noWrap/>
            <w:vAlign w:val="bottom"/>
            <w:hideMark/>
          </w:tcPr>
          <w:p w14:paraId="52BB172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0.92</w:t>
            </w:r>
          </w:p>
        </w:tc>
        <w:tc>
          <w:tcPr>
            <w:tcW w:w="914" w:type="dxa"/>
            <w:tcBorders>
              <w:top w:val="nil"/>
              <w:left w:val="nil"/>
              <w:bottom w:val="single" w:sz="4" w:space="0" w:color="auto"/>
              <w:right w:val="single" w:sz="4" w:space="0" w:color="auto"/>
            </w:tcBorders>
            <w:shd w:val="clear" w:color="auto" w:fill="auto"/>
            <w:noWrap/>
            <w:vAlign w:val="bottom"/>
            <w:hideMark/>
          </w:tcPr>
          <w:p w14:paraId="6E7312F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0.08</w:t>
            </w:r>
          </w:p>
        </w:tc>
        <w:tc>
          <w:tcPr>
            <w:tcW w:w="984" w:type="dxa"/>
            <w:tcBorders>
              <w:top w:val="nil"/>
              <w:left w:val="nil"/>
              <w:bottom w:val="single" w:sz="4" w:space="0" w:color="auto"/>
              <w:right w:val="single" w:sz="4" w:space="0" w:color="auto"/>
            </w:tcBorders>
            <w:shd w:val="clear" w:color="auto" w:fill="auto"/>
            <w:noWrap/>
            <w:vAlign w:val="bottom"/>
            <w:hideMark/>
          </w:tcPr>
          <w:p w14:paraId="4FABA6F5" w14:textId="77777777" w:rsidR="002A1DA7" w:rsidRPr="00C418A3" w:rsidRDefault="002A1DA7" w:rsidP="000F0031">
            <w:pPr>
              <w:spacing w:after="0" w:line="240" w:lineRule="auto"/>
              <w:jc w:val="center"/>
              <w:rPr>
                <w:rFonts w:ascii="Arial" w:eastAsia="Times New Roman" w:hAnsi="Arial" w:cs="Arial"/>
                <w:b/>
                <w:bCs/>
                <w:color w:val="000000"/>
                <w:sz w:val="18"/>
                <w:szCs w:val="18"/>
              </w:rPr>
            </w:pPr>
            <w:r w:rsidRPr="00C418A3">
              <w:rPr>
                <w:rFonts w:ascii="Arial" w:eastAsia="Times New Roman" w:hAnsi="Arial" w:cs="Arial"/>
                <w:b/>
                <w:bCs/>
                <w:color w:val="000000"/>
                <w:sz w:val="18"/>
                <w:szCs w:val="18"/>
              </w:rPr>
              <w:t>-0.82</w:t>
            </w:r>
          </w:p>
        </w:tc>
        <w:tc>
          <w:tcPr>
            <w:tcW w:w="914" w:type="dxa"/>
            <w:tcBorders>
              <w:top w:val="nil"/>
              <w:left w:val="nil"/>
              <w:bottom w:val="single" w:sz="4" w:space="0" w:color="auto"/>
              <w:right w:val="single" w:sz="4" w:space="0" w:color="auto"/>
            </w:tcBorders>
            <w:shd w:val="clear" w:color="auto" w:fill="auto"/>
            <w:noWrap/>
            <w:vAlign w:val="bottom"/>
            <w:hideMark/>
          </w:tcPr>
          <w:p w14:paraId="0730F06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0.13</w:t>
            </w:r>
          </w:p>
        </w:tc>
      </w:tr>
      <w:tr w:rsidR="002A1DA7" w:rsidRPr="006C1779" w14:paraId="3FF4C83E"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573DC6E2"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1720" w:type="dxa"/>
            <w:tcBorders>
              <w:top w:val="nil"/>
              <w:left w:val="nil"/>
              <w:bottom w:val="single" w:sz="4" w:space="0" w:color="auto"/>
              <w:right w:val="single" w:sz="4" w:space="0" w:color="auto"/>
            </w:tcBorders>
            <w:shd w:val="clear" w:color="auto" w:fill="auto"/>
            <w:noWrap/>
            <w:vAlign w:val="bottom"/>
            <w:hideMark/>
          </w:tcPr>
          <w:p w14:paraId="7803A557"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1081" w:type="dxa"/>
            <w:tcBorders>
              <w:top w:val="nil"/>
              <w:left w:val="nil"/>
              <w:bottom w:val="single" w:sz="4" w:space="0" w:color="auto"/>
              <w:right w:val="single" w:sz="4" w:space="0" w:color="auto"/>
            </w:tcBorders>
            <w:shd w:val="clear" w:color="auto" w:fill="auto"/>
            <w:noWrap/>
            <w:vAlign w:val="bottom"/>
            <w:hideMark/>
          </w:tcPr>
          <w:p w14:paraId="3EEAE14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53D0751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7F29FF6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0938D84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64CE1A5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51D59A2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0A87B17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12B11B1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2F6A40C4"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1A436424"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266570C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1CA34E0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r>
      <w:tr w:rsidR="002A1DA7" w:rsidRPr="006C1779" w14:paraId="7530995B"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2CB2D5BB"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Baker</w:t>
            </w:r>
          </w:p>
        </w:tc>
        <w:tc>
          <w:tcPr>
            <w:tcW w:w="1720" w:type="dxa"/>
            <w:tcBorders>
              <w:top w:val="nil"/>
              <w:left w:val="nil"/>
              <w:bottom w:val="single" w:sz="4" w:space="0" w:color="auto"/>
              <w:right w:val="single" w:sz="4" w:space="0" w:color="auto"/>
            </w:tcBorders>
            <w:shd w:val="clear" w:color="auto" w:fill="auto"/>
            <w:noWrap/>
            <w:vAlign w:val="bottom"/>
            <w:hideMark/>
          </w:tcPr>
          <w:p w14:paraId="63BE2D4A"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1996-2001</w:t>
            </w:r>
          </w:p>
        </w:tc>
        <w:tc>
          <w:tcPr>
            <w:tcW w:w="1081" w:type="dxa"/>
            <w:tcBorders>
              <w:top w:val="nil"/>
              <w:left w:val="nil"/>
              <w:bottom w:val="single" w:sz="4" w:space="0" w:color="auto"/>
              <w:right w:val="single" w:sz="4" w:space="0" w:color="auto"/>
            </w:tcBorders>
            <w:shd w:val="clear" w:color="auto" w:fill="auto"/>
            <w:noWrap/>
            <w:vAlign w:val="bottom"/>
            <w:hideMark/>
          </w:tcPr>
          <w:p w14:paraId="11DC5F3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14" w:type="dxa"/>
            <w:tcBorders>
              <w:top w:val="nil"/>
              <w:left w:val="nil"/>
              <w:bottom w:val="single" w:sz="4" w:space="0" w:color="auto"/>
              <w:right w:val="single" w:sz="4" w:space="0" w:color="auto"/>
            </w:tcBorders>
            <w:shd w:val="clear" w:color="auto" w:fill="auto"/>
            <w:noWrap/>
            <w:vAlign w:val="bottom"/>
            <w:hideMark/>
          </w:tcPr>
          <w:p w14:paraId="4E3E0AC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84" w:type="dxa"/>
            <w:tcBorders>
              <w:top w:val="nil"/>
              <w:left w:val="nil"/>
              <w:bottom w:val="single" w:sz="4" w:space="0" w:color="auto"/>
              <w:right w:val="single" w:sz="4" w:space="0" w:color="auto"/>
            </w:tcBorders>
            <w:shd w:val="clear" w:color="auto" w:fill="auto"/>
            <w:noWrap/>
            <w:vAlign w:val="bottom"/>
            <w:hideMark/>
          </w:tcPr>
          <w:p w14:paraId="3D2FBAC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14" w:type="dxa"/>
            <w:tcBorders>
              <w:top w:val="nil"/>
              <w:left w:val="nil"/>
              <w:bottom w:val="single" w:sz="4" w:space="0" w:color="auto"/>
              <w:right w:val="single" w:sz="4" w:space="0" w:color="auto"/>
            </w:tcBorders>
            <w:shd w:val="clear" w:color="auto" w:fill="auto"/>
            <w:noWrap/>
            <w:vAlign w:val="bottom"/>
            <w:hideMark/>
          </w:tcPr>
          <w:p w14:paraId="6B1C1E6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84" w:type="dxa"/>
            <w:tcBorders>
              <w:top w:val="nil"/>
              <w:left w:val="nil"/>
              <w:bottom w:val="single" w:sz="4" w:space="0" w:color="auto"/>
              <w:right w:val="single" w:sz="4" w:space="0" w:color="auto"/>
            </w:tcBorders>
            <w:shd w:val="clear" w:color="auto" w:fill="auto"/>
            <w:noWrap/>
            <w:vAlign w:val="bottom"/>
            <w:hideMark/>
          </w:tcPr>
          <w:p w14:paraId="30C760A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14" w:type="dxa"/>
            <w:tcBorders>
              <w:top w:val="nil"/>
              <w:left w:val="nil"/>
              <w:bottom w:val="single" w:sz="4" w:space="0" w:color="auto"/>
              <w:right w:val="single" w:sz="4" w:space="0" w:color="auto"/>
            </w:tcBorders>
            <w:shd w:val="clear" w:color="auto" w:fill="auto"/>
            <w:noWrap/>
            <w:vAlign w:val="bottom"/>
            <w:hideMark/>
          </w:tcPr>
          <w:p w14:paraId="6BD3139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84" w:type="dxa"/>
            <w:tcBorders>
              <w:top w:val="nil"/>
              <w:left w:val="nil"/>
              <w:bottom w:val="single" w:sz="4" w:space="0" w:color="auto"/>
              <w:right w:val="single" w:sz="4" w:space="0" w:color="auto"/>
            </w:tcBorders>
            <w:shd w:val="clear" w:color="auto" w:fill="auto"/>
            <w:noWrap/>
            <w:vAlign w:val="bottom"/>
            <w:hideMark/>
          </w:tcPr>
          <w:p w14:paraId="1BA2B76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0.10</w:t>
            </w:r>
          </w:p>
        </w:tc>
        <w:tc>
          <w:tcPr>
            <w:tcW w:w="914" w:type="dxa"/>
            <w:tcBorders>
              <w:top w:val="nil"/>
              <w:left w:val="nil"/>
              <w:bottom w:val="single" w:sz="4" w:space="0" w:color="auto"/>
              <w:right w:val="single" w:sz="4" w:space="0" w:color="auto"/>
            </w:tcBorders>
            <w:shd w:val="clear" w:color="auto" w:fill="auto"/>
            <w:noWrap/>
            <w:vAlign w:val="bottom"/>
            <w:hideMark/>
          </w:tcPr>
          <w:p w14:paraId="4C62017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0.04</w:t>
            </w:r>
          </w:p>
        </w:tc>
        <w:tc>
          <w:tcPr>
            <w:tcW w:w="984" w:type="dxa"/>
            <w:tcBorders>
              <w:top w:val="nil"/>
              <w:left w:val="nil"/>
              <w:bottom w:val="single" w:sz="4" w:space="0" w:color="auto"/>
              <w:right w:val="single" w:sz="4" w:space="0" w:color="auto"/>
            </w:tcBorders>
            <w:shd w:val="clear" w:color="auto" w:fill="auto"/>
            <w:noWrap/>
            <w:vAlign w:val="bottom"/>
            <w:hideMark/>
          </w:tcPr>
          <w:p w14:paraId="66DE39E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1.18</w:t>
            </w:r>
          </w:p>
        </w:tc>
        <w:tc>
          <w:tcPr>
            <w:tcW w:w="914" w:type="dxa"/>
            <w:tcBorders>
              <w:top w:val="nil"/>
              <w:left w:val="nil"/>
              <w:bottom w:val="single" w:sz="4" w:space="0" w:color="auto"/>
              <w:right w:val="single" w:sz="4" w:space="0" w:color="auto"/>
            </w:tcBorders>
            <w:shd w:val="clear" w:color="auto" w:fill="auto"/>
            <w:noWrap/>
            <w:vAlign w:val="bottom"/>
            <w:hideMark/>
          </w:tcPr>
          <w:p w14:paraId="765FEAF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0.13</w:t>
            </w:r>
          </w:p>
        </w:tc>
        <w:tc>
          <w:tcPr>
            <w:tcW w:w="984" w:type="dxa"/>
            <w:tcBorders>
              <w:top w:val="nil"/>
              <w:left w:val="nil"/>
              <w:bottom w:val="single" w:sz="4" w:space="0" w:color="auto"/>
              <w:right w:val="single" w:sz="4" w:space="0" w:color="auto"/>
            </w:tcBorders>
            <w:shd w:val="clear" w:color="auto" w:fill="auto"/>
            <w:noWrap/>
            <w:vAlign w:val="bottom"/>
            <w:hideMark/>
          </w:tcPr>
          <w:p w14:paraId="58C611B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1.08</w:t>
            </w:r>
          </w:p>
        </w:tc>
        <w:tc>
          <w:tcPr>
            <w:tcW w:w="914" w:type="dxa"/>
            <w:tcBorders>
              <w:top w:val="nil"/>
              <w:left w:val="nil"/>
              <w:bottom w:val="single" w:sz="4" w:space="0" w:color="auto"/>
              <w:right w:val="single" w:sz="4" w:space="0" w:color="auto"/>
            </w:tcBorders>
            <w:shd w:val="clear" w:color="auto" w:fill="auto"/>
            <w:noWrap/>
            <w:vAlign w:val="bottom"/>
            <w:hideMark/>
          </w:tcPr>
          <w:p w14:paraId="41A1BF3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0.13</w:t>
            </w:r>
          </w:p>
        </w:tc>
      </w:tr>
      <w:tr w:rsidR="002A1DA7" w:rsidRPr="006C1779" w14:paraId="75084E4E"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6478411A"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Baker</w:t>
            </w:r>
          </w:p>
        </w:tc>
        <w:tc>
          <w:tcPr>
            <w:tcW w:w="1720" w:type="dxa"/>
            <w:tcBorders>
              <w:top w:val="nil"/>
              <w:left w:val="nil"/>
              <w:bottom w:val="single" w:sz="4" w:space="0" w:color="auto"/>
              <w:right w:val="single" w:sz="4" w:space="0" w:color="auto"/>
            </w:tcBorders>
            <w:shd w:val="clear" w:color="auto" w:fill="auto"/>
            <w:noWrap/>
            <w:vAlign w:val="bottom"/>
            <w:hideMark/>
          </w:tcPr>
          <w:p w14:paraId="746664D3"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2001-2008</w:t>
            </w:r>
          </w:p>
        </w:tc>
        <w:tc>
          <w:tcPr>
            <w:tcW w:w="1081" w:type="dxa"/>
            <w:tcBorders>
              <w:top w:val="nil"/>
              <w:left w:val="nil"/>
              <w:bottom w:val="single" w:sz="4" w:space="0" w:color="auto"/>
              <w:right w:val="single" w:sz="4" w:space="0" w:color="auto"/>
            </w:tcBorders>
            <w:shd w:val="clear" w:color="auto" w:fill="auto"/>
            <w:noWrap/>
            <w:vAlign w:val="bottom"/>
            <w:hideMark/>
          </w:tcPr>
          <w:p w14:paraId="1736DF7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2.53</w:t>
            </w:r>
          </w:p>
        </w:tc>
        <w:tc>
          <w:tcPr>
            <w:tcW w:w="914" w:type="dxa"/>
            <w:tcBorders>
              <w:top w:val="nil"/>
              <w:left w:val="nil"/>
              <w:bottom w:val="single" w:sz="4" w:space="0" w:color="auto"/>
              <w:right w:val="single" w:sz="4" w:space="0" w:color="auto"/>
            </w:tcBorders>
            <w:shd w:val="clear" w:color="auto" w:fill="auto"/>
            <w:noWrap/>
            <w:vAlign w:val="bottom"/>
            <w:hideMark/>
          </w:tcPr>
          <w:p w14:paraId="2F270EB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1.29</w:t>
            </w:r>
          </w:p>
        </w:tc>
        <w:tc>
          <w:tcPr>
            <w:tcW w:w="984" w:type="dxa"/>
            <w:tcBorders>
              <w:top w:val="nil"/>
              <w:left w:val="nil"/>
              <w:bottom w:val="single" w:sz="4" w:space="0" w:color="auto"/>
              <w:right w:val="single" w:sz="4" w:space="0" w:color="auto"/>
            </w:tcBorders>
            <w:shd w:val="clear" w:color="auto" w:fill="auto"/>
            <w:noWrap/>
            <w:vAlign w:val="bottom"/>
            <w:hideMark/>
          </w:tcPr>
          <w:p w14:paraId="086CC82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0.18</w:t>
            </w:r>
          </w:p>
        </w:tc>
        <w:tc>
          <w:tcPr>
            <w:tcW w:w="914" w:type="dxa"/>
            <w:tcBorders>
              <w:top w:val="nil"/>
              <w:left w:val="nil"/>
              <w:bottom w:val="single" w:sz="4" w:space="0" w:color="auto"/>
              <w:right w:val="single" w:sz="4" w:space="0" w:color="auto"/>
            </w:tcBorders>
            <w:shd w:val="clear" w:color="auto" w:fill="auto"/>
            <w:noWrap/>
            <w:vAlign w:val="bottom"/>
            <w:hideMark/>
          </w:tcPr>
          <w:p w14:paraId="5046ED5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0.37</w:t>
            </w:r>
          </w:p>
        </w:tc>
        <w:tc>
          <w:tcPr>
            <w:tcW w:w="984" w:type="dxa"/>
            <w:tcBorders>
              <w:top w:val="nil"/>
              <w:left w:val="nil"/>
              <w:bottom w:val="single" w:sz="4" w:space="0" w:color="auto"/>
              <w:right w:val="single" w:sz="4" w:space="0" w:color="auto"/>
            </w:tcBorders>
            <w:shd w:val="clear" w:color="auto" w:fill="auto"/>
            <w:noWrap/>
            <w:vAlign w:val="bottom"/>
            <w:hideMark/>
          </w:tcPr>
          <w:p w14:paraId="4C0CCBEC" w14:textId="77777777" w:rsidR="002A1DA7" w:rsidRPr="006C1779" w:rsidRDefault="002A1DA7" w:rsidP="000F0031">
            <w:pPr>
              <w:spacing w:after="0" w:line="240" w:lineRule="auto"/>
              <w:jc w:val="center"/>
              <w:rPr>
                <w:rFonts w:ascii="Arial" w:eastAsia="Times New Roman" w:hAnsi="Arial" w:cs="Arial"/>
                <w:b/>
                <w:bCs/>
                <w:color w:val="000000"/>
                <w:sz w:val="18"/>
                <w:szCs w:val="18"/>
              </w:rPr>
            </w:pPr>
            <w:r w:rsidRPr="006C1779">
              <w:rPr>
                <w:rFonts w:ascii="Arial" w:eastAsia="Times New Roman" w:hAnsi="Arial" w:cs="Arial"/>
                <w:b/>
                <w:bCs/>
                <w:color w:val="000000"/>
                <w:sz w:val="18"/>
                <w:szCs w:val="18"/>
              </w:rPr>
              <w:t>-2.30</w:t>
            </w:r>
          </w:p>
        </w:tc>
        <w:tc>
          <w:tcPr>
            <w:tcW w:w="914" w:type="dxa"/>
            <w:tcBorders>
              <w:top w:val="nil"/>
              <w:left w:val="nil"/>
              <w:bottom w:val="single" w:sz="4" w:space="0" w:color="auto"/>
              <w:right w:val="single" w:sz="4" w:space="0" w:color="auto"/>
            </w:tcBorders>
            <w:shd w:val="clear" w:color="auto" w:fill="auto"/>
            <w:noWrap/>
            <w:vAlign w:val="bottom"/>
            <w:hideMark/>
          </w:tcPr>
          <w:p w14:paraId="21F7ECF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1.35</w:t>
            </w:r>
          </w:p>
        </w:tc>
        <w:tc>
          <w:tcPr>
            <w:tcW w:w="984" w:type="dxa"/>
            <w:tcBorders>
              <w:top w:val="nil"/>
              <w:left w:val="nil"/>
              <w:bottom w:val="single" w:sz="4" w:space="0" w:color="auto"/>
              <w:right w:val="single" w:sz="4" w:space="0" w:color="auto"/>
            </w:tcBorders>
            <w:shd w:val="clear" w:color="auto" w:fill="auto"/>
            <w:noWrap/>
            <w:vAlign w:val="bottom"/>
            <w:hideMark/>
          </w:tcPr>
          <w:p w14:paraId="3F4B47A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1.19</w:t>
            </w:r>
          </w:p>
        </w:tc>
        <w:tc>
          <w:tcPr>
            <w:tcW w:w="914" w:type="dxa"/>
            <w:tcBorders>
              <w:top w:val="nil"/>
              <w:left w:val="nil"/>
              <w:bottom w:val="single" w:sz="4" w:space="0" w:color="auto"/>
              <w:right w:val="single" w:sz="4" w:space="0" w:color="auto"/>
            </w:tcBorders>
            <w:shd w:val="clear" w:color="auto" w:fill="auto"/>
            <w:noWrap/>
            <w:vAlign w:val="bottom"/>
            <w:hideMark/>
          </w:tcPr>
          <w:p w14:paraId="4607BB4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0.11</w:t>
            </w:r>
          </w:p>
        </w:tc>
        <w:tc>
          <w:tcPr>
            <w:tcW w:w="984" w:type="dxa"/>
            <w:tcBorders>
              <w:top w:val="nil"/>
              <w:left w:val="nil"/>
              <w:bottom w:val="single" w:sz="4" w:space="0" w:color="auto"/>
              <w:right w:val="single" w:sz="4" w:space="0" w:color="auto"/>
            </w:tcBorders>
            <w:shd w:val="clear" w:color="auto" w:fill="auto"/>
            <w:noWrap/>
            <w:vAlign w:val="bottom"/>
            <w:hideMark/>
          </w:tcPr>
          <w:p w14:paraId="31A8CA8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1.14</w:t>
            </w:r>
          </w:p>
        </w:tc>
        <w:tc>
          <w:tcPr>
            <w:tcW w:w="914" w:type="dxa"/>
            <w:tcBorders>
              <w:top w:val="nil"/>
              <w:left w:val="nil"/>
              <w:bottom w:val="single" w:sz="4" w:space="0" w:color="auto"/>
              <w:right w:val="single" w:sz="4" w:space="0" w:color="auto"/>
            </w:tcBorders>
            <w:shd w:val="clear" w:color="auto" w:fill="auto"/>
            <w:noWrap/>
            <w:vAlign w:val="bottom"/>
            <w:hideMark/>
          </w:tcPr>
          <w:p w14:paraId="336E127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0.11</w:t>
            </w:r>
          </w:p>
        </w:tc>
        <w:tc>
          <w:tcPr>
            <w:tcW w:w="984" w:type="dxa"/>
            <w:tcBorders>
              <w:top w:val="nil"/>
              <w:left w:val="nil"/>
              <w:bottom w:val="single" w:sz="4" w:space="0" w:color="auto"/>
              <w:right w:val="single" w:sz="4" w:space="0" w:color="auto"/>
            </w:tcBorders>
            <w:shd w:val="clear" w:color="auto" w:fill="auto"/>
            <w:noWrap/>
            <w:vAlign w:val="bottom"/>
            <w:hideMark/>
          </w:tcPr>
          <w:p w14:paraId="20C7BB1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-0.05</w:t>
            </w:r>
          </w:p>
        </w:tc>
        <w:tc>
          <w:tcPr>
            <w:tcW w:w="914" w:type="dxa"/>
            <w:tcBorders>
              <w:top w:val="nil"/>
              <w:left w:val="nil"/>
              <w:bottom w:val="single" w:sz="4" w:space="0" w:color="auto"/>
              <w:right w:val="single" w:sz="4" w:space="0" w:color="auto"/>
            </w:tcBorders>
            <w:shd w:val="clear" w:color="auto" w:fill="auto"/>
            <w:noWrap/>
            <w:vAlign w:val="bottom"/>
            <w:hideMark/>
          </w:tcPr>
          <w:p w14:paraId="296078D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0.15</w:t>
            </w:r>
          </w:p>
        </w:tc>
      </w:tr>
      <w:tr w:rsidR="002A1DA7" w:rsidRPr="006C1779" w14:paraId="15571413"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5AB0F8C0"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Baker</w:t>
            </w:r>
          </w:p>
        </w:tc>
        <w:tc>
          <w:tcPr>
            <w:tcW w:w="1720" w:type="dxa"/>
            <w:tcBorders>
              <w:top w:val="nil"/>
              <w:left w:val="nil"/>
              <w:bottom w:val="single" w:sz="4" w:space="0" w:color="auto"/>
              <w:right w:val="single" w:sz="4" w:space="0" w:color="auto"/>
            </w:tcBorders>
            <w:shd w:val="clear" w:color="auto" w:fill="auto"/>
            <w:noWrap/>
            <w:vAlign w:val="bottom"/>
            <w:hideMark/>
          </w:tcPr>
          <w:p w14:paraId="5243C5AD"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2008-2013</w:t>
            </w:r>
          </w:p>
        </w:tc>
        <w:tc>
          <w:tcPr>
            <w:tcW w:w="1081" w:type="dxa"/>
            <w:tcBorders>
              <w:top w:val="nil"/>
              <w:left w:val="nil"/>
              <w:bottom w:val="single" w:sz="4" w:space="0" w:color="auto"/>
              <w:right w:val="single" w:sz="4" w:space="0" w:color="auto"/>
            </w:tcBorders>
            <w:shd w:val="clear" w:color="auto" w:fill="auto"/>
            <w:noWrap/>
            <w:vAlign w:val="bottom"/>
            <w:hideMark/>
          </w:tcPr>
          <w:p w14:paraId="0D03553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0.97</w:t>
            </w:r>
          </w:p>
        </w:tc>
        <w:tc>
          <w:tcPr>
            <w:tcW w:w="914" w:type="dxa"/>
            <w:tcBorders>
              <w:top w:val="nil"/>
              <w:left w:val="nil"/>
              <w:bottom w:val="single" w:sz="4" w:space="0" w:color="auto"/>
              <w:right w:val="single" w:sz="4" w:space="0" w:color="auto"/>
            </w:tcBorders>
            <w:shd w:val="clear" w:color="auto" w:fill="auto"/>
            <w:noWrap/>
            <w:vAlign w:val="bottom"/>
            <w:hideMark/>
          </w:tcPr>
          <w:p w14:paraId="53E8F0E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1.04</w:t>
            </w:r>
          </w:p>
        </w:tc>
        <w:tc>
          <w:tcPr>
            <w:tcW w:w="984" w:type="dxa"/>
            <w:tcBorders>
              <w:top w:val="nil"/>
              <w:left w:val="nil"/>
              <w:bottom w:val="single" w:sz="4" w:space="0" w:color="auto"/>
              <w:right w:val="single" w:sz="4" w:space="0" w:color="auto"/>
            </w:tcBorders>
            <w:shd w:val="clear" w:color="auto" w:fill="auto"/>
            <w:noWrap/>
            <w:vAlign w:val="bottom"/>
            <w:hideMark/>
          </w:tcPr>
          <w:p w14:paraId="2A6DAFA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14" w:type="dxa"/>
            <w:tcBorders>
              <w:top w:val="nil"/>
              <w:left w:val="nil"/>
              <w:bottom w:val="single" w:sz="4" w:space="0" w:color="auto"/>
              <w:right w:val="single" w:sz="4" w:space="0" w:color="auto"/>
            </w:tcBorders>
            <w:shd w:val="clear" w:color="auto" w:fill="auto"/>
            <w:noWrap/>
            <w:vAlign w:val="bottom"/>
            <w:hideMark/>
          </w:tcPr>
          <w:p w14:paraId="4CF91B5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84" w:type="dxa"/>
            <w:tcBorders>
              <w:top w:val="nil"/>
              <w:left w:val="nil"/>
              <w:bottom w:val="single" w:sz="4" w:space="0" w:color="auto"/>
              <w:right w:val="single" w:sz="4" w:space="0" w:color="auto"/>
            </w:tcBorders>
            <w:shd w:val="clear" w:color="auto" w:fill="auto"/>
            <w:noWrap/>
            <w:vAlign w:val="bottom"/>
            <w:hideMark/>
          </w:tcPr>
          <w:p w14:paraId="0B9AF236"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-0.97</w:t>
            </w:r>
          </w:p>
        </w:tc>
        <w:tc>
          <w:tcPr>
            <w:tcW w:w="914" w:type="dxa"/>
            <w:tcBorders>
              <w:top w:val="nil"/>
              <w:left w:val="nil"/>
              <w:bottom w:val="single" w:sz="4" w:space="0" w:color="auto"/>
              <w:right w:val="single" w:sz="4" w:space="0" w:color="auto"/>
            </w:tcBorders>
            <w:shd w:val="clear" w:color="auto" w:fill="auto"/>
            <w:noWrap/>
            <w:vAlign w:val="bottom"/>
            <w:hideMark/>
          </w:tcPr>
          <w:p w14:paraId="524AC30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1.04</w:t>
            </w:r>
          </w:p>
        </w:tc>
        <w:tc>
          <w:tcPr>
            <w:tcW w:w="984" w:type="dxa"/>
            <w:tcBorders>
              <w:top w:val="nil"/>
              <w:left w:val="nil"/>
              <w:bottom w:val="single" w:sz="4" w:space="0" w:color="auto"/>
              <w:right w:val="single" w:sz="4" w:space="0" w:color="auto"/>
            </w:tcBorders>
            <w:shd w:val="clear" w:color="auto" w:fill="auto"/>
            <w:noWrap/>
            <w:vAlign w:val="bottom"/>
            <w:hideMark/>
          </w:tcPr>
          <w:p w14:paraId="1928D35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0.45</w:t>
            </w:r>
          </w:p>
        </w:tc>
        <w:tc>
          <w:tcPr>
            <w:tcW w:w="914" w:type="dxa"/>
            <w:tcBorders>
              <w:top w:val="nil"/>
              <w:left w:val="nil"/>
              <w:bottom w:val="single" w:sz="4" w:space="0" w:color="auto"/>
              <w:right w:val="single" w:sz="4" w:space="0" w:color="auto"/>
            </w:tcBorders>
            <w:shd w:val="clear" w:color="auto" w:fill="auto"/>
            <w:noWrap/>
            <w:vAlign w:val="bottom"/>
            <w:hideMark/>
          </w:tcPr>
          <w:p w14:paraId="4E40646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0.08</w:t>
            </w:r>
          </w:p>
        </w:tc>
        <w:tc>
          <w:tcPr>
            <w:tcW w:w="984" w:type="dxa"/>
            <w:tcBorders>
              <w:top w:val="nil"/>
              <w:left w:val="nil"/>
              <w:bottom w:val="single" w:sz="4" w:space="0" w:color="auto"/>
              <w:right w:val="single" w:sz="4" w:space="0" w:color="auto"/>
            </w:tcBorders>
            <w:shd w:val="clear" w:color="auto" w:fill="auto"/>
            <w:noWrap/>
            <w:vAlign w:val="bottom"/>
            <w:hideMark/>
          </w:tcPr>
          <w:p w14:paraId="1757CAC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0.07</w:t>
            </w:r>
          </w:p>
        </w:tc>
        <w:tc>
          <w:tcPr>
            <w:tcW w:w="914" w:type="dxa"/>
            <w:tcBorders>
              <w:top w:val="nil"/>
              <w:left w:val="nil"/>
              <w:bottom w:val="single" w:sz="4" w:space="0" w:color="auto"/>
              <w:right w:val="single" w:sz="4" w:space="0" w:color="auto"/>
            </w:tcBorders>
            <w:shd w:val="clear" w:color="auto" w:fill="auto"/>
            <w:noWrap/>
            <w:vAlign w:val="bottom"/>
            <w:hideMark/>
          </w:tcPr>
          <w:p w14:paraId="1E0B49ED"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0.03</w:t>
            </w:r>
          </w:p>
        </w:tc>
        <w:tc>
          <w:tcPr>
            <w:tcW w:w="984" w:type="dxa"/>
            <w:tcBorders>
              <w:top w:val="nil"/>
              <w:left w:val="nil"/>
              <w:bottom w:val="single" w:sz="4" w:space="0" w:color="auto"/>
              <w:right w:val="single" w:sz="4" w:space="0" w:color="auto"/>
            </w:tcBorders>
            <w:shd w:val="clear" w:color="auto" w:fill="auto"/>
            <w:noWrap/>
            <w:vAlign w:val="bottom"/>
            <w:hideMark/>
          </w:tcPr>
          <w:p w14:paraId="321FD8D3" w14:textId="77777777" w:rsidR="002A1DA7" w:rsidRPr="006C1779" w:rsidRDefault="002A1DA7" w:rsidP="000F0031">
            <w:pPr>
              <w:spacing w:after="0" w:line="240" w:lineRule="auto"/>
              <w:jc w:val="center"/>
              <w:rPr>
                <w:rFonts w:ascii="Arial" w:eastAsia="Times New Roman" w:hAnsi="Arial" w:cs="Arial"/>
                <w:b/>
                <w:bCs/>
                <w:color w:val="000000"/>
                <w:sz w:val="18"/>
                <w:szCs w:val="18"/>
              </w:rPr>
            </w:pPr>
            <w:r w:rsidRPr="006C1779">
              <w:rPr>
                <w:rFonts w:ascii="Arial" w:eastAsia="Times New Roman" w:hAnsi="Arial" w:cs="Arial"/>
                <w:b/>
                <w:bCs/>
                <w:color w:val="000000"/>
                <w:sz w:val="18"/>
                <w:szCs w:val="18"/>
              </w:rPr>
              <w:t>-0.38</w:t>
            </w:r>
          </w:p>
        </w:tc>
        <w:tc>
          <w:tcPr>
            <w:tcW w:w="914" w:type="dxa"/>
            <w:tcBorders>
              <w:top w:val="nil"/>
              <w:left w:val="nil"/>
              <w:bottom w:val="single" w:sz="4" w:space="0" w:color="auto"/>
              <w:right w:val="single" w:sz="4" w:space="0" w:color="auto"/>
            </w:tcBorders>
            <w:shd w:val="clear" w:color="auto" w:fill="auto"/>
            <w:noWrap/>
            <w:vAlign w:val="bottom"/>
            <w:hideMark/>
          </w:tcPr>
          <w:p w14:paraId="0ACDD45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0.09</w:t>
            </w:r>
          </w:p>
        </w:tc>
      </w:tr>
      <w:tr w:rsidR="002A1DA7" w:rsidRPr="006C1779" w14:paraId="6DA544EA"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48A9DEEA"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1720" w:type="dxa"/>
            <w:tcBorders>
              <w:top w:val="nil"/>
              <w:left w:val="nil"/>
              <w:bottom w:val="single" w:sz="4" w:space="0" w:color="auto"/>
              <w:right w:val="single" w:sz="4" w:space="0" w:color="auto"/>
            </w:tcBorders>
            <w:shd w:val="clear" w:color="auto" w:fill="auto"/>
            <w:noWrap/>
            <w:vAlign w:val="bottom"/>
            <w:hideMark/>
          </w:tcPr>
          <w:p w14:paraId="37D991D2"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1081" w:type="dxa"/>
            <w:tcBorders>
              <w:top w:val="nil"/>
              <w:left w:val="nil"/>
              <w:bottom w:val="single" w:sz="4" w:space="0" w:color="auto"/>
              <w:right w:val="single" w:sz="4" w:space="0" w:color="auto"/>
            </w:tcBorders>
            <w:shd w:val="clear" w:color="auto" w:fill="auto"/>
            <w:noWrap/>
            <w:vAlign w:val="bottom"/>
            <w:hideMark/>
          </w:tcPr>
          <w:p w14:paraId="30BC04D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3811DCD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2051AA7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7805CEA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11D5CFB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528D3F8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0FCAAE1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6D850A2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23E3990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6D720B4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auto" w:fill="auto"/>
            <w:noWrap/>
            <w:vAlign w:val="bottom"/>
            <w:hideMark/>
          </w:tcPr>
          <w:p w14:paraId="4B27F1B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bottom"/>
            <w:hideMark/>
          </w:tcPr>
          <w:p w14:paraId="5671FA8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 </w:t>
            </w:r>
          </w:p>
        </w:tc>
      </w:tr>
      <w:tr w:rsidR="002A1DA7" w:rsidRPr="006C1779" w14:paraId="0C5CB0D7"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7851BB77"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FFS</w:t>
            </w:r>
          </w:p>
        </w:tc>
        <w:tc>
          <w:tcPr>
            <w:tcW w:w="1720" w:type="dxa"/>
            <w:tcBorders>
              <w:top w:val="nil"/>
              <w:left w:val="nil"/>
              <w:bottom w:val="single" w:sz="4" w:space="0" w:color="auto"/>
              <w:right w:val="single" w:sz="4" w:space="0" w:color="auto"/>
            </w:tcBorders>
            <w:shd w:val="clear" w:color="auto" w:fill="auto"/>
            <w:noWrap/>
            <w:vAlign w:val="bottom"/>
            <w:hideMark/>
          </w:tcPr>
          <w:p w14:paraId="7291CB2C"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2001-2003</w:t>
            </w:r>
          </w:p>
        </w:tc>
        <w:tc>
          <w:tcPr>
            <w:tcW w:w="1081" w:type="dxa"/>
            <w:tcBorders>
              <w:top w:val="nil"/>
              <w:left w:val="nil"/>
              <w:bottom w:val="single" w:sz="4" w:space="0" w:color="auto"/>
              <w:right w:val="single" w:sz="4" w:space="0" w:color="auto"/>
            </w:tcBorders>
            <w:shd w:val="clear" w:color="auto" w:fill="auto"/>
            <w:noWrap/>
            <w:vAlign w:val="bottom"/>
            <w:hideMark/>
          </w:tcPr>
          <w:p w14:paraId="5E2C5C6E"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14" w:type="dxa"/>
            <w:tcBorders>
              <w:top w:val="nil"/>
              <w:left w:val="nil"/>
              <w:bottom w:val="single" w:sz="4" w:space="0" w:color="auto"/>
              <w:right w:val="single" w:sz="4" w:space="0" w:color="auto"/>
            </w:tcBorders>
            <w:shd w:val="clear" w:color="auto" w:fill="auto"/>
            <w:noWrap/>
            <w:vAlign w:val="bottom"/>
            <w:hideMark/>
          </w:tcPr>
          <w:p w14:paraId="66E2D52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84" w:type="dxa"/>
            <w:tcBorders>
              <w:top w:val="nil"/>
              <w:left w:val="nil"/>
              <w:bottom w:val="single" w:sz="4" w:space="0" w:color="auto"/>
              <w:right w:val="single" w:sz="4" w:space="0" w:color="auto"/>
            </w:tcBorders>
            <w:shd w:val="clear" w:color="auto" w:fill="auto"/>
            <w:noWrap/>
            <w:vAlign w:val="bottom"/>
            <w:hideMark/>
          </w:tcPr>
          <w:p w14:paraId="271745C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1.37</w:t>
            </w:r>
          </w:p>
        </w:tc>
        <w:tc>
          <w:tcPr>
            <w:tcW w:w="914" w:type="dxa"/>
            <w:tcBorders>
              <w:top w:val="nil"/>
              <w:left w:val="nil"/>
              <w:bottom w:val="single" w:sz="4" w:space="0" w:color="auto"/>
              <w:right w:val="single" w:sz="4" w:space="0" w:color="auto"/>
            </w:tcBorders>
            <w:shd w:val="clear" w:color="auto" w:fill="auto"/>
            <w:noWrap/>
            <w:vAlign w:val="bottom"/>
            <w:hideMark/>
          </w:tcPr>
          <w:p w14:paraId="42DCC79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2.87</w:t>
            </w:r>
          </w:p>
        </w:tc>
        <w:tc>
          <w:tcPr>
            <w:tcW w:w="984" w:type="dxa"/>
            <w:tcBorders>
              <w:top w:val="nil"/>
              <w:left w:val="nil"/>
              <w:bottom w:val="single" w:sz="4" w:space="0" w:color="auto"/>
              <w:right w:val="single" w:sz="4" w:space="0" w:color="auto"/>
            </w:tcBorders>
            <w:shd w:val="clear" w:color="auto" w:fill="auto"/>
            <w:noWrap/>
            <w:vAlign w:val="bottom"/>
            <w:hideMark/>
          </w:tcPr>
          <w:p w14:paraId="2AE300E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1.36</w:t>
            </w:r>
          </w:p>
        </w:tc>
        <w:tc>
          <w:tcPr>
            <w:tcW w:w="914" w:type="dxa"/>
            <w:tcBorders>
              <w:top w:val="nil"/>
              <w:left w:val="nil"/>
              <w:bottom w:val="single" w:sz="4" w:space="0" w:color="auto"/>
              <w:right w:val="single" w:sz="4" w:space="0" w:color="auto"/>
            </w:tcBorders>
            <w:shd w:val="clear" w:color="auto" w:fill="auto"/>
            <w:noWrap/>
            <w:vAlign w:val="bottom"/>
            <w:hideMark/>
          </w:tcPr>
          <w:p w14:paraId="61A70F4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2.86</w:t>
            </w:r>
          </w:p>
        </w:tc>
        <w:tc>
          <w:tcPr>
            <w:tcW w:w="984" w:type="dxa"/>
            <w:tcBorders>
              <w:top w:val="nil"/>
              <w:left w:val="nil"/>
              <w:bottom w:val="single" w:sz="4" w:space="0" w:color="auto"/>
              <w:right w:val="single" w:sz="4" w:space="0" w:color="auto"/>
            </w:tcBorders>
            <w:shd w:val="clear" w:color="auto" w:fill="auto"/>
            <w:noWrap/>
            <w:vAlign w:val="bottom"/>
            <w:hideMark/>
          </w:tcPr>
          <w:p w14:paraId="610159A6"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1.36</w:t>
            </w:r>
          </w:p>
        </w:tc>
        <w:tc>
          <w:tcPr>
            <w:tcW w:w="914" w:type="dxa"/>
            <w:tcBorders>
              <w:top w:val="nil"/>
              <w:left w:val="nil"/>
              <w:bottom w:val="single" w:sz="4" w:space="0" w:color="auto"/>
              <w:right w:val="single" w:sz="4" w:space="0" w:color="auto"/>
            </w:tcBorders>
            <w:shd w:val="clear" w:color="auto" w:fill="auto"/>
            <w:noWrap/>
            <w:vAlign w:val="bottom"/>
            <w:hideMark/>
          </w:tcPr>
          <w:p w14:paraId="0BD92D1E"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0.37</w:t>
            </w:r>
          </w:p>
        </w:tc>
        <w:tc>
          <w:tcPr>
            <w:tcW w:w="984" w:type="dxa"/>
            <w:tcBorders>
              <w:top w:val="nil"/>
              <w:left w:val="nil"/>
              <w:bottom w:val="single" w:sz="4" w:space="0" w:color="auto"/>
              <w:right w:val="single" w:sz="4" w:space="0" w:color="auto"/>
            </w:tcBorders>
            <w:shd w:val="clear" w:color="auto" w:fill="auto"/>
            <w:noWrap/>
            <w:vAlign w:val="bottom"/>
            <w:hideMark/>
          </w:tcPr>
          <w:p w14:paraId="25A49C63"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0.27</w:t>
            </w:r>
          </w:p>
        </w:tc>
        <w:tc>
          <w:tcPr>
            <w:tcW w:w="914" w:type="dxa"/>
            <w:tcBorders>
              <w:top w:val="nil"/>
              <w:left w:val="nil"/>
              <w:bottom w:val="single" w:sz="4" w:space="0" w:color="auto"/>
              <w:right w:val="single" w:sz="4" w:space="0" w:color="auto"/>
            </w:tcBorders>
            <w:shd w:val="clear" w:color="auto" w:fill="auto"/>
            <w:noWrap/>
            <w:vAlign w:val="bottom"/>
            <w:hideMark/>
          </w:tcPr>
          <w:p w14:paraId="3710363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0.18</w:t>
            </w:r>
          </w:p>
        </w:tc>
        <w:tc>
          <w:tcPr>
            <w:tcW w:w="984" w:type="dxa"/>
            <w:tcBorders>
              <w:top w:val="nil"/>
              <w:left w:val="nil"/>
              <w:bottom w:val="single" w:sz="4" w:space="0" w:color="auto"/>
              <w:right w:val="single" w:sz="4" w:space="0" w:color="auto"/>
            </w:tcBorders>
            <w:shd w:val="clear" w:color="auto" w:fill="auto"/>
            <w:noWrap/>
            <w:vAlign w:val="bottom"/>
            <w:hideMark/>
          </w:tcPr>
          <w:p w14:paraId="03FBC06F" w14:textId="77777777" w:rsidR="002A1DA7" w:rsidRPr="006C1779" w:rsidRDefault="002A1DA7" w:rsidP="000F0031">
            <w:pPr>
              <w:spacing w:after="0" w:line="240" w:lineRule="auto"/>
              <w:jc w:val="center"/>
              <w:rPr>
                <w:rFonts w:ascii="Arial" w:eastAsia="Times New Roman" w:hAnsi="Arial" w:cs="Arial"/>
                <w:b/>
                <w:bCs/>
                <w:color w:val="000000"/>
                <w:sz w:val="18"/>
                <w:szCs w:val="18"/>
              </w:rPr>
            </w:pPr>
            <w:r w:rsidRPr="006C1779">
              <w:rPr>
                <w:rFonts w:ascii="Arial" w:eastAsia="Times New Roman" w:hAnsi="Arial" w:cs="Arial"/>
                <w:b/>
                <w:bCs/>
                <w:color w:val="000000"/>
                <w:sz w:val="18"/>
                <w:szCs w:val="18"/>
              </w:rPr>
              <w:t>-1.09</w:t>
            </w:r>
          </w:p>
        </w:tc>
        <w:tc>
          <w:tcPr>
            <w:tcW w:w="914" w:type="dxa"/>
            <w:tcBorders>
              <w:top w:val="nil"/>
              <w:left w:val="nil"/>
              <w:bottom w:val="single" w:sz="4" w:space="0" w:color="auto"/>
              <w:right w:val="single" w:sz="4" w:space="0" w:color="auto"/>
            </w:tcBorders>
            <w:shd w:val="clear" w:color="auto" w:fill="auto"/>
            <w:noWrap/>
            <w:vAlign w:val="bottom"/>
            <w:hideMark/>
          </w:tcPr>
          <w:p w14:paraId="6C12128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0.42</w:t>
            </w:r>
          </w:p>
        </w:tc>
      </w:tr>
      <w:tr w:rsidR="002A1DA7" w:rsidRPr="006C1779" w14:paraId="1AD727BD" w14:textId="77777777" w:rsidTr="00AA2AEE">
        <w:trPr>
          <w:trHeight w:val="288"/>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5AF8D0CA"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FFS</w:t>
            </w:r>
          </w:p>
        </w:tc>
        <w:tc>
          <w:tcPr>
            <w:tcW w:w="1720" w:type="dxa"/>
            <w:tcBorders>
              <w:top w:val="nil"/>
              <w:left w:val="nil"/>
              <w:bottom w:val="single" w:sz="4" w:space="0" w:color="auto"/>
              <w:right w:val="single" w:sz="4" w:space="0" w:color="auto"/>
            </w:tcBorders>
            <w:shd w:val="clear" w:color="auto" w:fill="auto"/>
            <w:noWrap/>
            <w:vAlign w:val="bottom"/>
            <w:hideMark/>
          </w:tcPr>
          <w:p w14:paraId="166EC76D"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2003-2009</w:t>
            </w:r>
          </w:p>
        </w:tc>
        <w:tc>
          <w:tcPr>
            <w:tcW w:w="1081" w:type="dxa"/>
            <w:tcBorders>
              <w:top w:val="nil"/>
              <w:left w:val="nil"/>
              <w:bottom w:val="single" w:sz="4" w:space="0" w:color="auto"/>
              <w:right w:val="single" w:sz="4" w:space="0" w:color="auto"/>
            </w:tcBorders>
            <w:shd w:val="clear" w:color="auto" w:fill="auto"/>
            <w:noWrap/>
            <w:vAlign w:val="bottom"/>
            <w:hideMark/>
          </w:tcPr>
          <w:p w14:paraId="32E5659C"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1.85</w:t>
            </w:r>
          </w:p>
        </w:tc>
        <w:tc>
          <w:tcPr>
            <w:tcW w:w="914" w:type="dxa"/>
            <w:tcBorders>
              <w:top w:val="nil"/>
              <w:left w:val="nil"/>
              <w:bottom w:val="single" w:sz="4" w:space="0" w:color="auto"/>
              <w:right w:val="single" w:sz="4" w:space="0" w:color="auto"/>
            </w:tcBorders>
            <w:shd w:val="clear" w:color="auto" w:fill="auto"/>
            <w:noWrap/>
            <w:vAlign w:val="bottom"/>
            <w:hideMark/>
          </w:tcPr>
          <w:p w14:paraId="2577D05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1.85</w:t>
            </w:r>
          </w:p>
        </w:tc>
        <w:tc>
          <w:tcPr>
            <w:tcW w:w="984" w:type="dxa"/>
            <w:tcBorders>
              <w:top w:val="nil"/>
              <w:left w:val="nil"/>
              <w:bottom w:val="single" w:sz="4" w:space="0" w:color="auto"/>
              <w:right w:val="single" w:sz="4" w:space="0" w:color="auto"/>
            </w:tcBorders>
            <w:shd w:val="clear" w:color="auto" w:fill="auto"/>
            <w:noWrap/>
            <w:vAlign w:val="bottom"/>
            <w:hideMark/>
          </w:tcPr>
          <w:p w14:paraId="007F6136"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14" w:type="dxa"/>
            <w:tcBorders>
              <w:top w:val="nil"/>
              <w:left w:val="nil"/>
              <w:bottom w:val="single" w:sz="4" w:space="0" w:color="auto"/>
              <w:right w:val="single" w:sz="4" w:space="0" w:color="auto"/>
            </w:tcBorders>
            <w:shd w:val="clear" w:color="auto" w:fill="auto"/>
            <w:noWrap/>
            <w:vAlign w:val="bottom"/>
            <w:hideMark/>
          </w:tcPr>
          <w:p w14:paraId="31C1076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84" w:type="dxa"/>
            <w:tcBorders>
              <w:top w:val="nil"/>
              <w:left w:val="nil"/>
              <w:bottom w:val="single" w:sz="4" w:space="0" w:color="auto"/>
              <w:right w:val="single" w:sz="4" w:space="0" w:color="auto"/>
            </w:tcBorders>
            <w:shd w:val="clear" w:color="auto" w:fill="auto"/>
            <w:noWrap/>
            <w:vAlign w:val="bottom"/>
            <w:hideMark/>
          </w:tcPr>
          <w:p w14:paraId="5546738E"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-1.84</w:t>
            </w:r>
          </w:p>
        </w:tc>
        <w:tc>
          <w:tcPr>
            <w:tcW w:w="914" w:type="dxa"/>
            <w:tcBorders>
              <w:top w:val="nil"/>
              <w:left w:val="nil"/>
              <w:bottom w:val="single" w:sz="4" w:space="0" w:color="auto"/>
              <w:right w:val="single" w:sz="4" w:space="0" w:color="auto"/>
            </w:tcBorders>
            <w:shd w:val="clear" w:color="auto" w:fill="auto"/>
            <w:noWrap/>
            <w:vAlign w:val="bottom"/>
            <w:hideMark/>
          </w:tcPr>
          <w:p w14:paraId="0ACBF23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1.85</w:t>
            </w:r>
          </w:p>
        </w:tc>
        <w:tc>
          <w:tcPr>
            <w:tcW w:w="984" w:type="dxa"/>
            <w:tcBorders>
              <w:top w:val="nil"/>
              <w:left w:val="nil"/>
              <w:bottom w:val="single" w:sz="4" w:space="0" w:color="auto"/>
              <w:right w:val="single" w:sz="4" w:space="0" w:color="auto"/>
            </w:tcBorders>
            <w:shd w:val="clear" w:color="auto" w:fill="auto"/>
            <w:noWrap/>
            <w:vAlign w:val="bottom"/>
            <w:hideMark/>
          </w:tcPr>
          <w:p w14:paraId="4D178E5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1.03</w:t>
            </w:r>
          </w:p>
        </w:tc>
        <w:tc>
          <w:tcPr>
            <w:tcW w:w="914" w:type="dxa"/>
            <w:tcBorders>
              <w:top w:val="nil"/>
              <w:left w:val="nil"/>
              <w:bottom w:val="single" w:sz="4" w:space="0" w:color="auto"/>
              <w:right w:val="single" w:sz="4" w:space="0" w:color="auto"/>
            </w:tcBorders>
            <w:shd w:val="clear" w:color="auto" w:fill="auto"/>
            <w:noWrap/>
            <w:vAlign w:val="bottom"/>
            <w:hideMark/>
          </w:tcPr>
          <w:p w14:paraId="1BBD0E4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0.20</w:t>
            </w:r>
          </w:p>
        </w:tc>
        <w:tc>
          <w:tcPr>
            <w:tcW w:w="984" w:type="dxa"/>
            <w:tcBorders>
              <w:top w:val="nil"/>
              <w:left w:val="nil"/>
              <w:bottom w:val="single" w:sz="4" w:space="0" w:color="auto"/>
              <w:right w:val="single" w:sz="4" w:space="0" w:color="auto"/>
            </w:tcBorders>
            <w:shd w:val="clear" w:color="auto" w:fill="auto"/>
            <w:noWrap/>
            <w:vAlign w:val="bottom"/>
            <w:hideMark/>
          </w:tcPr>
          <w:p w14:paraId="3ED89B3F"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0.04</w:t>
            </w:r>
          </w:p>
        </w:tc>
        <w:tc>
          <w:tcPr>
            <w:tcW w:w="914" w:type="dxa"/>
            <w:tcBorders>
              <w:top w:val="nil"/>
              <w:left w:val="nil"/>
              <w:bottom w:val="single" w:sz="4" w:space="0" w:color="auto"/>
              <w:right w:val="single" w:sz="4" w:space="0" w:color="auto"/>
            </w:tcBorders>
            <w:shd w:val="clear" w:color="auto" w:fill="auto"/>
            <w:noWrap/>
            <w:vAlign w:val="bottom"/>
            <w:hideMark/>
          </w:tcPr>
          <w:p w14:paraId="16C88C3E"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0.04</w:t>
            </w:r>
          </w:p>
        </w:tc>
        <w:tc>
          <w:tcPr>
            <w:tcW w:w="984" w:type="dxa"/>
            <w:tcBorders>
              <w:top w:val="nil"/>
              <w:left w:val="nil"/>
              <w:bottom w:val="single" w:sz="4" w:space="0" w:color="auto"/>
              <w:right w:val="single" w:sz="4" w:space="0" w:color="auto"/>
            </w:tcBorders>
            <w:shd w:val="clear" w:color="auto" w:fill="auto"/>
            <w:noWrap/>
            <w:vAlign w:val="bottom"/>
            <w:hideMark/>
          </w:tcPr>
          <w:p w14:paraId="26B8DD86" w14:textId="77777777" w:rsidR="002A1DA7" w:rsidRPr="006C1779" w:rsidRDefault="002A1DA7" w:rsidP="000F0031">
            <w:pPr>
              <w:spacing w:after="0" w:line="240" w:lineRule="auto"/>
              <w:jc w:val="center"/>
              <w:rPr>
                <w:rFonts w:ascii="Arial" w:eastAsia="Times New Roman" w:hAnsi="Arial" w:cs="Arial"/>
                <w:b/>
                <w:bCs/>
                <w:color w:val="000000"/>
                <w:sz w:val="18"/>
                <w:szCs w:val="18"/>
              </w:rPr>
            </w:pPr>
            <w:r w:rsidRPr="006C1779">
              <w:rPr>
                <w:rFonts w:ascii="Arial" w:eastAsia="Times New Roman" w:hAnsi="Arial" w:cs="Arial"/>
                <w:b/>
                <w:bCs/>
                <w:color w:val="000000"/>
                <w:sz w:val="18"/>
                <w:szCs w:val="18"/>
              </w:rPr>
              <w:t>-0.99</w:t>
            </w:r>
          </w:p>
        </w:tc>
        <w:tc>
          <w:tcPr>
            <w:tcW w:w="914" w:type="dxa"/>
            <w:tcBorders>
              <w:top w:val="nil"/>
              <w:left w:val="nil"/>
              <w:bottom w:val="single" w:sz="4" w:space="0" w:color="auto"/>
              <w:right w:val="single" w:sz="4" w:space="0" w:color="auto"/>
            </w:tcBorders>
            <w:shd w:val="clear" w:color="auto" w:fill="auto"/>
            <w:noWrap/>
            <w:vAlign w:val="bottom"/>
            <w:hideMark/>
          </w:tcPr>
          <w:p w14:paraId="1D171D99"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0.20</w:t>
            </w:r>
          </w:p>
        </w:tc>
      </w:tr>
      <w:tr w:rsidR="002A1DA7" w:rsidRPr="006C1779" w14:paraId="21451C9F" w14:textId="77777777" w:rsidTr="00AA2AEE">
        <w:trPr>
          <w:trHeight w:val="287"/>
        </w:trPr>
        <w:tc>
          <w:tcPr>
            <w:tcW w:w="1314" w:type="dxa"/>
            <w:tcBorders>
              <w:top w:val="nil"/>
              <w:left w:val="single" w:sz="4" w:space="0" w:color="auto"/>
              <w:bottom w:val="single" w:sz="4" w:space="0" w:color="auto"/>
              <w:right w:val="single" w:sz="4" w:space="0" w:color="auto"/>
            </w:tcBorders>
            <w:shd w:val="clear" w:color="auto" w:fill="auto"/>
            <w:noWrap/>
            <w:vAlign w:val="bottom"/>
            <w:hideMark/>
          </w:tcPr>
          <w:p w14:paraId="4B1C3721"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FFS</w:t>
            </w:r>
          </w:p>
        </w:tc>
        <w:tc>
          <w:tcPr>
            <w:tcW w:w="1720" w:type="dxa"/>
            <w:tcBorders>
              <w:top w:val="nil"/>
              <w:left w:val="nil"/>
              <w:bottom w:val="single" w:sz="4" w:space="0" w:color="auto"/>
              <w:right w:val="single" w:sz="4" w:space="0" w:color="auto"/>
            </w:tcBorders>
            <w:shd w:val="clear" w:color="auto" w:fill="auto"/>
            <w:noWrap/>
            <w:vAlign w:val="bottom"/>
            <w:hideMark/>
          </w:tcPr>
          <w:p w14:paraId="147BD30B" w14:textId="77777777" w:rsidR="002A1DA7" w:rsidRPr="006C1779" w:rsidRDefault="002A1DA7" w:rsidP="000F0031">
            <w:pPr>
              <w:spacing w:after="0" w:line="240" w:lineRule="auto"/>
              <w:rPr>
                <w:rFonts w:ascii="Arial" w:eastAsia="Times New Roman" w:hAnsi="Arial" w:cs="Arial"/>
                <w:color w:val="000000"/>
                <w:sz w:val="18"/>
                <w:szCs w:val="18"/>
              </w:rPr>
            </w:pPr>
            <w:r w:rsidRPr="006C1779">
              <w:rPr>
                <w:rFonts w:ascii="Arial" w:eastAsia="Times New Roman" w:hAnsi="Arial" w:cs="Arial"/>
                <w:color w:val="000000"/>
                <w:sz w:val="18"/>
                <w:szCs w:val="18"/>
              </w:rPr>
              <w:t>2009-2016</w:t>
            </w:r>
          </w:p>
        </w:tc>
        <w:tc>
          <w:tcPr>
            <w:tcW w:w="1081" w:type="dxa"/>
            <w:tcBorders>
              <w:top w:val="nil"/>
              <w:left w:val="nil"/>
              <w:bottom w:val="single" w:sz="4" w:space="0" w:color="auto"/>
              <w:right w:val="single" w:sz="4" w:space="0" w:color="auto"/>
            </w:tcBorders>
            <w:shd w:val="clear" w:color="auto" w:fill="auto"/>
            <w:noWrap/>
            <w:vAlign w:val="bottom"/>
            <w:hideMark/>
          </w:tcPr>
          <w:p w14:paraId="6D5C0F9B"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0.46</w:t>
            </w:r>
          </w:p>
        </w:tc>
        <w:tc>
          <w:tcPr>
            <w:tcW w:w="914" w:type="dxa"/>
            <w:tcBorders>
              <w:top w:val="nil"/>
              <w:left w:val="nil"/>
              <w:bottom w:val="single" w:sz="4" w:space="0" w:color="auto"/>
              <w:right w:val="single" w:sz="4" w:space="0" w:color="auto"/>
            </w:tcBorders>
            <w:shd w:val="clear" w:color="auto" w:fill="auto"/>
            <w:noWrap/>
            <w:vAlign w:val="bottom"/>
            <w:hideMark/>
          </w:tcPr>
          <w:p w14:paraId="7FCF998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0.93</w:t>
            </w:r>
          </w:p>
        </w:tc>
        <w:tc>
          <w:tcPr>
            <w:tcW w:w="984" w:type="dxa"/>
            <w:tcBorders>
              <w:top w:val="nil"/>
              <w:left w:val="nil"/>
              <w:bottom w:val="single" w:sz="4" w:space="0" w:color="auto"/>
              <w:right w:val="single" w:sz="4" w:space="0" w:color="auto"/>
            </w:tcBorders>
            <w:shd w:val="clear" w:color="auto" w:fill="auto"/>
            <w:noWrap/>
            <w:vAlign w:val="bottom"/>
            <w:hideMark/>
          </w:tcPr>
          <w:p w14:paraId="5A40CECA"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14" w:type="dxa"/>
            <w:tcBorders>
              <w:top w:val="nil"/>
              <w:left w:val="nil"/>
              <w:bottom w:val="single" w:sz="4" w:space="0" w:color="auto"/>
              <w:right w:val="single" w:sz="4" w:space="0" w:color="auto"/>
            </w:tcBorders>
            <w:shd w:val="clear" w:color="auto" w:fill="auto"/>
            <w:noWrap/>
            <w:vAlign w:val="bottom"/>
            <w:hideMark/>
          </w:tcPr>
          <w:p w14:paraId="034A0F00"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0.00</w:t>
            </w:r>
          </w:p>
        </w:tc>
        <w:tc>
          <w:tcPr>
            <w:tcW w:w="984" w:type="dxa"/>
            <w:tcBorders>
              <w:top w:val="nil"/>
              <w:left w:val="nil"/>
              <w:bottom w:val="single" w:sz="4" w:space="0" w:color="auto"/>
              <w:right w:val="single" w:sz="4" w:space="0" w:color="auto"/>
            </w:tcBorders>
            <w:shd w:val="clear" w:color="auto" w:fill="auto"/>
            <w:noWrap/>
            <w:vAlign w:val="bottom"/>
            <w:hideMark/>
          </w:tcPr>
          <w:p w14:paraId="4B2E30E4"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-0.45</w:t>
            </w:r>
          </w:p>
        </w:tc>
        <w:tc>
          <w:tcPr>
            <w:tcW w:w="914" w:type="dxa"/>
            <w:tcBorders>
              <w:top w:val="nil"/>
              <w:left w:val="nil"/>
              <w:bottom w:val="single" w:sz="4" w:space="0" w:color="auto"/>
              <w:right w:val="single" w:sz="4" w:space="0" w:color="auto"/>
            </w:tcBorders>
            <w:shd w:val="clear" w:color="auto" w:fill="auto"/>
            <w:noWrap/>
            <w:vAlign w:val="bottom"/>
            <w:hideMark/>
          </w:tcPr>
          <w:p w14:paraId="4616760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0.94</w:t>
            </w:r>
          </w:p>
        </w:tc>
        <w:tc>
          <w:tcPr>
            <w:tcW w:w="984" w:type="dxa"/>
            <w:tcBorders>
              <w:top w:val="nil"/>
              <w:left w:val="nil"/>
              <w:bottom w:val="single" w:sz="4" w:space="0" w:color="auto"/>
              <w:right w:val="single" w:sz="4" w:space="0" w:color="auto"/>
            </w:tcBorders>
            <w:shd w:val="clear" w:color="auto" w:fill="auto"/>
            <w:noWrap/>
            <w:vAlign w:val="bottom"/>
            <w:hideMark/>
          </w:tcPr>
          <w:p w14:paraId="66BA6A77"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1.76</w:t>
            </w:r>
          </w:p>
        </w:tc>
        <w:tc>
          <w:tcPr>
            <w:tcW w:w="914" w:type="dxa"/>
            <w:tcBorders>
              <w:top w:val="nil"/>
              <w:left w:val="nil"/>
              <w:bottom w:val="single" w:sz="4" w:space="0" w:color="auto"/>
              <w:right w:val="single" w:sz="4" w:space="0" w:color="auto"/>
            </w:tcBorders>
            <w:shd w:val="clear" w:color="auto" w:fill="auto"/>
            <w:noWrap/>
            <w:vAlign w:val="bottom"/>
            <w:hideMark/>
          </w:tcPr>
          <w:p w14:paraId="18935078"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0.25</w:t>
            </w:r>
          </w:p>
        </w:tc>
        <w:tc>
          <w:tcPr>
            <w:tcW w:w="984" w:type="dxa"/>
            <w:tcBorders>
              <w:top w:val="nil"/>
              <w:left w:val="nil"/>
              <w:bottom w:val="single" w:sz="4" w:space="0" w:color="auto"/>
              <w:right w:val="single" w:sz="4" w:space="0" w:color="auto"/>
            </w:tcBorders>
            <w:shd w:val="clear" w:color="auto" w:fill="auto"/>
            <w:noWrap/>
            <w:vAlign w:val="bottom"/>
            <w:hideMark/>
          </w:tcPr>
          <w:p w14:paraId="6682BB05"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1.22</w:t>
            </w:r>
          </w:p>
        </w:tc>
        <w:tc>
          <w:tcPr>
            <w:tcW w:w="914" w:type="dxa"/>
            <w:tcBorders>
              <w:top w:val="nil"/>
              <w:left w:val="nil"/>
              <w:bottom w:val="single" w:sz="4" w:space="0" w:color="auto"/>
              <w:right w:val="single" w:sz="4" w:space="0" w:color="auto"/>
            </w:tcBorders>
            <w:shd w:val="clear" w:color="auto" w:fill="auto"/>
            <w:noWrap/>
            <w:vAlign w:val="bottom"/>
            <w:hideMark/>
          </w:tcPr>
          <w:p w14:paraId="404DAE32"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0.21</w:t>
            </w:r>
          </w:p>
        </w:tc>
        <w:tc>
          <w:tcPr>
            <w:tcW w:w="984" w:type="dxa"/>
            <w:tcBorders>
              <w:top w:val="nil"/>
              <w:left w:val="nil"/>
              <w:bottom w:val="single" w:sz="4" w:space="0" w:color="auto"/>
              <w:right w:val="single" w:sz="4" w:space="0" w:color="auto"/>
            </w:tcBorders>
            <w:shd w:val="clear" w:color="auto" w:fill="auto"/>
            <w:noWrap/>
            <w:vAlign w:val="bottom"/>
            <w:hideMark/>
          </w:tcPr>
          <w:p w14:paraId="7F2085E8" w14:textId="77777777" w:rsidR="002A1DA7" w:rsidRPr="006C1779" w:rsidRDefault="002A1DA7" w:rsidP="000F0031">
            <w:pPr>
              <w:spacing w:after="0" w:line="240" w:lineRule="auto"/>
              <w:jc w:val="center"/>
              <w:rPr>
                <w:rFonts w:ascii="Arial" w:eastAsia="Times New Roman" w:hAnsi="Arial" w:cs="Arial"/>
                <w:b/>
                <w:bCs/>
                <w:color w:val="000000"/>
                <w:sz w:val="18"/>
                <w:szCs w:val="18"/>
              </w:rPr>
            </w:pPr>
            <w:r w:rsidRPr="006C1779">
              <w:rPr>
                <w:rFonts w:ascii="Arial" w:eastAsia="Times New Roman" w:hAnsi="Arial" w:cs="Arial"/>
                <w:b/>
                <w:bCs/>
                <w:color w:val="000000"/>
                <w:sz w:val="18"/>
                <w:szCs w:val="18"/>
              </w:rPr>
              <w:t>-0.54</w:t>
            </w:r>
          </w:p>
        </w:tc>
        <w:tc>
          <w:tcPr>
            <w:tcW w:w="914" w:type="dxa"/>
            <w:tcBorders>
              <w:top w:val="nil"/>
              <w:left w:val="nil"/>
              <w:bottom w:val="single" w:sz="4" w:space="0" w:color="auto"/>
              <w:right w:val="single" w:sz="4" w:space="0" w:color="auto"/>
            </w:tcBorders>
            <w:shd w:val="clear" w:color="auto" w:fill="auto"/>
            <w:noWrap/>
            <w:vAlign w:val="bottom"/>
            <w:hideMark/>
          </w:tcPr>
          <w:p w14:paraId="1DBE1C01" w14:textId="77777777" w:rsidR="002A1DA7" w:rsidRPr="006C1779" w:rsidRDefault="002A1DA7" w:rsidP="000F0031">
            <w:pPr>
              <w:spacing w:after="0" w:line="240" w:lineRule="auto"/>
              <w:jc w:val="center"/>
              <w:rPr>
                <w:rFonts w:ascii="Arial" w:eastAsia="Times New Roman" w:hAnsi="Arial" w:cs="Arial"/>
                <w:color w:val="000000"/>
                <w:sz w:val="18"/>
                <w:szCs w:val="18"/>
              </w:rPr>
            </w:pPr>
            <w:r w:rsidRPr="006C1779">
              <w:rPr>
                <w:rFonts w:ascii="Arial" w:eastAsia="Times New Roman" w:hAnsi="Arial" w:cs="Arial"/>
                <w:color w:val="000000"/>
                <w:sz w:val="18"/>
                <w:szCs w:val="18"/>
              </w:rPr>
              <w:t>0.31</w:t>
            </w:r>
          </w:p>
        </w:tc>
      </w:tr>
    </w:tbl>
    <w:p w14:paraId="643A07F9" w14:textId="4C463127" w:rsidR="002A1DA7" w:rsidRDefault="002A1DA7" w:rsidP="000566B1">
      <w:pPr>
        <w:pStyle w:val="nrpsNormal"/>
        <w:sectPr w:rsidR="002A1DA7" w:rsidSect="009873E0">
          <w:pgSz w:w="15840" w:h="12240" w:orient="landscape" w:code="1"/>
          <w:pgMar w:top="1440" w:right="1440" w:bottom="1440" w:left="1440" w:header="720" w:footer="720" w:gutter="0"/>
          <w:cols w:space="720"/>
          <w:titlePg/>
          <w:docGrid w:linePitch="360"/>
        </w:sectPr>
      </w:pPr>
    </w:p>
    <w:p w14:paraId="20663CBF" w14:textId="43576E23" w:rsidR="003103E1" w:rsidRDefault="001F2236" w:rsidP="003103E1">
      <w:pPr>
        <w:pStyle w:val="nrpsNormal"/>
      </w:pPr>
      <w:r>
        <w:lastRenderedPageBreak/>
        <w:tab/>
      </w:r>
      <w:r w:rsidR="003103E1">
        <w:t xml:space="preserve">During the last decade, </w:t>
      </w:r>
      <w:del w:id="140" w:author="Author">
        <w:r w:rsidR="003103E1" w:rsidDel="002049AE">
          <w:delText>the mortality of</w:delText>
        </w:r>
      </w:del>
      <w:r w:rsidR="003103E1">
        <w:t xml:space="preserve"> adult sugar pine mortality exceeded recruitment across its range (Table 2). The median sugar pine mortality (1.8 ± 0.2%/yr) was 60% higher than the median mortality of all species in its range (1.2 ± 0.2 %/yr). On the other hand, sugar pine recruitment </w:t>
      </w:r>
      <w:ins w:id="141" w:author="Author">
        <w:r w:rsidR="002049AE">
          <w:t xml:space="preserve">(1.4 ± 0.2%/yr) </w:t>
        </w:r>
      </w:ins>
      <w:r w:rsidR="003103E1">
        <w:t>lagged adult recruitment of all species (</w:t>
      </w:r>
      <w:ins w:id="142" w:author="Author">
        <w:r w:rsidR="002049AE">
          <w:t xml:space="preserve">1.7 ± 0.03%/yr; </w:t>
        </w:r>
      </w:ins>
      <w:r w:rsidR="003103E1">
        <w:t xml:space="preserve">Table 2). The net effect on population growth during the decade was that sugar pine declined by 0.27 %/yr while all species increased by 0.55%/ yr. </w:t>
      </w:r>
    </w:p>
    <w:p w14:paraId="4CF3132B" w14:textId="0742CDF8" w:rsidR="003103E1" w:rsidRDefault="003103E1" w:rsidP="003103E1">
      <w:pPr>
        <w:pStyle w:val="nrpsNormal"/>
      </w:pPr>
      <w:r>
        <w:tab/>
        <w:t>While there was a range-wide decrease in adult sugar pine population density, population growth varied by ecoregion subsection (Figure 5). For much of its range, the status of adult populations was uncertain, meaning there was no evidence of either decreases or increases. However, sugar pine populations were declining along the western slope of the southern Sierra Nevada while in more northern regions of the Sierra Nevada,</w:t>
      </w:r>
      <w:r w:rsidR="005012C4">
        <w:t xml:space="preserve"> adult</w:t>
      </w:r>
      <w:r>
        <w:t xml:space="preserve"> populations increased during the decade (</w:t>
      </w:r>
      <w:commentRangeStart w:id="143"/>
      <w:r>
        <w:t>Figure 5</w:t>
      </w:r>
      <w:commentRangeEnd w:id="143"/>
      <w:r w:rsidR="000831B4">
        <w:rPr>
          <w:rStyle w:val="CommentReference"/>
          <w:rFonts w:eastAsiaTheme="minorHAnsi" w:cstheme="minorBidi"/>
        </w:rPr>
        <w:commentReference w:id="143"/>
      </w:r>
      <w:r>
        <w:t xml:space="preserve">). </w:t>
      </w:r>
    </w:p>
    <w:p w14:paraId="2AFB7A51" w14:textId="221CC431" w:rsidR="003103E1" w:rsidRDefault="003103E1" w:rsidP="003103E1">
      <w:pPr>
        <w:pStyle w:val="nrpsHeading2"/>
        <w:spacing w:before="0" w:after="200"/>
      </w:pPr>
      <w:r w:rsidRPr="000566B1">
        <w:t xml:space="preserve">USGS </w:t>
      </w:r>
    </w:p>
    <w:p w14:paraId="15944885" w14:textId="7721FD7E" w:rsidR="003103E1" w:rsidRDefault="003103E1" w:rsidP="003103E1">
      <w:pPr>
        <w:pStyle w:val="nrpsNormal"/>
      </w:pPr>
      <w:r>
        <w:tab/>
        <w:t xml:space="preserve">The 19 USGS Demography Study Plots (USGS) located in the sugar pine range of Sequoia-Kings Canyon and Yosemite national parks include multiple forest types representing a range of compositions and structures (Table 3). The relative dominance of sugar pine in these plots spans a gradient from uncommon (&lt;1% dominance) to dominant (36% dominance). </w:t>
      </w:r>
      <w:commentRangeStart w:id="144"/>
      <w:r>
        <w:t>For the subset of 11 plots where there was a live sugar pine present at every census, plot-level, live-tree basal area significantly declined during the last 30+ years at the rate of 0.12 m</w:t>
      </w:r>
      <w:r>
        <w:rPr>
          <w:vertAlign w:val="superscript"/>
        </w:rPr>
        <w:t>2</w:t>
      </w:r>
      <w:r>
        <w:t xml:space="preserve">/ha/year (Figure 6). </w:t>
      </w:r>
      <w:commentRangeEnd w:id="144"/>
      <w:r w:rsidR="000768D7">
        <w:rPr>
          <w:rStyle w:val="CommentReference"/>
          <w:rFonts w:eastAsiaTheme="minorHAnsi" w:cstheme="minorBidi"/>
        </w:rPr>
        <w:commentReference w:id="144"/>
      </w:r>
      <w:r>
        <w:t>The cumulative decrease during the measurement interval was approximately 4</w:t>
      </w:r>
      <w:r w:rsidRPr="00A366A2">
        <w:t xml:space="preserve"> </w:t>
      </w:r>
      <w:r>
        <w:t>m</w:t>
      </w:r>
      <w:r>
        <w:rPr>
          <w:vertAlign w:val="superscript"/>
        </w:rPr>
        <w:t>2</w:t>
      </w:r>
      <w:r>
        <w:t xml:space="preserve">/ha. Despite this overall trend, there were three plots that increased in live-tree basal area since establishment. In contrast, the relative dominance of sugar pine declined in every plot except one (Figure 7). Moreover, the relative decline of sugar pine was steeper than the overall decline in live tree basal area. </w:t>
      </w:r>
    </w:p>
    <w:p w14:paraId="414214F6" w14:textId="14421D50" w:rsidR="003103E1" w:rsidRDefault="003103E1" w:rsidP="003103E1">
      <w:pPr>
        <w:pStyle w:val="nrpsNormal"/>
        <w:ind w:firstLine="720"/>
      </w:pPr>
      <w:r>
        <w:t>The size structure of sugar pine in these USGS plots matched the overall pattern for the dominant conifers in these plots: “reverse J” with a “bump” in the largest DBH-class (Figure 8). In other words, for trees with a DBH &lt; 60, the smaller trees were more abundant than the bigger trees. But in these old-growth forest</w:t>
      </w:r>
      <w:ins w:id="145" w:author="Author">
        <w:r w:rsidR="001E51D0">
          <w:t>s</w:t>
        </w:r>
      </w:ins>
      <w:r>
        <w:t xml:space="preserve">, there was also a sizeable fraction of large trees (DBH &gt; 60 cm) for all constituent species. Sugar pine was one of the least abundant species in these plots (Figure 8). Moreover </w:t>
      </w:r>
      <w:r w:rsidR="00C418A3">
        <w:t xml:space="preserve">its </w:t>
      </w:r>
      <w:r>
        <w:t xml:space="preserve">abundance </w:t>
      </w:r>
      <w:r w:rsidR="00C418A3">
        <w:t xml:space="preserve">has been decreasing </w:t>
      </w:r>
      <w:r>
        <w:t>for the last 40 years and is consistent across all tree size classes &gt; 20cm DBH (Figure 9).</w:t>
      </w:r>
    </w:p>
    <w:p w14:paraId="7F657520" w14:textId="1AC8720C" w:rsidR="003103E1" w:rsidRDefault="003103E1" w:rsidP="0047148C">
      <w:pPr>
        <w:pStyle w:val="nrpsNormal"/>
        <w:ind w:firstLine="720"/>
      </w:pPr>
      <w:r>
        <w:t>In the USGS plots, the tree population declined every decade with the most severe decline (median population growth rate = -0.82 %/yr) occurring between 2005-2015 (Table 2). During the same interval, the median growth rate of the sugar pine population declined 3x to 12x faster</w:t>
      </w:r>
      <w:r w:rsidR="00C418A3">
        <w:t xml:space="preserve"> than the all-tree population</w:t>
      </w:r>
      <w:r>
        <w:t>. Moreover, the 95% credible intervals for these rates do not include positive values</w:t>
      </w:r>
      <w:ins w:id="146" w:author="Author">
        <w:r w:rsidR="001E51D0">
          <w:t xml:space="preserve"> and are </w:t>
        </w:r>
      </w:ins>
      <w:del w:id="147" w:author="Author">
        <w:r w:rsidDel="001E51D0">
          <w:delText>. S</w:delText>
        </w:r>
      </w:del>
      <w:ins w:id="148" w:author="Author">
        <w:r w:rsidR="001E51D0">
          <w:t>s</w:t>
        </w:r>
      </w:ins>
      <w:r>
        <w:t>tatistically</w:t>
      </w:r>
      <w:ins w:id="149" w:author="Author">
        <w:r w:rsidR="001E51D0">
          <w:t xml:space="preserve"> significant</w:t>
        </w:r>
      </w:ins>
      <w:del w:id="150" w:author="Author">
        <w:r w:rsidDel="001E51D0">
          <w:delText>, the declines are real</w:delText>
        </w:r>
      </w:del>
      <w:r>
        <w:t xml:space="preserve">. </w:t>
      </w:r>
      <w:commentRangeStart w:id="151"/>
      <w:commentRangeStart w:id="152"/>
      <w:r>
        <w:t>The driver of the population decrease for sugar pine was increased mortality.</w:t>
      </w:r>
      <w:commentRangeEnd w:id="151"/>
      <w:r w:rsidR="000768D7">
        <w:rPr>
          <w:rStyle w:val="CommentReference"/>
          <w:rFonts w:eastAsiaTheme="minorHAnsi" w:cstheme="minorBidi"/>
        </w:rPr>
        <w:commentReference w:id="151"/>
      </w:r>
      <w:commentRangeEnd w:id="152"/>
      <w:r w:rsidR="00D50230">
        <w:rPr>
          <w:rStyle w:val="CommentReference"/>
          <w:rFonts w:eastAsiaTheme="minorHAnsi" w:cstheme="minorBidi"/>
        </w:rPr>
        <w:commentReference w:id="152"/>
      </w:r>
      <w:r>
        <w:t xml:space="preserve"> For example, between 1995-2005 the median annual mortality rate was near 5%/yr (Table 2)</w:t>
      </w:r>
      <w:ins w:id="153" w:author="Author">
        <w:r w:rsidR="001E51D0">
          <w:t xml:space="preserve">, which is substantially higher than </w:t>
        </w:r>
        <w:r w:rsidR="002049AE">
          <w:t xml:space="preserve">historic </w:t>
        </w:r>
        <w:r w:rsidR="001E51D0">
          <w:t xml:space="preserve">background rates of mortality in these forests (van Mantgem </w:t>
        </w:r>
        <w:r w:rsidR="002049AE">
          <w:t>and Stephenson 2007)</w:t>
        </w:r>
        <w:r w:rsidR="001E51D0">
          <w:t xml:space="preserve"> </w:t>
        </w:r>
      </w:ins>
      <w:r>
        <w:t xml:space="preserve">. </w:t>
      </w:r>
    </w:p>
    <w:p w14:paraId="6B8F9C20" w14:textId="77777777" w:rsidR="003103E1" w:rsidRDefault="003103E1" w:rsidP="003103E1">
      <w:pPr>
        <w:pStyle w:val="nrpsNormal"/>
        <w:ind w:firstLine="720"/>
      </w:pPr>
    </w:p>
    <w:p w14:paraId="52C5ECC6" w14:textId="714BFBD5" w:rsidR="00783623" w:rsidRDefault="00783623">
      <w:pPr>
        <w:spacing w:after="0" w:line="240" w:lineRule="auto"/>
        <w:rPr>
          <w:rFonts w:eastAsia="Times New Roman" w:cs="Times New Roman"/>
          <w:szCs w:val="20"/>
        </w:rPr>
      </w:pPr>
    </w:p>
    <w:p w14:paraId="2E2EECDF" w14:textId="1F0BEBCF" w:rsidR="00783623" w:rsidRDefault="00783623" w:rsidP="000566B1">
      <w:pPr>
        <w:pStyle w:val="nrpsNormal"/>
      </w:pPr>
    </w:p>
    <w:p w14:paraId="624350E4" w14:textId="283A99EB" w:rsidR="00783623" w:rsidRDefault="00783623" w:rsidP="000566B1">
      <w:pPr>
        <w:pStyle w:val="nrpsNormal"/>
      </w:pPr>
    </w:p>
    <w:p w14:paraId="5F83D9D3" w14:textId="5CA3974E" w:rsidR="00783623" w:rsidRDefault="00960208">
      <w:pPr>
        <w:spacing w:after="0" w:line="240" w:lineRule="auto"/>
        <w:rPr>
          <w:rFonts w:eastAsia="Times New Roman" w:cs="Times New Roman"/>
          <w:szCs w:val="20"/>
        </w:rPr>
      </w:pPr>
      <w:r>
        <w:rPr>
          <w:noProof/>
        </w:rPr>
        <w:lastRenderedPageBreak/>
        <mc:AlternateContent>
          <mc:Choice Requires="wpg">
            <w:drawing>
              <wp:anchor distT="0" distB="0" distL="114300" distR="114300" simplePos="0" relativeHeight="252048896" behindDoc="0" locked="0" layoutInCell="1" allowOverlap="1" wp14:anchorId="2EFE0CD5" wp14:editId="4798D5B7">
                <wp:simplePos x="0" y="0"/>
                <wp:positionH relativeFrom="column">
                  <wp:posOffset>154825</wp:posOffset>
                </wp:positionH>
                <wp:positionV relativeFrom="page">
                  <wp:posOffset>1019695</wp:posOffset>
                </wp:positionV>
                <wp:extent cx="6169660" cy="8100695"/>
                <wp:effectExtent l="0" t="0" r="2540" b="0"/>
                <wp:wrapNone/>
                <wp:docPr id="710932503" name="Group 10"/>
                <wp:cNvGraphicFramePr/>
                <a:graphic xmlns:a="http://schemas.openxmlformats.org/drawingml/2006/main">
                  <a:graphicData uri="http://schemas.microsoft.com/office/word/2010/wordprocessingGroup">
                    <wpg:wgp>
                      <wpg:cNvGrpSpPr/>
                      <wpg:grpSpPr>
                        <a:xfrm>
                          <a:off x="0" y="0"/>
                          <a:ext cx="6169660" cy="8100695"/>
                          <a:chOff x="0" y="0"/>
                          <a:chExt cx="6169660" cy="8101329"/>
                        </a:xfrm>
                      </wpg:grpSpPr>
                      <pic:pic xmlns:pic="http://schemas.openxmlformats.org/drawingml/2006/picture">
                        <pic:nvPicPr>
                          <pic:cNvPr id="1205776879" name="Picture 9" descr="A map of the country&#10;&#10;Description automatically generated"/>
                          <pic:cNvPicPr>
                            <a:picLocks noChangeAspect="1"/>
                          </pic:cNvPicPr>
                        </pic:nvPicPr>
                        <pic:blipFill rotWithShape="1">
                          <a:blip r:embed="rId28" cstate="print">
                            <a:extLst>
                              <a:ext uri="{28A0092B-C50C-407E-A947-70E740481C1C}">
                                <a14:useLocalDpi xmlns:a14="http://schemas.microsoft.com/office/drawing/2010/main" val="0"/>
                              </a:ext>
                            </a:extLst>
                          </a:blip>
                          <a:srcRect r="8081"/>
                          <a:stretch/>
                        </pic:blipFill>
                        <pic:spPr bwMode="auto">
                          <a:xfrm>
                            <a:off x="0" y="0"/>
                            <a:ext cx="6169660" cy="6712585"/>
                          </a:xfrm>
                          <a:prstGeom prst="rect">
                            <a:avLst/>
                          </a:prstGeom>
                          <a:ln>
                            <a:noFill/>
                          </a:ln>
                          <a:extLst>
                            <a:ext uri="{53640926-AAD7-44D8-BBD7-CCE9431645EC}">
                              <a14:shadowObscured xmlns:a14="http://schemas.microsoft.com/office/drawing/2010/main"/>
                            </a:ext>
                          </a:extLst>
                        </pic:spPr>
                      </pic:pic>
                      <wps:wsp>
                        <wps:cNvPr id="1041024691" name="Text Box 2"/>
                        <wps:cNvSpPr txBox="1">
                          <a:spLocks noChangeArrowheads="1"/>
                        </wps:cNvSpPr>
                        <wps:spPr bwMode="auto">
                          <a:xfrm>
                            <a:off x="350520" y="6865620"/>
                            <a:ext cx="5181599" cy="1235709"/>
                          </a:xfrm>
                          <a:prstGeom prst="rect">
                            <a:avLst/>
                          </a:prstGeom>
                          <a:solidFill>
                            <a:srgbClr val="FFFFFF"/>
                          </a:solidFill>
                          <a:ln w="9525">
                            <a:noFill/>
                            <a:miter lim="800000"/>
                            <a:headEnd/>
                            <a:tailEnd/>
                          </a:ln>
                        </wps:spPr>
                        <wps:txbx>
                          <w:txbxContent>
                            <w:p w14:paraId="38D951C1" w14:textId="77777777" w:rsidR="00783623" w:rsidRPr="0043042E" w:rsidRDefault="00783623" w:rsidP="00783623">
                              <w:r>
                                <w:rPr>
                                  <w:rFonts w:ascii="Arial" w:hAnsi="Arial" w:cs="Arial"/>
                                  <w:b/>
                                  <w:bCs/>
                                  <w:sz w:val="20"/>
                                  <w:szCs w:val="20"/>
                                </w:rPr>
                                <w:t xml:space="preserve">Figure 5. </w:t>
                              </w:r>
                              <w:r>
                                <w:rPr>
                                  <w:rFonts w:ascii="Arial" w:hAnsi="Arial" w:cs="Arial"/>
                                  <w:sz w:val="20"/>
                                  <w:szCs w:val="20"/>
                                </w:rPr>
                                <w:t xml:space="preserve">Population growth rate (recruitment-mortality) for adult sugar pine across its range. The status is reported by ecoregion subsection for the last decade. Declining subsections areas defined by growth rates during the last decade significantly &lt; 1 and increasing subsections with growth rates significantly &gt; 1. Uncertain subsections had growth rates around 1. Results from the </w:t>
                              </w:r>
                              <w:r w:rsidRPr="008573BD">
                                <w:rPr>
                                  <w:rFonts w:ascii="Arial" w:hAnsi="Arial" w:cs="Arial"/>
                                  <w:sz w:val="20"/>
                                  <w:szCs w:val="20"/>
                                </w:rPr>
                                <w:t>1,221 FIA plots where sugar pine was present at initial measurement (2001-2009) or remeasurement (2010-2019).</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2EFE0CD5" id="Group 10" o:spid="_x0000_s1037" style="position:absolute;margin-left:12.2pt;margin-top:80.3pt;width:485.8pt;height:637.85pt;z-index:252048896;mso-position-vertical-relative:page;mso-width-relative:margin;mso-height-relative:margin" coordsize="61696,81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">
                <v:shape id="Picture 9" o:spid="_x0000_s1038" type="#_x0000_t75" alt="A map of the country&#10;&#10;Description automatically generated" style="position:absolute;width:61696;height:67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">
                  <v:imagedata r:id="rId29" o:title="A map of the country&#10;&#10;Description automatically generated" cropright="5296f"/>
                </v:shape>
                <v:shape id="_x0000_s1039" type="#_x0000_t202" style="position:absolute;left:3505;top:68656;width:51816;height:1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" stroked="f">
                  <v:textbox style="mso-fit-shape-to-text:t">
                    <w:txbxContent>
                      <w:p w14:paraId="38D951C1" w14:textId="77777777" w:rsidR="00783623" w:rsidRPr="0043042E" w:rsidRDefault="00783623" w:rsidP="00783623">
                        <w:r>
                          <w:rPr>
                            <w:rFonts w:ascii="Arial" w:hAnsi="Arial" w:cs="Arial"/>
                            <w:b/>
                            <w:bCs/>
                            <w:sz w:val="20"/>
                            <w:szCs w:val="20"/>
                          </w:rPr>
                          <w:t xml:space="preserve">Figure 5. </w:t>
                        </w:r>
                        <w:r>
                          <w:rPr>
                            <w:rFonts w:ascii="Arial" w:hAnsi="Arial" w:cs="Arial"/>
                            <w:sz w:val="20"/>
                            <w:szCs w:val="20"/>
                          </w:rPr>
                          <w:t xml:space="preserve">Population growth rate (recruitment-mortality) for adult sugar pine across its range. The status is reported by ecoregion subsection for the last decade. Declining subsections areas defined by growth rates during the last decade significantly &lt; 1 and increasing subsections with growth rates significantly &gt; 1. Uncertain subsections had growth rates around 1. Results from the </w:t>
                        </w:r>
                        <w:r w:rsidRPr="008573BD">
                          <w:rPr>
                            <w:rFonts w:ascii="Arial" w:hAnsi="Arial" w:cs="Arial"/>
                            <w:sz w:val="20"/>
                            <w:szCs w:val="20"/>
                          </w:rPr>
                          <w:t>1,221 FIA plots where sugar pine was present at initial measurement (2001-2009) or remeasurement (2010-2019).</w:t>
                        </w:r>
                      </w:p>
                    </w:txbxContent>
                  </v:textbox>
                </v:shape>
                <w10:wrap anchory="page"/>
              </v:group>
            </w:pict>
          </mc:Fallback>
        </mc:AlternateContent>
      </w:r>
      <w:r w:rsidR="00783623">
        <w:br w:type="page"/>
      </w:r>
    </w:p>
    <w:tbl>
      <w:tblPr>
        <w:tblW w:w="9824" w:type="dxa"/>
        <w:tblLook w:val="04A0" w:firstRow="1" w:lastRow="0" w:firstColumn="1" w:lastColumn="0" w:noHBand="0" w:noVBand="1"/>
      </w:tblPr>
      <w:tblGrid>
        <w:gridCol w:w="3415"/>
        <w:gridCol w:w="1080"/>
        <w:gridCol w:w="1222"/>
        <w:gridCol w:w="1431"/>
        <w:gridCol w:w="1397"/>
        <w:gridCol w:w="1279"/>
      </w:tblGrid>
      <w:tr w:rsidR="005012C4" w:rsidRPr="00415C05" w14:paraId="7B0ACD9B" w14:textId="77777777" w:rsidTr="000F0031">
        <w:trPr>
          <w:trHeight w:val="288"/>
        </w:trPr>
        <w:tc>
          <w:tcPr>
            <w:tcW w:w="9824" w:type="dxa"/>
            <w:gridSpan w:val="6"/>
            <w:tcBorders>
              <w:top w:val="nil"/>
              <w:bottom w:val="single" w:sz="4" w:space="0" w:color="auto"/>
            </w:tcBorders>
            <w:shd w:val="clear" w:color="auto" w:fill="auto"/>
            <w:noWrap/>
            <w:vAlign w:val="bottom"/>
            <w:hideMark/>
          </w:tcPr>
          <w:p w14:paraId="3C9A0050" w14:textId="7AB7B10C" w:rsidR="005012C4" w:rsidRPr="00FF4F88" w:rsidRDefault="005012C4" w:rsidP="000F0031">
            <w:pPr>
              <w:spacing w:after="0" w:line="240" w:lineRule="auto"/>
              <w:rPr>
                <w:rFonts w:ascii="Arial" w:eastAsia="Times New Roman" w:hAnsi="Arial" w:cs="Arial"/>
                <w:b/>
                <w:bCs/>
                <w:color w:val="000000"/>
                <w:sz w:val="20"/>
                <w:szCs w:val="20"/>
              </w:rPr>
            </w:pPr>
            <w:r w:rsidRPr="00FF4F88">
              <w:rPr>
                <w:rFonts w:ascii="Arial" w:eastAsia="Times New Roman" w:hAnsi="Arial" w:cs="Arial"/>
                <w:b/>
                <w:bCs/>
                <w:color w:val="000000"/>
                <w:sz w:val="20"/>
                <w:szCs w:val="20"/>
              </w:rPr>
              <w:lastRenderedPageBreak/>
              <w:t xml:space="preserve">Table 3. </w:t>
            </w:r>
            <w:r w:rsidRPr="00FF4F88">
              <w:rPr>
                <w:rFonts w:ascii="Arial" w:hAnsi="Arial" w:cs="Arial"/>
                <w:sz w:val="20"/>
                <w:szCs w:val="20"/>
              </w:rPr>
              <w:t xml:space="preserve">Forest composition and structure for research sites with longitudinal data in the range of sugar pine. Only trees ≥ a minimum diameter at breast height (1.37 m, DBH) were included. </w:t>
            </w:r>
            <w:r>
              <w:rPr>
                <w:rFonts w:ascii="Arial" w:hAnsi="Arial" w:cs="Arial"/>
                <w:sz w:val="20"/>
                <w:szCs w:val="20"/>
              </w:rPr>
              <w:t>The m</w:t>
            </w:r>
            <w:r w:rsidRPr="00FF4F88">
              <w:rPr>
                <w:rFonts w:ascii="Arial" w:eastAsia="Times New Roman" w:hAnsi="Arial" w:cs="Arial"/>
                <w:color w:val="000000"/>
                <w:sz w:val="20"/>
                <w:szCs w:val="20"/>
              </w:rPr>
              <w:t>inimum DBH</w:t>
            </w:r>
            <w:r>
              <w:rPr>
                <w:rFonts w:ascii="Arial" w:eastAsia="Times New Roman" w:hAnsi="Arial" w:cs="Arial"/>
                <w:color w:val="000000"/>
                <w:sz w:val="20"/>
                <w:szCs w:val="20"/>
              </w:rPr>
              <w:t>’s</w:t>
            </w:r>
            <w:r w:rsidRPr="00FF4F88">
              <w:rPr>
                <w:rFonts w:ascii="Arial" w:eastAsia="Times New Roman" w:hAnsi="Arial" w:cs="Arial"/>
                <w:color w:val="000000"/>
                <w:sz w:val="20"/>
                <w:szCs w:val="20"/>
              </w:rPr>
              <w:t xml:space="preserve"> for each population were: USGS ≥ 10cm; Baker ≥ 9.5 cm; FFS ≥ 11.4 cm.</w:t>
            </w:r>
            <w:r>
              <w:rPr>
                <w:rFonts w:ascii="Arial" w:eastAsia="Times New Roman" w:hAnsi="Arial" w:cs="Arial"/>
                <w:color w:val="000000"/>
                <w:sz w:val="20"/>
                <w:szCs w:val="20"/>
              </w:rPr>
              <w:t xml:space="preserve"> </w:t>
            </w:r>
            <w:r>
              <w:rPr>
                <w:rFonts w:ascii="Arial" w:hAnsi="Arial" w:cs="Arial"/>
                <w:sz w:val="20"/>
                <w:szCs w:val="20"/>
              </w:rPr>
              <w:t>Dominance was defined as relative basal area.</w:t>
            </w:r>
          </w:p>
        </w:tc>
      </w:tr>
      <w:tr w:rsidR="005012C4" w:rsidRPr="00415C05" w14:paraId="0C18434A" w14:textId="77777777" w:rsidTr="000F0031">
        <w:trPr>
          <w:trHeight w:val="288"/>
        </w:trPr>
        <w:tc>
          <w:tcPr>
            <w:tcW w:w="3415" w:type="dxa"/>
            <w:vMerge w:val="restart"/>
            <w:tcBorders>
              <w:top w:val="nil"/>
              <w:left w:val="single" w:sz="4" w:space="0" w:color="auto"/>
              <w:right w:val="single" w:sz="4" w:space="0" w:color="auto"/>
            </w:tcBorders>
            <w:shd w:val="clear" w:color="auto" w:fill="auto"/>
            <w:noWrap/>
            <w:vAlign w:val="center"/>
            <w:hideMark/>
          </w:tcPr>
          <w:p w14:paraId="687EBDA0" w14:textId="5A70110F" w:rsidR="005012C4" w:rsidRPr="00415C05" w:rsidRDefault="005012C4" w:rsidP="000F0031">
            <w:pPr>
              <w:spacing w:after="0" w:line="240" w:lineRule="auto"/>
              <w:rPr>
                <w:rFonts w:ascii="Arial" w:eastAsia="Times New Roman" w:hAnsi="Arial" w:cs="Arial"/>
                <w:color w:val="000000"/>
                <w:sz w:val="18"/>
                <w:szCs w:val="18"/>
              </w:rPr>
            </w:pPr>
            <w:r w:rsidRPr="00415C05">
              <w:rPr>
                <w:rFonts w:ascii="Arial" w:eastAsia="Times New Roman" w:hAnsi="Arial" w:cs="Arial"/>
                <w:color w:val="000000"/>
                <w:sz w:val="18"/>
                <w:szCs w:val="18"/>
              </w:rPr>
              <w:t>Site</w:t>
            </w:r>
          </w:p>
          <w:p w14:paraId="613D88F3" w14:textId="77777777" w:rsidR="005012C4" w:rsidRPr="00415C05" w:rsidRDefault="005012C4" w:rsidP="000F0031">
            <w:pPr>
              <w:spacing w:after="0" w:line="240" w:lineRule="auto"/>
              <w:rPr>
                <w:rFonts w:ascii="Arial" w:eastAsia="Times New Roman" w:hAnsi="Arial" w:cs="Arial"/>
                <w:color w:val="000000"/>
                <w:sz w:val="18"/>
                <w:szCs w:val="18"/>
              </w:rPr>
            </w:pPr>
            <w:r w:rsidRPr="00415C05">
              <w:rPr>
                <w:rFonts w:ascii="Arial" w:eastAsia="Times New Roman" w:hAnsi="Arial" w:cs="Arial"/>
                <w:color w:val="000000"/>
                <w:sz w:val="18"/>
                <w:szCs w:val="18"/>
              </w:rPr>
              <w:t> </w:t>
            </w:r>
          </w:p>
        </w:tc>
        <w:tc>
          <w:tcPr>
            <w:tcW w:w="1080" w:type="dxa"/>
            <w:tcBorders>
              <w:top w:val="nil"/>
              <w:left w:val="nil"/>
              <w:bottom w:val="single" w:sz="4" w:space="0" w:color="auto"/>
              <w:right w:val="single" w:sz="4" w:space="0" w:color="auto"/>
            </w:tcBorders>
            <w:shd w:val="clear" w:color="auto" w:fill="auto"/>
            <w:noWrap/>
            <w:vAlign w:val="center"/>
            <w:hideMark/>
          </w:tcPr>
          <w:p w14:paraId="10BBCCB7"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Density</w:t>
            </w:r>
          </w:p>
        </w:tc>
        <w:tc>
          <w:tcPr>
            <w:tcW w:w="1222" w:type="dxa"/>
            <w:tcBorders>
              <w:top w:val="nil"/>
              <w:left w:val="nil"/>
              <w:bottom w:val="single" w:sz="4" w:space="0" w:color="auto"/>
              <w:right w:val="single" w:sz="4" w:space="0" w:color="auto"/>
            </w:tcBorders>
            <w:shd w:val="clear" w:color="auto" w:fill="auto"/>
            <w:noWrap/>
            <w:vAlign w:val="center"/>
            <w:hideMark/>
          </w:tcPr>
          <w:p w14:paraId="0FA93451" w14:textId="7E04D5F1"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Basal area</w:t>
            </w:r>
          </w:p>
        </w:tc>
        <w:tc>
          <w:tcPr>
            <w:tcW w:w="1431" w:type="dxa"/>
            <w:tcBorders>
              <w:top w:val="nil"/>
              <w:left w:val="nil"/>
              <w:bottom w:val="single" w:sz="4" w:space="0" w:color="auto"/>
              <w:right w:val="single" w:sz="4" w:space="0" w:color="auto"/>
            </w:tcBorders>
            <w:shd w:val="clear" w:color="auto" w:fill="auto"/>
            <w:noWrap/>
            <w:vAlign w:val="center"/>
            <w:hideMark/>
          </w:tcPr>
          <w:p w14:paraId="6948C4DD"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Sugar Pine</w:t>
            </w:r>
          </w:p>
        </w:tc>
        <w:tc>
          <w:tcPr>
            <w:tcW w:w="1397" w:type="dxa"/>
            <w:vMerge w:val="restart"/>
            <w:tcBorders>
              <w:top w:val="nil"/>
              <w:left w:val="nil"/>
              <w:right w:val="single" w:sz="4" w:space="0" w:color="auto"/>
            </w:tcBorders>
            <w:shd w:val="clear" w:color="auto" w:fill="auto"/>
            <w:noWrap/>
            <w:vAlign w:val="center"/>
            <w:hideMark/>
          </w:tcPr>
          <w:p w14:paraId="27B55064"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Forest Type</w:t>
            </w:r>
          </w:p>
          <w:p w14:paraId="71D9DAB3" w14:textId="77777777" w:rsidR="005012C4" w:rsidRPr="00415C05" w:rsidRDefault="005012C4" w:rsidP="000F0031">
            <w:pPr>
              <w:spacing w:after="0" w:line="240" w:lineRule="auto"/>
              <w:jc w:val="center"/>
              <w:rPr>
                <w:rFonts w:ascii="Arial" w:eastAsia="Times New Roman" w:hAnsi="Arial" w:cs="Arial"/>
                <w:color w:val="000000"/>
                <w:sz w:val="18"/>
                <w:szCs w:val="18"/>
              </w:rPr>
            </w:pPr>
          </w:p>
        </w:tc>
        <w:tc>
          <w:tcPr>
            <w:tcW w:w="1279" w:type="dxa"/>
            <w:vMerge w:val="restart"/>
            <w:tcBorders>
              <w:top w:val="nil"/>
              <w:left w:val="nil"/>
              <w:right w:val="single" w:sz="4" w:space="0" w:color="auto"/>
            </w:tcBorders>
            <w:shd w:val="clear" w:color="auto" w:fill="auto"/>
            <w:noWrap/>
            <w:vAlign w:val="center"/>
            <w:hideMark/>
          </w:tcPr>
          <w:p w14:paraId="4DA80514"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Last Measured</w:t>
            </w:r>
          </w:p>
          <w:p w14:paraId="41D7BA70" w14:textId="77777777" w:rsidR="005012C4" w:rsidRPr="00415C05" w:rsidRDefault="005012C4" w:rsidP="000F0031">
            <w:pPr>
              <w:spacing w:after="0" w:line="240" w:lineRule="auto"/>
              <w:jc w:val="center"/>
              <w:rPr>
                <w:rFonts w:ascii="Arial" w:eastAsia="Times New Roman" w:hAnsi="Arial" w:cs="Arial"/>
                <w:color w:val="000000"/>
                <w:sz w:val="18"/>
                <w:szCs w:val="18"/>
              </w:rPr>
            </w:pPr>
          </w:p>
        </w:tc>
      </w:tr>
      <w:tr w:rsidR="005012C4" w:rsidRPr="00415C05" w14:paraId="75B23754" w14:textId="77777777" w:rsidTr="000F0031">
        <w:trPr>
          <w:trHeight w:val="288"/>
        </w:trPr>
        <w:tc>
          <w:tcPr>
            <w:tcW w:w="3415" w:type="dxa"/>
            <w:vMerge/>
            <w:tcBorders>
              <w:left w:val="single" w:sz="4" w:space="0" w:color="auto"/>
              <w:bottom w:val="single" w:sz="4" w:space="0" w:color="auto"/>
              <w:right w:val="single" w:sz="4" w:space="0" w:color="auto"/>
            </w:tcBorders>
            <w:shd w:val="clear" w:color="auto" w:fill="auto"/>
            <w:noWrap/>
            <w:vAlign w:val="center"/>
            <w:hideMark/>
          </w:tcPr>
          <w:p w14:paraId="19DA373E" w14:textId="77777777" w:rsidR="005012C4" w:rsidRPr="00415C05" w:rsidRDefault="005012C4" w:rsidP="000F0031">
            <w:pPr>
              <w:spacing w:after="0" w:line="240" w:lineRule="auto"/>
              <w:rPr>
                <w:rFonts w:ascii="Arial" w:eastAsia="Times New Roman" w:hAnsi="Arial" w:cs="Arial"/>
                <w:color w:val="000000"/>
                <w:sz w:val="18"/>
                <w:szCs w:val="18"/>
              </w:rPr>
            </w:pPr>
          </w:p>
        </w:tc>
        <w:tc>
          <w:tcPr>
            <w:tcW w:w="1080" w:type="dxa"/>
            <w:tcBorders>
              <w:top w:val="nil"/>
              <w:left w:val="nil"/>
              <w:bottom w:val="single" w:sz="4" w:space="0" w:color="auto"/>
              <w:right w:val="single" w:sz="4" w:space="0" w:color="auto"/>
            </w:tcBorders>
            <w:shd w:val="clear" w:color="auto" w:fill="auto"/>
            <w:noWrap/>
            <w:vAlign w:val="center"/>
            <w:hideMark/>
          </w:tcPr>
          <w:p w14:paraId="6385F254"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(trees/ha)</w:t>
            </w:r>
          </w:p>
        </w:tc>
        <w:tc>
          <w:tcPr>
            <w:tcW w:w="1222" w:type="dxa"/>
            <w:tcBorders>
              <w:top w:val="nil"/>
              <w:left w:val="nil"/>
              <w:bottom w:val="single" w:sz="4" w:space="0" w:color="auto"/>
              <w:right w:val="single" w:sz="4" w:space="0" w:color="auto"/>
            </w:tcBorders>
            <w:shd w:val="clear" w:color="auto" w:fill="auto"/>
            <w:noWrap/>
            <w:vAlign w:val="center"/>
            <w:hideMark/>
          </w:tcPr>
          <w:p w14:paraId="24AE722F"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(m</w:t>
            </w:r>
            <w:r w:rsidRPr="00415C05">
              <w:rPr>
                <w:rFonts w:ascii="Arial" w:eastAsia="Times New Roman" w:hAnsi="Arial" w:cs="Arial"/>
                <w:color w:val="000000"/>
                <w:sz w:val="18"/>
                <w:szCs w:val="18"/>
                <w:vertAlign w:val="superscript"/>
              </w:rPr>
              <w:t>2</w:t>
            </w:r>
            <w:r w:rsidRPr="00415C05">
              <w:rPr>
                <w:rFonts w:ascii="Arial" w:eastAsia="Times New Roman" w:hAnsi="Arial" w:cs="Arial"/>
                <w:color w:val="000000"/>
                <w:sz w:val="18"/>
                <w:szCs w:val="18"/>
              </w:rPr>
              <w:t>/ha)</w:t>
            </w:r>
          </w:p>
        </w:tc>
        <w:tc>
          <w:tcPr>
            <w:tcW w:w="1431" w:type="dxa"/>
            <w:tcBorders>
              <w:top w:val="nil"/>
              <w:left w:val="nil"/>
              <w:bottom w:val="single" w:sz="4" w:space="0" w:color="auto"/>
              <w:right w:val="single" w:sz="4" w:space="0" w:color="auto"/>
            </w:tcBorders>
            <w:shd w:val="clear" w:color="auto" w:fill="auto"/>
            <w:noWrap/>
            <w:vAlign w:val="center"/>
            <w:hideMark/>
          </w:tcPr>
          <w:p w14:paraId="535F3D9B"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 dominance)</w:t>
            </w:r>
          </w:p>
        </w:tc>
        <w:tc>
          <w:tcPr>
            <w:tcW w:w="1397" w:type="dxa"/>
            <w:vMerge/>
            <w:tcBorders>
              <w:left w:val="nil"/>
              <w:bottom w:val="single" w:sz="4" w:space="0" w:color="auto"/>
              <w:right w:val="single" w:sz="4" w:space="0" w:color="auto"/>
            </w:tcBorders>
            <w:shd w:val="clear" w:color="auto" w:fill="auto"/>
            <w:noWrap/>
            <w:vAlign w:val="center"/>
            <w:hideMark/>
          </w:tcPr>
          <w:p w14:paraId="07CB368F" w14:textId="77777777" w:rsidR="005012C4" w:rsidRPr="00415C05" w:rsidRDefault="005012C4" w:rsidP="000F0031">
            <w:pPr>
              <w:spacing w:after="0" w:line="240" w:lineRule="auto"/>
              <w:jc w:val="center"/>
              <w:rPr>
                <w:rFonts w:ascii="Arial" w:eastAsia="Times New Roman" w:hAnsi="Arial" w:cs="Arial"/>
                <w:color w:val="000000"/>
                <w:sz w:val="18"/>
                <w:szCs w:val="18"/>
              </w:rPr>
            </w:pPr>
          </w:p>
        </w:tc>
        <w:tc>
          <w:tcPr>
            <w:tcW w:w="1279" w:type="dxa"/>
            <w:vMerge/>
            <w:tcBorders>
              <w:left w:val="nil"/>
              <w:bottom w:val="single" w:sz="4" w:space="0" w:color="auto"/>
              <w:right w:val="single" w:sz="4" w:space="0" w:color="auto"/>
            </w:tcBorders>
            <w:shd w:val="clear" w:color="auto" w:fill="auto"/>
            <w:noWrap/>
            <w:vAlign w:val="center"/>
            <w:hideMark/>
          </w:tcPr>
          <w:p w14:paraId="19F8B7DC" w14:textId="77777777" w:rsidR="005012C4" w:rsidRPr="00415C05" w:rsidRDefault="005012C4" w:rsidP="000F0031">
            <w:pPr>
              <w:spacing w:after="0" w:line="240" w:lineRule="auto"/>
              <w:jc w:val="center"/>
              <w:rPr>
                <w:rFonts w:ascii="Arial" w:eastAsia="Times New Roman" w:hAnsi="Arial" w:cs="Arial"/>
                <w:color w:val="000000"/>
                <w:sz w:val="18"/>
                <w:szCs w:val="18"/>
              </w:rPr>
            </w:pPr>
          </w:p>
        </w:tc>
      </w:tr>
      <w:tr w:rsidR="005012C4" w:rsidRPr="00415C05" w14:paraId="483D7665" w14:textId="77777777" w:rsidTr="000F0031">
        <w:trPr>
          <w:trHeight w:val="288"/>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51018B80" w14:textId="77777777" w:rsidR="005012C4" w:rsidRPr="00415C05" w:rsidRDefault="005012C4" w:rsidP="000F0031">
            <w:pPr>
              <w:spacing w:after="0" w:line="240" w:lineRule="auto"/>
              <w:rPr>
                <w:rFonts w:ascii="Arial" w:eastAsia="Times New Roman" w:hAnsi="Arial" w:cs="Arial"/>
                <w:color w:val="000000"/>
                <w:sz w:val="18"/>
                <w:szCs w:val="18"/>
              </w:rPr>
            </w:pPr>
            <w:r w:rsidRPr="00415C05">
              <w:rPr>
                <w:rFonts w:ascii="Arial" w:eastAsia="Times New Roman" w:hAnsi="Arial" w:cs="Arial"/>
                <w:color w:val="000000"/>
                <w:sz w:val="18"/>
                <w:szCs w:val="18"/>
              </w:rPr>
              <w:t>USGS Demography Study</w:t>
            </w:r>
          </w:p>
        </w:tc>
        <w:tc>
          <w:tcPr>
            <w:tcW w:w="1080" w:type="dxa"/>
            <w:tcBorders>
              <w:top w:val="nil"/>
              <w:left w:val="nil"/>
              <w:bottom w:val="single" w:sz="4" w:space="0" w:color="auto"/>
              <w:right w:val="single" w:sz="4" w:space="0" w:color="auto"/>
            </w:tcBorders>
            <w:shd w:val="clear" w:color="auto" w:fill="auto"/>
            <w:noWrap/>
            <w:vAlign w:val="center"/>
            <w:hideMark/>
          </w:tcPr>
          <w:p w14:paraId="43517C40"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78-591</w:t>
            </w:r>
          </w:p>
        </w:tc>
        <w:tc>
          <w:tcPr>
            <w:tcW w:w="1222" w:type="dxa"/>
            <w:tcBorders>
              <w:top w:val="nil"/>
              <w:left w:val="nil"/>
              <w:bottom w:val="single" w:sz="4" w:space="0" w:color="auto"/>
              <w:right w:val="single" w:sz="4" w:space="0" w:color="auto"/>
            </w:tcBorders>
            <w:shd w:val="clear" w:color="auto" w:fill="auto"/>
            <w:noWrap/>
            <w:vAlign w:val="center"/>
            <w:hideMark/>
          </w:tcPr>
          <w:p w14:paraId="2818796B"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14.6 - 148.6</w:t>
            </w:r>
          </w:p>
        </w:tc>
        <w:tc>
          <w:tcPr>
            <w:tcW w:w="1431" w:type="dxa"/>
            <w:tcBorders>
              <w:top w:val="nil"/>
              <w:left w:val="nil"/>
              <w:bottom w:val="single" w:sz="4" w:space="0" w:color="auto"/>
              <w:right w:val="single" w:sz="4" w:space="0" w:color="auto"/>
            </w:tcBorders>
            <w:shd w:val="clear" w:color="auto" w:fill="auto"/>
            <w:noWrap/>
            <w:vAlign w:val="center"/>
            <w:hideMark/>
          </w:tcPr>
          <w:p w14:paraId="4DF6D35D"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&lt;1 to 36</w:t>
            </w:r>
          </w:p>
        </w:tc>
        <w:tc>
          <w:tcPr>
            <w:tcW w:w="1397" w:type="dxa"/>
            <w:tcBorders>
              <w:top w:val="nil"/>
              <w:left w:val="nil"/>
              <w:bottom w:val="single" w:sz="4" w:space="0" w:color="auto"/>
              <w:right w:val="single" w:sz="4" w:space="0" w:color="auto"/>
            </w:tcBorders>
            <w:shd w:val="clear" w:color="auto" w:fill="auto"/>
            <w:noWrap/>
            <w:vAlign w:val="center"/>
            <w:hideMark/>
          </w:tcPr>
          <w:p w14:paraId="11177A4B"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multiple</w:t>
            </w:r>
          </w:p>
        </w:tc>
        <w:tc>
          <w:tcPr>
            <w:tcW w:w="1279" w:type="dxa"/>
            <w:tcBorders>
              <w:top w:val="nil"/>
              <w:left w:val="nil"/>
              <w:bottom w:val="single" w:sz="4" w:space="0" w:color="auto"/>
              <w:right w:val="single" w:sz="4" w:space="0" w:color="auto"/>
            </w:tcBorders>
            <w:shd w:val="clear" w:color="auto" w:fill="auto"/>
            <w:noWrap/>
            <w:vAlign w:val="center"/>
            <w:hideMark/>
          </w:tcPr>
          <w:p w14:paraId="4CBB4B1D"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2015-2019</w:t>
            </w:r>
          </w:p>
        </w:tc>
      </w:tr>
      <w:tr w:rsidR="005012C4" w:rsidRPr="00415C05" w14:paraId="72143BFF" w14:textId="77777777" w:rsidTr="000F0031">
        <w:trPr>
          <w:trHeight w:val="288"/>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78F3D8E1" w14:textId="31601D92" w:rsidR="005012C4" w:rsidRPr="00415C05" w:rsidRDefault="005012C4" w:rsidP="000F0031">
            <w:pPr>
              <w:spacing w:after="0" w:line="240" w:lineRule="auto"/>
              <w:rPr>
                <w:rFonts w:ascii="Arial" w:eastAsia="Times New Roman" w:hAnsi="Arial" w:cs="Arial"/>
                <w:color w:val="000000"/>
                <w:sz w:val="18"/>
                <w:szCs w:val="18"/>
              </w:rPr>
            </w:pPr>
            <w:r w:rsidRPr="00415C05">
              <w:rPr>
                <w:rFonts w:ascii="Arial" w:eastAsia="Times New Roman" w:hAnsi="Arial" w:cs="Arial"/>
                <w:color w:val="000000"/>
                <w:sz w:val="18"/>
                <w:szCs w:val="18"/>
              </w:rPr>
              <w:t>Baker Old-Growth Reserve Site</w:t>
            </w:r>
          </w:p>
        </w:tc>
        <w:tc>
          <w:tcPr>
            <w:tcW w:w="1080" w:type="dxa"/>
            <w:tcBorders>
              <w:top w:val="nil"/>
              <w:left w:val="nil"/>
              <w:bottom w:val="single" w:sz="4" w:space="0" w:color="auto"/>
              <w:right w:val="single" w:sz="4" w:space="0" w:color="auto"/>
            </w:tcBorders>
            <w:shd w:val="clear" w:color="auto" w:fill="auto"/>
            <w:noWrap/>
            <w:vAlign w:val="center"/>
            <w:hideMark/>
          </w:tcPr>
          <w:p w14:paraId="3DD427EC"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789</w:t>
            </w:r>
          </w:p>
        </w:tc>
        <w:tc>
          <w:tcPr>
            <w:tcW w:w="1222" w:type="dxa"/>
            <w:tcBorders>
              <w:top w:val="nil"/>
              <w:left w:val="nil"/>
              <w:bottom w:val="single" w:sz="4" w:space="0" w:color="auto"/>
              <w:right w:val="single" w:sz="4" w:space="0" w:color="auto"/>
            </w:tcBorders>
            <w:shd w:val="clear" w:color="auto" w:fill="auto"/>
            <w:noWrap/>
            <w:vAlign w:val="center"/>
            <w:hideMark/>
          </w:tcPr>
          <w:p w14:paraId="0F0C7010"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86.1</w:t>
            </w:r>
          </w:p>
        </w:tc>
        <w:tc>
          <w:tcPr>
            <w:tcW w:w="1431" w:type="dxa"/>
            <w:tcBorders>
              <w:top w:val="nil"/>
              <w:left w:val="nil"/>
              <w:bottom w:val="single" w:sz="4" w:space="0" w:color="auto"/>
              <w:right w:val="single" w:sz="4" w:space="0" w:color="auto"/>
            </w:tcBorders>
            <w:shd w:val="clear" w:color="auto" w:fill="auto"/>
            <w:noWrap/>
            <w:vAlign w:val="center"/>
            <w:hideMark/>
          </w:tcPr>
          <w:p w14:paraId="6B33DBCB"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15</w:t>
            </w:r>
          </w:p>
        </w:tc>
        <w:tc>
          <w:tcPr>
            <w:tcW w:w="1397" w:type="dxa"/>
            <w:tcBorders>
              <w:top w:val="nil"/>
              <w:left w:val="nil"/>
              <w:bottom w:val="single" w:sz="4" w:space="0" w:color="auto"/>
              <w:right w:val="single" w:sz="4" w:space="0" w:color="auto"/>
            </w:tcBorders>
            <w:shd w:val="clear" w:color="auto" w:fill="auto"/>
            <w:noWrap/>
            <w:vAlign w:val="center"/>
            <w:hideMark/>
          </w:tcPr>
          <w:p w14:paraId="3F83ED9D"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mixed conifer</w:t>
            </w:r>
          </w:p>
        </w:tc>
        <w:tc>
          <w:tcPr>
            <w:tcW w:w="1279" w:type="dxa"/>
            <w:tcBorders>
              <w:top w:val="nil"/>
              <w:left w:val="nil"/>
              <w:bottom w:val="single" w:sz="4" w:space="0" w:color="auto"/>
              <w:right w:val="single" w:sz="4" w:space="0" w:color="auto"/>
            </w:tcBorders>
            <w:shd w:val="clear" w:color="auto" w:fill="auto"/>
            <w:noWrap/>
            <w:vAlign w:val="center"/>
            <w:hideMark/>
          </w:tcPr>
          <w:p w14:paraId="433F650B"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2013</w:t>
            </w:r>
          </w:p>
        </w:tc>
      </w:tr>
      <w:tr w:rsidR="005012C4" w:rsidRPr="00415C05" w14:paraId="1A30217D" w14:textId="77777777" w:rsidTr="000F0031">
        <w:trPr>
          <w:trHeight w:val="288"/>
        </w:trPr>
        <w:tc>
          <w:tcPr>
            <w:tcW w:w="3415" w:type="dxa"/>
            <w:tcBorders>
              <w:top w:val="nil"/>
              <w:left w:val="single" w:sz="4" w:space="0" w:color="auto"/>
              <w:bottom w:val="single" w:sz="4" w:space="0" w:color="auto"/>
              <w:right w:val="single" w:sz="4" w:space="0" w:color="auto"/>
            </w:tcBorders>
            <w:shd w:val="clear" w:color="auto" w:fill="auto"/>
            <w:noWrap/>
            <w:vAlign w:val="center"/>
            <w:hideMark/>
          </w:tcPr>
          <w:p w14:paraId="0D4EA026" w14:textId="77777777" w:rsidR="005012C4" w:rsidRPr="00415C05" w:rsidRDefault="005012C4" w:rsidP="000F0031">
            <w:pPr>
              <w:spacing w:after="0" w:line="240" w:lineRule="auto"/>
              <w:rPr>
                <w:rFonts w:ascii="Arial" w:eastAsia="Times New Roman" w:hAnsi="Arial" w:cs="Arial"/>
                <w:color w:val="000000"/>
                <w:sz w:val="18"/>
                <w:szCs w:val="18"/>
              </w:rPr>
            </w:pPr>
            <w:r w:rsidRPr="00415C05">
              <w:rPr>
                <w:rFonts w:ascii="Arial" w:eastAsia="Times New Roman" w:hAnsi="Arial" w:cs="Arial"/>
                <w:color w:val="000000"/>
                <w:sz w:val="18"/>
                <w:szCs w:val="18"/>
              </w:rPr>
              <w:t>Blodgett Fire and Fire Surrogate Study</w:t>
            </w:r>
          </w:p>
        </w:tc>
        <w:tc>
          <w:tcPr>
            <w:tcW w:w="1080" w:type="dxa"/>
            <w:tcBorders>
              <w:top w:val="nil"/>
              <w:left w:val="nil"/>
              <w:bottom w:val="single" w:sz="4" w:space="0" w:color="auto"/>
              <w:right w:val="single" w:sz="4" w:space="0" w:color="auto"/>
            </w:tcBorders>
            <w:shd w:val="clear" w:color="auto" w:fill="auto"/>
            <w:noWrap/>
            <w:vAlign w:val="center"/>
            <w:hideMark/>
          </w:tcPr>
          <w:p w14:paraId="1C6284AF"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505</w:t>
            </w:r>
          </w:p>
        </w:tc>
        <w:tc>
          <w:tcPr>
            <w:tcW w:w="1222" w:type="dxa"/>
            <w:tcBorders>
              <w:top w:val="nil"/>
              <w:left w:val="nil"/>
              <w:bottom w:val="single" w:sz="4" w:space="0" w:color="auto"/>
              <w:right w:val="single" w:sz="4" w:space="0" w:color="auto"/>
            </w:tcBorders>
            <w:shd w:val="clear" w:color="auto" w:fill="auto"/>
            <w:noWrap/>
            <w:vAlign w:val="center"/>
            <w:hideMark/>
          </w:tcPr>
          <w:p w14:paraId="0A88EDDE"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67.9</w:t>
            </w:r>
          </w:p>
        </w:tc>
        <w:tc>
          <w:tcPr>
            <w:tcW w:w="1431" w:type="dxa"/>
            <w:tcBorders>
              <w:top w:val="nil"/>
              <w:left w:val="nil"/>
              <w:bottom w:val="single" w:sz="4" w:space="0" w:color="auto"/>
              <w:right w:val="single" w:sz="4" w:space="0" w:color="auto"/>
            </w:tcBorders>
            <w:shd w:val="clear" w:color="auto" w:fill="auto"/>
            <w:noWrap/>
            <w:vAlign w:val="center"/>
            <w:hideMark/>
          </w:tcPr>
          <w:p w14:paraId="421A0B48"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6</w:t>
            </w:r>
          </w:p>
        </w:tc>
        <w:tc>
          <w:tcPr>
            <w:tcW w:w="1397" w:type="dxa"/>
            <w:tcBorders>
              <w:top w:val="nil"/>
              <w:left w:val="nil"/>
              <w:bottom w:val="single" w:sz="4" w:space="0" w:color="auto"/>
              <w:right w:val="single" w:sz="4" w:space="0" w:color="auto"/>
            </w:tcBorders>
            <w:shd w:val="clear" w:color="auto" w:fill="auto"/>
            <w:noWrap/>
            <w:vAlign w:val="center"/>
            <w:hideMark/>
          </w:tcPr>
          <w:p w14:paraId="7C2F9462"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mixed conifer</w:t>
            </w:r>
          </w:p>
        </w:tc>
        <w:tc>
          <w:tcPr>
            <w:tcW w:w="1279" w:type="dxa"/>
            <w:tcBorders>
              <w:top w:val="nil"/>
              <w:left w:val="nil"/>
              <w:bottom w:val="single" w:sz="4" w:space="0" w:color="auto"/>
              <w:right w:val="single" w:sz="4" w:space="0" w:color="auto"/>
            </w:tcBorders>
            <w:shd w:val="clear" w:color="auto" w:fill="auto"/>
            <w:noWrap/>
            <w:vAlign w:val="center"/>
            <w:hideMark/>
          </w:tcPr>
          <w:p w14:paraId="485C5B87" w14:textId="77777777" w:rsidR="005012C4" w:rsidRPr="00415C05" w:rsidRDefault="005012C4" w:rsidP="000F0031">
            <w:pPr>
              <w:spacing w:after="0" w:line="240" w:lineRule="auto"/>
              <w:jc w:val="center"/>
              <w:rPr>
                <w:rFonts w:ascii="Arial" w:eastAsia="Times New Roman" w:hAnsi="Arial" w:cs="Arial"/>
                <w:color w:val="000000"/>
                <w:sz w:val="18"/>
                <w:szCs w:val="18"/>
              </w:rPr>
            </w:pPr>
            <w:r w:rsidRPr="00415C05">
              <w:rPr>
                <w:rFonts w:ascii="Arial" w:eastAsia="Times New Roman" w:hAnsi="Arial" w:cs="Arial"/>
                <w:color w:val="000000"/>
                <w:sz w:val="18"/>
                <w:szCs w:val="18"/>
              </w:rPr>
              <w:t>2020</w:t>
            </w:r>
          </w:p>
        </w:tc>
      </w:tr>
    </w:tbl>
    <w:p w14:paraId="2BE984BA" w14:textId="43DDB24F" w:rsidR="00B30D8E" w:rsidRDefault="00B30D8E" w:rsidP="000566B1">
      <w:pPr>
        <w:pStyle w:val="nrpsNormal"/>
      </w:pPr>
    </w:p>
    <w:p w14:paraId="783E03FD" w14:textId="77777777" w:rsidR="00783623" w:rsidRDefault="00783623" w:rsidP="000566B1">
      <w:pPr>
        <w:pStyle w:val="nrpsNormal"/>
      </w:pPr>
    </w:p>
    <w:p w14:paraId="564D6A32" w14:textId="51038654" w:rsidR="00AD11F8" w:rsidRDefault="00783623" w:rsidP="000566B1">
      <w:pPr>
        <w:pStyle w:val="nrpsNormal"/>
      </w:pPr>
      <w:r>
        <w:rPr>
          <w:noProof/>
        </w:rPr>
        <mc:AlternateContent>
          <mc:Choice Requires="wpg">
            <w:drawing>
              <wp:anchor distT="0" distB="0" distL="114300" distR="114300" simplePos="0" relativeHeight="252052992" behindDoc="0" locked="0" layoutInCell="1" allowOverlap="1" wp14:anchorId="5E077A76" wp14:editId="2615CF34">
                <wp:simplePos x="0" y="0"/>
                <wp:positionH relativeFrom="column">
                  <wp:posOffset>0</wp:posOffset>
                </wp:positionH>
                <wp:positionV relativeFrom="paragraph">
                  <wp:posOffset>320040</wp:posOffset>
                </wp:positionV>
                <wp:extent cx="5943600" cy="5340990"/>
                <wp:effectExtent l="0" t="0" r="0" b="0"/>
                <wp:wrapTopAndBottom/>
                <wp:docPr id="1969378556" name="Group 1"/>
                <wp:cNvGraphicFramePr/>
                <a:graphic xmlns:a="http://schemas.openxmlformats.org/drawingml/2006/main">
                  <a:graphicData uri="http://schemas.microsoft.com/office/word/2010/wordprocessingGroup">
                    <wpg:wgp>
                      <wpg:cNvGrpSpPr/>
                      <wpg:grpSpPr>
                        <a:xfrm>
                          <a:off x="0" y="0"/>
                          <a:ext cx="5943600" cy="5340990"/>
                          <a:chOff x="0" y="0"/>
                          <a:chExt cx="5943600" cy="5340990"/>
                        </a:xfrm>
                      </wpg:grpSpPr>
                      <pic:pic xmlns:pic="http://schemas.openxmlformats.org/drawingml/2006/picture">
                        <pic:nvPicPr>
                          <pic:cNvPr id="1739156644" name="Picture 7" descr="A graph with different colored lines&#10;&#10;Description automatically generated"/>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wps:wsp>
                        <wps:cNvPr id="1080195153" name="Text Box 2"/>
                        <wps:cNvSpPr txBox="1">
                          <a:spLocks noChangeArrowheads="1"/>
                        </wps:cNvSpPr>
                        <wps:spPr bwMode="auto">
                          <a:xfrm>
                            <a:off x="487680" y="4624711"/>
                            <a:ext cx="5126354" cy="716279"/>
                          </a:xfrm>
                          <a:prstGeom prst="rect">
                            <a:avLst/>
                          </a:prstGeom>
                          <a:solidFill>
                            <a:srgbClr val="FFFFFF"/>
                          </a:solidFill>
                          <a:ln w="9525">
                            <a:noFill/>
                            <a:miter lim="800000"/>
                            <a:headEnd/>
                            <a:tailEnd/>
                          </a:ln>
                        </wps:spPr>
                        <wps:txbx>
                          <w:txbxContent>
                            <w:p w14:paraId="567F79A6" w14:textId="58E49269" w:rsidR="00783623" w:rsidRPr="00C81BE8" w:rsidRDefault="00783623" w:rsidP="00863F92">
                              <w:pPr>
                                <w:pStyle w:val="nrpsFigurecaption"/>
                              </w:pPr>
                              <w:r w:rsidRPr="00C81BE8">
                                <w:rPr>
                                  <w:b/>
                                </w:rPr>
                                <w:t>Figure 6</w:t>
                              </w:r>
                              <w:r w:rsidRPr="00C81BE8">
                                <w:t>. Basal area trends</w:t>
                              </w:r>
                              <w:r>
                                <w:t xml:space="preserve"> for live trees in the USGS plots. </w:t>
                              </w:r>
                              <w:ins w:id="154" w:author="Author">
                                <w:r w:rsidR="000831B4">
                                  <w:t>Stupid SEGIs. Aways throwing everything out of wack. I don’t think this figure is needed.</w:t>
                                </w:r>
                              </w:ins>
                            </w:p>
                          </w:txbxContent>
                        </wps:txbx>
                        <wps:bodyPr rot="0" vert="horz" wrap="square" lIns="91440" tIns="45720" rIns="91440" bIns="45720" anchor="t" anchorCtr="0">
                          <a:spAutoFit/>
                        </wps:bodyPr>
                      </wps:wsp>
                    </wpg:wgp>
                  </a:graphicData>
                </a:graphic>
              </wp:anchor>
            </w:drawing>
          </mc:Choice>
          <mc:Fallback>
            <w:pict>
              <v:group w14:anchorId="5E077A76" id="Group 1" o:spid="_x0000_s1040" style="position:absolute;margin-left:0;margin-top:25.2pt;width:468pt;height:420.55pt;z-index:252052992" coordsize="59436,53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">
                <v:shape id="Picture 7" o:spid="_x0000_s1041" type="#_x0000_t75" alt="A graph with different colored lines&#10;&#10;Description automatically generated" style="position:absolute;width:59436;height:44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">
                  <v:imagedata r:id="rId31" o:title="A graph with different colored lines&#10;&#10;Description automatically generated"/>
                </v:shape>
                <v:shape id="_x0000_s1042" type="#_x0000_t202" style="position:absolute;left:4876;top:46247;width:51264;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" stroked="f">
                  <v:textbox style="mso-fit-shape-to-text:t">
                    <w:txbxContent>
                      <w:p w14:paraId="567F79A6" w14:textId="58E49269" w:rsidR="00783623" w:rsidRPr="00C81BE8" w:rsidRDefault="00783623" w:rsidP="00863F92">
                        <w:pPr>
                          <w:pStyle w:val="nrpsFigurecaption"/>
                        </w:pPr>
                        <w:r w:rsidRPr="00C81BE8">
                          <w:rPr>
                            <w:b/>
                          </w:rPr>
                          <w:t>Figure 6</w:t>
                        </w:r>
                        <w:r w:rsidRPr="00C81BE8">
                          <w:t>. Basal area trends</w:t>
                        </w:r>
                        <w:r>
                          <w:t xml:space="preserve"> for live trees in the USGS plots. </w:t>
                        </w:r>
                        <w:ins w:id="155" w:author="Author">
                          <w:r w:rsidR="000831B4">
                            <w:t>Stupid SEGIs. Aways throwing everything out of wack. I don’t think this figure is needed.</w:t>
                          </w:r>
                        </w:ins>
                      </w:p>
                    </w:txbxContent>
                  </v:textbox>
                </v:shape>
                <w10:wrap type="topAndBottom"/>
              </v:group>
            </w:pict>
          </mc:Fallback>
        </mc:AlternateContent>
      </w:r>
    </w:p>
    <w:p w14:paraId="5D2C9EBF" w14:textId="5711179A" w:rsidR="00783623" w:rsidRDefault="00783623" w:rsidP="000566B1">
      <w:pPr>
        <w:pStyle w:val="nrpsNormal"/>
      </w:pPr>
    </w:p>
    <w:p w14:paraId="291E165A" w14:textId="795BC004" w:rsidR="00783623" w:rsidRDefault="00783623" w:rsidP="000566B1">
      <w:pPr>
        <w:pStyle w:val="nrpsNormal"/>
      </w:pPr>
      <w:r>
        <w:rPr>
          <w:noProof/>
        </w:rPr>
        <w:lastRenderedPageBreak/>
        <w:drawing>
          <wp:anchor distT="0" distB="0" distL="114300" distR="114300" simplePos="0" relativeHeight="252055040" behindDoc="0" locked="0" layoutInCell="1" allowOverlap="1" wp14:anchorId="17550342" wp14:editId="6BD1725A">
            <wp:simplePos x="0" y="0"/>
            <wp:positionH relativeFrom="column">
              <wp:posOffset>-121920</wp:posOffset>
            </wp:positionH>
            <wp:positionV relativeFrom="paragraph">
              <wp:posOffset>278765</wp:posOffset>
            </wp:positionV>
            <wp:extent cx="5943600" cy="4457700"/>
            <wp:effectExtent l="0" t="0" r="0" b="0"/>
            <wp:wrapTopAndBottom/>
            <wp:docPr id="1810748632" name="Picture 6"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57341" name="Picture 6" descr="A graph with different colored line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p>
    <w:p w14:paraId="3F9428B7" w14:textId="45C345DD" w:rsidR="00783623" w:rsidRDefault="003103E1" w:rsidP="000566B1">
      <w:pPr>
        <w:pStyle w:val="nrpsNormal"/>
      </w:pPr>
      <w:r>
        <w:rPr>
          <w:noProof/>
        </w:rPr>
        <mc:AlternateContent>
          <mc:Choice Requires="wps">
            <w:drawing>
              <wp:anchor distT="45720" distB="45720" distL="114300" distR="114300" simplePos="0" relativeHeight="252056064" behindDoc="0" locked="0" layoutInCell="1" allowOverlap="1" wp14:anchorId="1EB369D1" wp14:editId="1203C4DF">
                <wp:simplePos x="0" y="0"/>
                <wp:positionH relativeFrom="column">
                  <wp:posOffset>216946</wp:posOffset>
                </wp:positionH>
                <wp:positionV relativeFrom="paragraph">
                  <wp:posOffset>4630009</wp:posOffset>
                </wp:positionV>
                <wp:extent cx="5320030" cy="1404620"/>
                <wp:effectExtent l="0" t="0" r="0" b="0"/>
                <wp:wrapSquare wrapText="bothSides"/>
                <wp:docPr id="891125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0030" cy="1404620"/>
                        </a:xfrm>
                        <a:prstGeom prst="rect">
                          <a:avLst/>
                        </a:prstGeom>
                        <a:solidFill>
                          <a:srgbClr val="FFFFFF"/>
                        </a:solidFill>
                        <a:ln w="9525">
                          <a:noFill/>
                          <a:miter lim="800000"/>
                          <a:headEnd/>
                          <a:tailEnd/>
                        </a:ln>
                      </wps:spPr>
                      <wps:txbx>
                        <w:txbxContent>
                          <w:p w14:paraId="13FA0670" w14:textId="77777777" w:rsidR="00783623" w:rsidRPr="00C81BE8" w:rsidRDefault="00783623" w:rsidP="00863F92">
                            <w:pPr>
                              <w:pStyle w:val="nrpsFigurecaption"/>
                            </w:pPr>
                            <w:r w:rsidRPr="00C308D5">
                              <w:rPr>
                                <w:b/>
                              </w:rPr>
                              <w:t>Figure 7.</w:t>
                            </w:r>
                            <w:r w:rsidRPr="00C81BE8">
                              <w:t xml:space="preserve"> Trends in the relative dominance (as measured by relative basal area) for sugar pine in the USGS plots.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B369D1" id="Text Box 2" o:spid="_x0000_s1043" type="#_x0000_t202" style="position:absolute;margin-left:17.1pt;margin-top:364.55pt;width:418.9pt;height:110.6pt;z-index:252056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" stroked="f">
                <v:textbox style="mso-fit-shape-to-text:t">
                  <w:txbxContent>
                    <w:p w14:paraId="13FA0670" w14:textId="77777777" w:rsidR="00783623" w:rsidRPr="00C81BE8" w:rsidRDefault="00783623" w:rsidP="00863F92">
                      <w:pPr>
                        <w:pStyle w:val="nrpsFigurecaption"/>
                      </w:pPr>
                      <w:r w:rsidRPr="00C308D5">
                        <w:rPr>
                          <w:b/>
                        </w:rPr>
                        <w:t>Figure 7.</w:t>
                      </w:r>
                      <w:r w:rsidRPr="00C81BE8">
                        <w:t xml:space="preserve"> Trends in the relative dominance (as measured by relative basal area) for sugar pine in the USGS plots.</w:t>
                      </w:r>
                    </w:p>
                  </w:txbxContent>
                </v:textbox>
                <w10:wrap type="square"/>
              </v:shape>
            </w:pict>
          </mc:Fallback>
        </mc:AlternateContent>
      </w:r>
    </w:p>
    <w:p w14:paraId="014F9101" w14:textId="7401F2AB" w:rsidR="00C6363C" w:rsidRDefault="00C6363C" w:rsidP="000566B1">
      <w:pPr>
        <w:pStyle w:val="nrpsNormal"/>
      </w:pPr>
      <w:r>
        <w:tab/>
      </w:r>
      <w:r w:rsidR="00A308A2">
        <w:t xml:space="preserve"> </w:t>
      </w:r>
    </w:p>
    <w:p w14:paraId="503D8724" w14:textId="611B0D52" w:rsidR="00A308A2" w:rsidRDefault="002F3D35" w:rsidP="000566B1">
      <w:pPr>
        <w:pStyle w:val="nrpsNormal"/>
      </w:pPr>
      <w:r>
        <w:rPr>
          <w:noProof/>
        </w:rPr>
        <w:lastRenderedPageBreak/>
        <w:drawing>
          <wp:inline distT="0" distB="0" distL="0" distR="0" wp14:anchorId="4EB263A2" wp14:editId="2C0838F0">
            <wp:extent cx="5944235" cy="4456430"/>
            <wp:effectExtent l="0" t="0" r="0" b="1270"/>
            <wp:docPr id="19797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4235" cy="4456430"/>
                    </a:xfrm>
                    <a:prstGeom prst="rect">
                      <a:avLst/>
                    </a:prstGeom>
                    <a:noFill/>
                  </pic:spPr>
                </pic:pic>
              </a:graphicData>
            </a:graphic>
          </wp:inline>
        </w:drawing>
      </w:r>
    </w:p>
    <w:p w14:paraId="0954C297" w14:textId="65DADCDA" w:rsidR="002F3D35" w:rsidRDefault="000831B4" w:rsidP="000566B1">
      <w:pPr>
        <w:pStyle w:val="nrpsNormal"/>
      </w:pPr>
      <w:r>
        <w:rPr>
          <w:noProof/>
        </w:rPr>
        <mc:AlternateContent>
          <mc:Choice Requires="wps">
            <w:drawing>
              <wp:anchor distT="45720" distB="45720" distL="114300" distR="114300" simplePos="0" relativeHeight="252058112" behindDoc="0" locked="0" layoutInCell="1" allowOverlap="1" wp14:anchorId="5002E46B" wp14:editId="27AA674A">
                <wp:simplePos x="0" y="0"/>
                <wp:positionH relativeFrom="column">
                  <wp:posOffset>38100</wp:posOffset>
                </wp:positionH>
                <wp:positionV relativeFrom="paragraph">
                  <wp:posOffset>153670</wp:posOffset>
                </wp:positionV>
                <wp:extent cx="5568950" cy="1036955"/>
                <wp:effectExtent l="0" t="0" r="0" b="0"/>
                <wp:wrapSquare wrapText="bothSides"/>
                <wp:docPr id="2049835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1036955"/>
                        </a:xfrm>
                        <a:prstGeom prst="rect">
                          <a:avLst/>
                        </a:prstGeom>
                        <a:solidFill>
                          <a:srgbClr val="FFFFFF"/>
                        </a:solidFill>
                        <a:ln w="9525">
                          <a:noFill/>
                          <a:miter lim="800000"/>
                          <a:headEnd/>
                          <a:tailEnd/>
                        </a:ln>
                      </wps:spPr>
                      <wps:txbx>
                        <w:txbxContent>
                          <w:p w14:paraId="77540B0E" w14:textId="7FD216DC" w:rsidR="002F3D35" w:rsidRPr="00665813" w:rsidRDefault="002F3D35" w:rsidP="002F3D35">
                            <w:pPr>
                              <w:rPr>
                                <w:rFonts w:ascii="Arial" w:hAnsi="Arial" w:cs="Arial"/>
                                <w:sz w:val="20"/>
                                <w:szCs w:val="20"/>
                              </w:rPr>
                            </w:pPr>
                            <w:r w:rsidRPr="00665813">
                              <w:rPr>
                                <w:rFonts w:ascii="Arial" w:hAnsi="Arial" w:cs="Arial"/>
                                <w:b/>
                                <w:bCs/>
                                <w:sz w:val="20"/>
                                <w:szCs w:val="20"/>
                              </w:rPr>
                              <w:t>Figure 8</w:t>
                            </w:r>
                            <w:r w:rsidRPr="00665813">
                              <w:rPr>
                                <w:rFonts w:ascii="Arial" w:hAnsi="Arial" w:cs="Arial"/>
                                <w:sz w:val="20"/>
                                <w:szCs w:val="20"/>
                              </w:rPr>
                              <w:t>. The size distribution of the common tree</w:t>
                            </w:r>
                            <w:r>
                              <w:rPr>
                                <w:rFonts w:ascii="Arial" w:hAnsi="Arial" w:cs="Arial"/>
                                <w:sz w:val="20"/>
                                <w:szCs w:val="20"/>
                              </w:rPr>
                              <w:t xml:space="preserve"> species</w:t>
                            </w:r>
                            <w:r w:rsidRPr="00665813">
                              <w:rPr>
                                <w:rFonts w:ascii="Arial" w:hAnsi="Arial" w:cs="Arial"/>
                                <w:sz w:val="20"/>
                                <w:szCs w:val="20"/>
                              </w:rPr>
                              <w:t xml:space="preserve"> in the USGS plots. Tree size expressed as DBH-classes. Results from the most recent census for each plot. </w:t>
                            </w:r>
                            <w:ins w:id="156" w:author="Author">
                              <w:r w:rsidR="000831B4">
                                <w:rPr>
                                  <w:rFonts w:ascii="Arial" w:hAnsi="Arial" w:cs="Arial"/>
                                  <w:sz w:val="20"/>
                                  <w:szCs w:val="20"/>
                                </w:rPr>
                                <w:t>I don’t think this figure is needed since it is showing the same thing as figure 4, just with a different dataset. If you want to keep it, I’d suggest having similar formatting to figure 4.</w:t>
                              </w:r>
                            </w:ins>
                          </w:p>
                          <w:p w14:paraId="6E3915E3" w14:textId="77777777" w:rsidR="002F3D35" w:rsidRDefault="002F3D35" w:rsidP="002F3D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2E46B" id="_x0000_s1044" type="#_x0000_t202" style="position:absolute;margin-left:3pt;margin-top:12.1pt;width:438.5pt;height:81.65pt;z-index:25205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" stroked="f">
                <v:textbox>
                  <w:txbxContent>
                    <w:p w14:paraId="77540B0E" w14:textId="7FD216DC" w:rsidR="002F3D35" w:rsidRPr="00665813" w:rsidRDefault="002F3D35" w:rsidP="002F3D35">
                      <w:pPr>
                        <w:rPr>
                          <w:rFonts w:ascii="Arial" w:hAnsi="Arial" w:cs="Arial"/>
                          <w:sz w:val="20"/>
                          <w:szCs w:val="20"/>
                        </w:rPr>
                      </w:pPr>
                      <w:r w:rsidRPr="00665813">
                        <w:rPr>
                          <w:rFonts w:ascii="Arial" w:hAnsi="Arial" w:cs="Arial"/>
                          <w:b/>
                          <w:bCs/>
                          <w:sz w:val="20"/>
                          <w:szCs w:val="20"/>
                        </w:rPr>
                        <w:t>Figure 8</w:t>
                      </w:r>
                      <w:r w:rsidRPr="00665813">
                        <w:rPr>
                          <w:rFonts w:ascii="Arial" w:hAnsi="Arial" w:cs="Arial"/>
                          <w:sz w:val="20"/>
                          <w:szCs w:val="20"/>
                        </w:rPr>
                        <w:t>. The size distribution of the common tree</w:t>
                      </w:r>
                      <w:r>
                        <w:rPr>
                          <w:rFonts w:ascii="Arial" w:hAnsi="Arial" w:cs="Arial"/>
                          <w:sz w:val="20"/>
                          <w:szCs w:val="20"/>
                        </w:rPr>
                        <w:t xml:space="preserve"> species</w:t>
                      </w:r>
                      <w:r w:rsidRPr="00665813">
                        <w:rPr>
                          <w:rFonts w:ascii="Arial" w:hAnsi="Arial" w:cs="Arial"/>
                          <w:sz w:val="20"/>
                          <w:szCs w:val="20"/>
                        </w:rPr>
                        <w:t xml:space="preserve"> in the USGS plots. Tree size expressed as DBH-classes. Results from the most recent census for each plot. </w:t>
                      </w:r>
                      <w:ins w:id="157" w:author="Author">
                        <w:r w:rsidR="000831B4">
                          <w:rPr>
                            <w:rFonts w:ascii="Arial" w:hAnsi="Arial" w:cs="Arial"/>
                            <w:sz w:val="20"/>
                            <w:szCs w:val="20"/>
                          </w:rPr>
                          <w:t>I don’t think this figure is needed since it is showing the same thing as figure 4, just with a different dataset. If you want to keep it, I’d suggest having similar formatting to figure 4.</w:t>
                        </w:r>
                      </w:ins>
                    </w:p>
                    <w:p w14:paraId="6E3915E3" w14:textId="77777777" w:rsidR="002F3D35" w:rsidRDefault="002F3D35" w:rsidP="002F3D35"/>
                  </w:txbxContent>
                </v:textbox>
                <w10:wrap type="square"/>
              </v:shape>
            </w:pict>
          </mc:Fallback>
        </mc:AlternateContent>
      </w:r>
    </w:p>
    <w:p w14:paraId="5B2D390A" w14:textId="77777777" w:rsidR="002F3D35" w:rsidRDefault="002F3D35" w:rsidP="000566B1">
      <w:pPr>
        <w:pStyle w:val="nrpsNormal"/>
      </w:pPr>
    </w:p>
    <w:p w14:paraId="13978D4F" w14:textId="77777777" w:rsidR="002F3D35" w:rsidRDefault="002F3D35" w:rsidP="000566B1">
      <w:pPr>
        <w:pStyle w:val="nrpsNormal"/>
      </w:pPr>
    </w:p>
    <w:p w14:paraId="123C883E" w14:textId="77777777" w:rsidR="002F3D35" w:rsidRDefault="002F3D35" w:rsidP="000566B1">
      <w:pPr>
        <w:pStyle w:val="nrpsNormal"/>
      </w:pPr>
    </w:p>
    <w:p w14:paraId="3219C3BD" w14:textId="77777777" w:rsidR="002F3D35" w:rsidRDefault="002F3D35" w:rsidP="000566B1">
      <w:pPr>
        <w:pStyle w:val="nrpsNormal"/>
      </w:pPr>
    </w:p>
    <w:p w14:paraId="0DB286AE" w14:textId="755F92D1" w:rsidR="002F3D35" w:rsidRDefault="002F3D35" w:rsidP="000566B1">
      <w:pPr>
        <w:pStyle w:val="nrpsNormal"/>
      </w:pPr>
      <w:r>
        <w:rPr>
          <w:noProof/>
        </w:rPr>
        <w:lastRenderedPageBreak/>
        <mc:AlternateContent>
          <mc:Choice Requires="wps">
            <w:drawing>
              <wp:anchor distT="45720" distB="45720" distL="114300" distR="114300" simplePos="0" relativeHeight="252060160" behindDoc="0" locked="0" layoutInCell="1" allowOverlap="1" wp14:anchorId="7396A6FC" wp14:editId="6731849B">
                <wp:simplePos x="0" y="0"/>
                <wp:positionH relativeFrom="margin">
                  <wp:align>left</wp:align>
                </wp:positionH>
                <wp:positionV relativeFrom="paragraph">
                  <wp:posOffset>4672330</wp:posOffset>
                </wp:positionV>
                <wp:extent cx="6151245" cy="1129030"/>
                <wp:effectExtent l="0" t="0" r="1905" b="0"/>
                <wp:wrapSquare wrapText="bothSides"/>
                <wp:docPr id="1336699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1245" cy="1129030"/>
                        </a:xfrm>
                        <a:prstGeom prst="rect">
                          <a:avLst/>
                        </a:prstGeom>
                        <a:solidFill>
                          <a:srgbClr val="FFFFFF"/>
                        </a:solidFill>
                        <a:ln w="9525">
                          <a:noFill/>
                          <a:miter lim="800000"/>
                          <a:headEnd/>
                          <a:tailEnd/>
                        </a:ln>
                      </wps:spPr>
                      <wps:txbx>
                        <w:txbxContent>
                          <w:p w14:paraId="789BD957" w14:textId="75917D18" w:rsidR="002F3D35" w:rsidRPr="00665813" w:rsidRDefault="002F3D35" w:rsidP="002F3D35">
                            <w:pPr>
                              <w:rPr>
                                <w:rFonts w:ascii="Arial" w:hAnsi="Arial" w:cs="Arial"/>
                                <w:sz w:val="20"/>
                                <w:szCs w:val="20"/>
                              </w:rPr>
                            </w:pPr>
                            <w:r w:rsidRPr="00665813">
                              <w:rPr>
                                <w:rFonts w:ascii="Arial" w:hAnsi="Arial" w:cs="Arial"/>
                                <w:b/>
                                <w:bCs/>
                                <w:sz w:val="20"/>
                                <w:szCs w:val="20"/>
                              </w:rPr>
                              <w:t>Figure 9</w:t>
                            </w:r>
                            <w:r w:rsidRPr="00665813">
                              <w:rPr>
                                <w:rFonts w:ascii="Arial" w:hAnsi="Arial" w:cs="Arial"/>
                                <w:sz w:val="20"/>
                                <w:szCs w:val="20"/>
                              </w:rPr>
                              <w:t xml:space="preserve">. Trends in the size distribution of sugar pine in the USGS plots. Tree size expressed as DBH-classes. </w:t>
                            </w:r>
                            <w:ins w:id="158" w:author="Author">
                              <w:r w:rsidR="000831B4">
                                <w:rPr>
                                  <w:rFonts w:ascii="Arial" w:hAnsi="Arial" w:cs="Arial"/>
                                  <w:sz w:val="20"/>
                                  <w:szCs w:val="20"/>
                                </w:rPr>
                                <w:t>I think this figure would be much easier to interpret if it were presented as bar graphs by size class. Or maybe as a lattice chart with density by decade for each size class?</w:t>
                              </w:r>
                            </w:ins>
                          </w:p>
                          <w:p w14:paraId="0DEDD778" w14:textId="77777777" w:rsidR="002F3D35" w:rsidRDefault="002F3D35" w:rsidP="002F3D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6A6FC" id="_x0000_s1045" type="#_x0000_t202" style="position:absolute;margin-left:0;margin-top:367.9pt;width:484.35pt;height:88.9pt;z-index:252060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" stroked="f">
                <v:textbox>
                  <w:txbxContent>
                    <w:p w14:paraId="789BD957" w14:textId="75917D18" w:rsidR="002F3D35" w:rsidRPr="00665813" w:rsidRDefault="002F3D35" w:rsidP="002F3D35">
                      <w:pPr>
                        <w:rPr>
                          <w:rFonts w:ascii="Arial" w:hAnsi="Arial" w:cs="Arial"/>
                          <w:sz w:val="20"/>
                          <w:szCs w:val="20"/>
                        </w:rPr>
                      </w:pPr>
                      <w:r w:rsidRPr="00665813">
                        <w:rPr>
                          <w:rFonts w:ascii="Arial" w:hAnsi="Arial" w:cs="Arial"/>
                          <w:b/>
                          <w:bCs/>
                          <w:sz w:val="20"/>
                          <w:szCs w:val="20"/>
                        </w:rPr>
                        <w:t>Figure 9</w:t>
                      </w:r>
                      <w:r w:rsidRPr="00665813">
                        <w:rPr>
                          <w:rFonts w:ascii="Arial" w:hAnsi="Arial" w:cs="Arial"/>
                          <w:sz w:val="20"/>
                          <w:szCs w:val="20"/>
                        </w:rPr>
                        <w:t xml:space="preserve">. Trends in the size distribution of sugar pine in the USGS plots. Tree size expressed as DBH-classes. </w:t>
                      </w:r>
                      <w:ins w:id="159" w:author="Author">
                        <w:r w:rsidR="000831B4">
                          <w:rPr>
                            <w:rFonts w:ascii="Arial" w:hAnsi="Arial" w:cs="Arial"/>
                            <w:sz w:val="20"/>
                            <w:szCs w:val="20"/>
                          </w:rPr>
                          <w:t>I think this figure would be much easier to interpret if it were presented as bar graphs by size class. Or maybe as a lattice chart with density by decade for each size class?</w:t>
                        </w:r>
                      </w:ins>
                    </w:p>
                    <w:p w14:paraId="0DEDD778" w14:textId="77777777" w:rsidR="002F3D35" w:rsidRDefault="002F3D35" w:rsidP="002F3D35"/>
                  </w:txbxContent>
                </v:textbox>
                <w10:wrap type="square" anchorx="margin"/>
              </v:shape>
            </w:pict>
          </mc:Fallback>
        </mc:AlternateContent>
      </w:r>
      <w:r>
        <w:rPr>
          <w:noProof/>
        </w:rPr>
        <w:drawing>
          <wp:inline distT="0" distB="0" distL="0" distR="0" wp14:anchorId="72F149BD" wp14:editId="52A59CC4">
            <wp:extent cx="5944235" cy="4456430"/>
            <wp:effectExtent l="0" t="0" r="0" b="1270"/>
            <wp:docPr id="1660257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235" cy="4456430"/>
                    </a:xfrm>
                    <a:prstGeom prst="rect">
                      <a:avLst/>
                    </a:prstGeom>
                    <a:noFill/>
                  </pic:spPr>
                </pic:pic>
              </a:graphicData>
            </a:graphic>
          </wp:inline>
        </w:drawing>
      </w:r>
    </w:p>
    <w:p w14:paraId="6C91E565" w14:textId="20A5028D" w:rsidR="002F3D35" w:rsidRDefault="00A308A2" w:rsidP="000566B1">
      <w:pPr>
        <w:pStyle w:val="nrpsNormal"/>
      </w:pPr>
      <w:r>
        <w:tab/>
      </w:r>
    </w:p>
    <w:p w14:paraId="6FF1D6DE" w14:textId="08E8F392" w:rsidR="0047148C" w:rsidRDefault="0047148C">
      <w:pPr>
        <w:spacing w:after="0" w:line="240" w:lineRule="auto"/>
        <w:rPr>
          <w:rFonts w:eastAsia="Times New Roman" w:cs="Times New Roman"/>
          <w:szCs w:val="20"/>
        </w:rPr>
      </w:pPr>
      <w:r>
        <w:br w:type="page"/>
      </w:r>
    </w:p>
    <w:p w14:paraId="45D49BFC" w14:textId="5943843A" w:rsidR="00956221" w:rsidRDefault="00824738" w:rsidP="000566B1">
      <w:pPr>
        <w:pStyle w:val="nrpsHeading2"/>
        <w:spacing w:before="0" w:after="200"/>
      </w:pPr>
      <w:r w:rsidRPr="00824738">
        <w:lastRenderedPageBreak/>
        <w:t>Baker and FFS</w:t>
      </w:r>
    </w:p>
    <w:p w14:paraId="1253DB86" w14:textId="504DF5EF" w:rsidR="00824738" w:rsidRDefault="00380384" w:rsidP="000566B1">
      <w:pPr>
        <w:pStyle w:val="nrpsNormal"/>
        <w:ind w:firstLine="720"/>
      </w:pPr>
      <w:r>
        <w:t xml:space="preserve">Both the Baker Old-Growth Reserve (Baker) and the Blodgett Fire and Fire Surrogate Study (FFS) represent sites located in the Sierran mixed conifer forest (Table 3). Sugar pine was a more important constituent at Baker (15% relative dominance) compared to FFS (6% relative dominance). </w:t>
      </w:r>
      <w:r w:rsidR="007F2ADF">
        <w:t xml:space="preserve">During the last 30 years, both sites had an overall decline in tree populations. But in contrast to the </w:t>
      </w:r>
      <w:r>
        <w:t xml:space="preserve">decline in sugar populations observed </w:t>
      </w:r>
      <w:r w:rsidR="007F2ADF">
        <w:t xml:space="preserve">region-wide and </w:t>
      </w:r>
      <w:r>
        <w:t xml:space="preserve">in the USGS </w:t>
      </w:r>
      <w:r w:rsidR="007F2ADF">
        <w:t>plots, sugar pine populations faired better than the all-tree population at Baker and FFS</w:t>
      </w:r>
      <w:r w:rsidR="000566B1">
        <w:t xml:space="preserve"> (Table 2)</w:t>
      </w:r>
      <w:r w:rsidR="007F2ADF">
        <w:t>. Only one decade in the last 30 years was the median growth rate for sugar pine &lt; 0 (Baker 2001-2008: -2.3%/yr)</w:t>
      </w:r>
      <w:r w:rsidR="000566B1">
        <w:t>.</w:t>
      </w:r>
    </w:p>
    <w:p w14:paraId="1E211AFB" w14:textId="1E4EAE78" w:rsidR="000566B1" w:rsidRDefault="000566B1" w:rsidP="000566B1">
      <w:pPr>
        <w:pStyle w:val="nrpsHeading2"/>
      </w:pPr>
      <w:r>
        <w:t>IPM</w:t>
      </w:r>
    </w:p>
    <w:p w14:paraId="10E50DE9" w14:textId="00AC4720" w:rsidR="00A35B96" w:rsidRDefault="00A35B96" w:rsidP="00A35B96">
      <w:pPr>
        <w:pStyle w:val="nrpsHeading3"/>
      </w:pPr>
      <w:commentRangeStart w:id="160"/>
      <w:r>
        <w:t>Model diagnostics</w:t>
      </w:r>
      <w:commentRangeEnd w:id="160"/>
      <w:r w:rsidR="000831B4">
        <w:rPr>
          <w:rStyle w:val="CommentReference"/>
          <w:rFonts w:ascii="Times New Roman" w:eastAsiaTheme="minorHAnsi" w:hAnsi="Times New Roman" w:cstheme="minorBidi"/>
          <w:b w:val="0"/>
          <w:i w:val="0"/>
        </w:rPr>
        <w:commentReference w:id="160"/>
      </w:r>
    </w:p>
    <w:p w14:paraId="0ED4C012" w14:textId="7A6507B1" w:rsidR="00A35B96" w:rsidRDefault="00A35B96" w:rsidP="00A35B96">
      <w:pPr>
        <w:spacing w:afterLines="200" w:after="480"/>
        <w:ind w:firstLine="720"/>
      </w:pPr>
      <w:r>
        <w:t xml:space="preserve">For the vital rate models fit on the FIA data, diagnostics for mixing, convergence, R-hat, and transitions all indicated that the model fitting algorithm performed well. Comparisons of posterior distributions with prior distributions showed that the posterior was strongly informed by the data, rather than the prior, for most parameters. </w:t>
      </w:r>
      <w:r>
        <w:rPr>
          <w:rFonts w:eastAsiaTheme="minorEastAsia"/>
        </w:rPr>
        <w:t xml:space="preserve">For the models fit on the USGS demography plot data, diagnostics for mixing, convergence, R-hat and transitions all indicated satisfactory algorithm performance. Comparisons of the prior and posterior distribution showed that most parameters were strongly informed by the data, rather than the prior. </w:t>
      </w:r>
    </w:p>
    <w:p w14:paraId="12D93C92" w14:textId="77777777" w:rsidR="00A35B96" w:rsidRDefault="00A35B96" w:rsidP="00A35B96">
      <w:pPr>
        <w:pStyle w:val="nrpsHeading3"/>
      </w:pPr>
      <w:r>
        <w:t>Survival</w:t>
      </w:r>
    </w:p>
    <w:p w14:paraId="0D2ADB1C" w14:textId="7979E303" w:rsidR="00A35B96" w:rsidRDefault="00A35B96" w:rsidP="00A35B96">
      <w:pPr>
        <w:spacing w:afterLines="200" w:after="480"/>
        <w:ind w:firstLine="720"/>
      </w:pPr>
      <w:r>
        <w:t>In the model fit on the FIA data, there was a strong positive effect of size on survival</w:t>
      </w:r>
      <w:r w:rsidR="00B84A7E">
        <w:t>.</w:t>
      </w:r>
      <w:r>
        <w:t xml:space="preserve"> Median posterior predicted 10-year survival rates increased from approximately 84% for stems with 0.0254 m DBH up to a maximum of 96.5% for stems with 0.88 m DBH, before falling off for the largest stems (</w:t>
      </w:r>
      <w:r w:rsidR="00B84A7E">
        <w:t>Figure 10</w:t>
      </w:r>
      <w:r>
        <w:t>), though with relatively large uncertainty because there were few extremely large individuals. There was a strong negative main effect of fire, a positive interaction between fire and size, and a negative interaction between fire and squared size, indicating that fire substantially reduced survival, particularly for the smallest and largest trees (</w:t>
      </w:r>
      <w:r>
        <w:fldChar w:fldCharType="begin"/>
      </w:r>
      <w:r>
        <w:instrText xml:space="preserve"> REF _Ref93744929 \h </w:instrText>
      </w:r>
      <w:r>
        <w:fldChar w:fldCharType="separate"/>
      </w:r>
      <w:r>
        <w:t xml:space="preserve">Figure </w:t>
      </w:r>
      <w:r w:rsidR="00B84A7E">
        <w:t>10</w:t>
      </w:r>
      <w:r>
        <w:fldChar w:fldCharType="end"/>
      </w:r>
      <w:r>
        <w:t>). There were moderate negative effects of WPBR and basal area on survival. Other effects were weak or uncertain (their 90% credible intervals overlapped 0).</w:t>
      </w:r>
      <w:r w:rsidR="00B84A7E">
        <w:t xml:space="preserve"> </w:t>
      </w:r>
      <w:r>
        <w:t>In the model fit on the USGS data, there was likewise a strong positive effect of size on survival with a negative quadratic effect</w:t>
      </w:r>
      <w:r w:rsidR="00B84A7E">
        <w:t>.</w:t>
      </w:r>
    </w:p>
    <w:p w14:paraId="402466B6" w14:textId="77777777" w:rsidR="00A35B96" w:rsidRDefault="00A35B96" w:rsidP="0051139C">
      <w:pPr>
        <w:pStyle w:val="nrpsHeading3"/>
        <w:spacing w:before="0" w:after="200"/>
      </w:pPr>
      <w:r>
        <w:t>Individual Size (growth)</w:t>
      </w:r>
    </w:p>
    <w:p w14:paraId="00EC0596" w14:textId="77777777" w:rsidR="0047148C" w:rsidRDefault="00A35B96" w:rsidP="0047148C">
      <w:pPr>
        <w:spacing w:afterLines="200" w:after="480"/>
      </w:pPr>
      <w:r>
        <w:tab/>
        <w:t>In the model fit on the FIA data, the posterior median for the intercept of the model for size at the second census was 0.018, with a 90% credible interval from 0.014 to 0.022. The effect of initial size was, as expected, very close to 1, and the quadratic effect of initial size was negative. Together, these results indicate that the smallest and largest trees grew approximately 2.5 cm DBH in the 10 years between initial and follow-up census, with midsize trees (initial DBH ~70 cm) growing faster, at around 4.4 cm in 10 years (</w:t>
      </w:r>
      <w:r>
        <w:fldChar w:fldCharType="begin"/>
      </w:r>
      <w:r>
        <w:instrText xml:space="preserve"> REF _Ref94611931 \h </w:instrText>
      </w:r>
      <w:r>
        <w:fldChar w:fldCharType="separate"/>
      </w:r>
      <w:r>
        <w:t xml:space="preserve">Figure </w:t>
      </w:r>
      <w:r w:rsidR="00B84A7E">
        <w:t>11</w:t>
      </w:r>
      <w:r>
        <w:fldChar w:fldCharType="end"/>
      </w:r>
      <w:r>
        <w:t xml:space="preserve">). </w:t>
      </w:r>
      <w:commentRangeStart w:id="161"/>
      <w:commentRangeStart w:id="162"/>
      <w:commentRangeStart w:id="163"/>
      <w:r>
        <w:t>White pine blister rust actually increased the growth of the smallest stems, perhaps due to cankers increasing stem diameter</w:t>
      </w:r>
      <w:commentRangeEnd w:id="161"/>
      <w:r w:rsidR="008C3AC8">
        <w:rPr>
          <w:rStyle w:val="CommentReference"/>
        </w:rPr>
        <w:commentReference w:id="161"/>
      </w:r>
      <w:commentRangeEnd w:id="163"/>
      <w:r w:rsidR="00D50230">
        <w:rPr>
          <w:rStyle w:val="CommentReference"/>
        </w:rPr>
        <w:commentReference w:id="163"/>
      </w:r>
      <w:r>
        <w:t xml:space="preserve">. </w:t>
      </w:r>
      <w:commentRangeStart w:id="164"/>
      <w:r>
        <w:t xml:space="preserve">By </w:t>
      </w:r>
      <w:commentRangeEnd w:id="162"/>
      <w:r w:rsidR="00B44E5B">
        <w:rPr>
          <w:rStyle w:val="CommentReference"/>
        </w:rPr>
        <w:commentReference w:id="162"/>
      </w:r>
      <w:r>
        <w:t>contrast, basal area reduced the growth of small stems but not large ones.</w:t>
      </w:r>
      <w:commentRangeEnd w:id="164"/>
      <w:r w:rsidR="00A62FA0">
        <w:rPr>
          <w:rStyle w:val="CommentReference"/>
        </w:rPr>
        <w:commentReference w:id="164"/>
      </w:r>
      <w:r>
        <w:t xml:space="preserve"> Site dryness also had a negative main effect and a positive interaction with initial size, plus a negative interaction with quadratic size: For the smallest and largest stems growth was lower on dry sites, whereas for stems between approximately 40 cm and 110 cm DBH growth was higher on dry sites. Other effects were </w:t>
      </w:r>
      <w:r>
        <w:lastRenderedPageBreak/>
        <w:t xml:space="preserve">weak or uncertain. In the model fit </w:t>
      </w:r>
      <w:r w:rsidR="0047148C">
        <w:t>on the USGS demography plot data, the effect of size was also close to 1 and the effect of squared size negative.</w:t>
      </w:r>
    </w:p>
    <w:p w14:paraId="799EFBAB" w14:textId="77777777" w:rsidR="0047148C" w:rsidRDefault="0047148C" w:rsidP="0047148C">
      <w:pPr>
        <w:pStyle w:val="nrpsHeading3"/>
        <w:spacing w:before="0" w:after="200"/>
      </w:pPr>
      <w:commentRangeStart w:id="165"/>
      <w:r>
        <w:t>Fecundity</w:t>
      </w:r>
      <w:commentRangeEnd w:id="165"/>
      <w:r w:rsidR="008C3AC8">
        <w:rPr>
          <w:rStyle w:val="CommentReference"/>
          <w:rFonts w:ascii="Times New Roman" w:eastAsiaTheme="minorHAnsi" w:hAnsi="Times New Roman" w:cstheme="minorBidi"/>
          <w:b w:val="0"/>
          <w:i w:val="0"/>
        </w:rPr>
        <w:commentReference w:id="165"/>
      </w:r>
    </w:p>
    <w:p w14:paraId="6329C775" w14:textId="77777777" w:rsidR="0047148C" w:rsidRDefault="0047148C" w:rsidP="0047148C">
      <w:pPr>
        <w:spacing w:afterLines="200" w:after="480"/>
      </w:pPr>
      <w:r>
        <w:tab/>
        <w:t xml:space="preserve">The posterior median value for the intercept of the fecundity model fit from FIA data was -2.92, with a 90% CI from -3.29 to -2.56. These results indicate that the average number of new recruits produced per existing tree per 10 years was 0.05 (0.04-0.08). In the fecundity model fit from the USGS demography plots, the posterior median value for the intercept was -4.11, with a 90% CI from -5.88 to -2.7. These results indicate that the average number of new recruits produced per existing tree per 10 years was 0.02 (0.00 to 0.06). </w:t>
      </w:r>
    </w:p>
    <w:p w14:paraId="54D5ADF1" w14:textId="77777777" w:rsidR="0047148C" w:rsidRPr="00874307" w:rsidRDefault="0047148C" w:rsidP="0047148C">
      <w:pPr>
        <w:pStyle w:val="nrpsHeading3"/>
        <w:spacing w:before="0" w:after="200"/>
      </w:pPr>
      <w:r>
        <w:t>Asymptotic Population Growth Rates</w:t>
      </w:r>
    </w:p>
    <w:p w14:paraId="247ED99C" w14:textId="77777777" w:rsidR="0047148C" w:rsidRDefault="0047148C" w:rsidP="0047148C">
      <w:r>
        <w:tab/>
      </w:r>
      <w:r>
        <w:fldChar w:fldCharType="begin"/>
      </w:r>
      <w:r>
        <w:instrText xml:space="preserve"> REF _Ref94616225 \h </w:instrText>
      </w:r>
      <w:r>
        <w:fldChar w:fldCharType="separate"/>
      </w:r>
      <w:r>
        <w:t>Figure 12</w:t>
      </w:r>
      <w:r>
        <w:fldChar w:fldCharType="end"/>
      </w:r>
      <w:r>
        <w:t xml:space="preserve"> shows the posterior distribution of the asymptotic population growth rate (</w:t>
      </w:r>
      <m:oMath>
        <m:r>
          <w:rPr>
            <w:rFonts w:ascii="Cambria Math" w:hAnsi="Cambria Math" w:cstheme="minorHAnsi"/>
          </w:rPr>
          <m:t>λ</m:t>
        </m:r>
      </m:oMath>
      <w:r>
        <w:rPr>
          <w:rFonts w:cstheme="minorHAnsi"/>
        </w:rPr>
        <w:t xml:space="preserve">) </w:t>
      </w:r>
      <w:r>
        <w:t xml:space="preserve">predicted from IPMs built from the FIA data for a variety of hypothetical scenarios. In each scenario, each posterior sample of the parameters is used to calculate a transition matrix for a population of sugar pines on an idealized plot where the fixed effect covariates (other than size) for the vital rate models are held to specific values representing each scenario. For each of the nine scenarios, one transition matrix is constructed using the parameter values from each of the 4,000 posterior draws. The dominant eigenvalue of each matrix gives the estimate of </w:t>
      </w:r>
      <m:oMath>
        <m:r>
          <w:rPr>
            <w:rFonts w:ascii="Cambria Math" w:hAnsi="Cambria Math" w:cstheme="minorHAnsi"/>
          </w:rPr>
          <m:t>λ</m:t>
        </m:r>
      </m:oMath>
      <w:r>
        <w:t xml:space="preserve"> for that scenario and draw. </w:t>
      </w:r>
    </w:p>
    <w:p w14:paraId="07B0DFF2" w14:textId="77777777" w:rsidR="0047148C" w:rsidRDefault="0047148C" w:rsidP="0047148C">
      <w:pPr>
        <w:ind w:firstLine="720"/>
        <w:rPr>
          <w:rFonts w:eastAsiaTheme="minorEastAsia"/>
        </w:rPr>
      </w:pPr>
      <w:r>
        <w:t xml:space="preserve">In the undisturbed scenario, categorical stressors (fire and WPBR) were absent, while continuous stressors (BA, drought, and site dryness) were held at zero (their scaled means). Under these circumstances, the asymptotic growth rate is near or slightly below one, with a median posterior value of </w:t>
      </w:r>
      <m:oMath>
        <m:r>
          <w:rPr>
            <w:rFonts w:ascii="Cambria Math" w:hAnsi="Cambria Math"/>
          </w:rPr>
          <m:t>λ</m:t>
        </m:r>
      </m:oMath>
      <w:r>
        <w:t xml:space="preserve"> of 0.980 and a 90% credible interval from 0.953 to 1.005 (</w:t>
      </w:r>
      <w:r>
        <w:fldChar w:fldCharType="begin"/>
      </w:r>
      <w:r>
        <w:instrText xml:space="preserve"> REF _Ref94616225 \h </w:instrText>
      </w:r>
      <w:r>
        <w:fldChar w:fldCharType="separate"/>
      </w:r>
      <w:r>
        <w:t xml:space="preserve">Figure </w:t>
      </w:r>
      <w:r>
        <w:rPr>
          <w:noProof/>
        </w:rPr>
        <w:t>12).</w:t>
      </w:r>
      <w:r>
        <w:fldChar w:fldCharType="end"/>
      </w:r>
      <w:r>
        <w:t xml:space="preserve"> Where fire is present, </w:t>
      </w:r>
      <m:oMath>
        <m:r>
          <w:rPr>
            <w:rFonts w:ascii="Cambria Math" w:hAnsi="Cambria Math"/>
          </w:rPr>
          <m:t>λ</m:t>
        </m:r>
      </m:oMath>
      <w:r>
        <w:t xml:space="preserve"> is strongly reduced (median 0.643, CI 0.521 to 0.788). Where WPBR is present, the posterior distribution for </w:t>
      </w:r>
      <m:oMath>
        <m:r>
          <w:rPr>
            <w:rFonts w:ascii="Cambria Math" w:hAnsi="Cambria Math"/>
          </w:rPr>
          <m:t>λ</m:t>
        </m:r>
      </m:oMath>
      <w:r>
        <w:t xml:space="preserve"> is below 1 (median 0.948, CI 0.857 to 0.994). When basal area is lower than average, there posterior distribution of </w:t>
      </w:r>
      <m:oMath>
        <m:r>
          <w:rPr>
            <w:rFonts w:ascii="Cambria Math" w:hAnsi="Cambria Math"/>
          </w:rPr>
          <m:t>λ</m:t>
        </m:r>
      </m:oMath>
      <w:r>
        <w:t xml:space="preserve"> is near or slightly above one (median 1.002, CI 0.974 to 1.029). By contrast, when basal area is higher than average the posterior distribution of </w:t>
      </w:r>
      <m:oMath>
        <m:r>
          <w:rPr>
            <w:rFonts w:ascii="Cambria Math" w:hAnsi="Cambria Math"/>
          </w:rPr>
          <m:t>λ</m:t>
        </m:r>
      </m:oMath>
      <w:r>
        <w:t xml:space="preserve"> is below one (median 0.946, CI 0.912 to 0.977) and is clearly lower than the undisturbed scenario. For sites experiencing low amounts of drought, the median is 0.991 and the 90% CI of </w:t>
      </w:r>
      <m:oMath>
        <m:r>
          <w:rPr>
            <w:rFonts w:ascii="Cambria Math" w:hAnsi="Cambria Math"/>
          </w:rPr>
          <m:t>λ</m:t>
        </m:r>
      </m:oMath>
      <w:r>
        <w:t xml:space="preserve"> straddles one, while for sites experiencing high drought the posterior distribution of </w:t>
      </w:r>
      <m:oMath>
        <m:r>
          <w:rPr>
            <w:rFonts w:ascii="Cambria Math" w:hAnsi="Cambria Math"/>
          </w:rPr>
          <m:t>λ</m:t>
        </m:r>
      </m:oMath>
      <w:r>
        <w:t xml:space="preserve"> is below one (median 0.967, 90% CI from 0.933 to 0.998). Likewise, on particularly dry sites the posterior distribution of </w:t>
      </w:r>
      <m:oMath>
        <m:r>
          <w:rPr>
            <w:rFonts w:ascii="Cambria Math" w:hAnsi="Cambria Math"/>
          </w:rPr>
          <m:t>λ</m:t>
        </m:r>
      </m:oMath>
      <w:r>
        <w:t xml:space="preserve"> is below one (median 0.953, 90% CI from 0.918 to 0.986). Fire had the clearest effect on </w:t>
      </w:r>
      <m:oMath>
        <m:r>
          <w:rPr>
            <w:rFonts w:ascii="Cambria Math" w:hAnsi="Cambria Math"/>
          </w:rPr>
          <m:t>λ</m:t>
        </m:r>
      </m:oMath>
      <w:r>
        <w:t xml:space="preserve">, followed by WPBR and high basal area, and then drought and site dryness. However, the posterior median value of </w:t>
      </w:r>
      <m:oMath>
        <m:r>
          <w:rPr>
            <w:rFonts w:ascii="Cambria Math" w:hAnsi="Cambria Math"/>
          </w:rPr>
          <m:t>λ</m:t>
        </m:r>
      </m:oMath>
      <w:r>
        <w:rPr>
          <w:rFonts w:eastAsiaTheme="minorEastAsia"/>
        </w:rPr>
        <w:t xml:space="preserve"> was below one even in the undisturbed scenario, suggesting that even under “unstressed” conditions the population of sugar pine may be declining.</w:t>
      </w:r>
    </w:p>
    <w:p w14:paraId="4181739C" w14:textId="77777777" w:rsidR="0047148C" w:rsidRDefault="0047148C" w:rsidP="0047148C">
      <w:pPr>
        <w:ind w:firstLine="720"/>
      </w:pPr>
      <w:r>
        <w:t xml:space="preserve">There were stark regional differences in the asymptotic population growth rate </w:t>
      </w:r>
      <w:r w:rsidRPr="00F90447">
        <w:t>(</w:t>
      </w:r>
      <m:oMath>
        <m:r>
          <w:rPr>
            <w:rFonts w:ascii="Cambria Math" w:hAnsi="Cambria Math"/>
          </w:rPr>
          <m:t>λ</m:t>
        </m:r>
      </m:oMath>
      <w:r w:rsidRPr="00F90447">
        <w:t>)</w:t>
      </w:r>
      <w:r>
        <w:t xml:space="preserve"> of sugar pine populations (Figure 13). The posterior median value of </w:t>
      </w:r>
      <m:oMath>
        <m:r>
          <w:rPr>
            <w:rFonts w:ascii="Cambria Math" w:hAnsi="Cambria Math"/>
          </w:rPr>
          <m:t>λ</m:t>
        </m:r>
      </m:oMath>
      <w:r>
        <w:t xml:space="preserve"> was below one in every ecoregion, and below 0.90 in several ecoregions in the southern Sierra Nevada. The 90% credible interval for </w:t>
      </w:r>
      <m:oMath>
        <m:r>
          <w:rPr>
            <w:rFonts w:ascii="Cambria Math" w:hAnsi="Cambria Math"/>
          </w:rPr>
          <m:t>λ</m:t>
        </m:r>
      </m:oMath>
      <w:r>
        <w:t xml:space="preserve"> excluded one (the model was highly confident in predicting decline) in 15 out of 65 ecoregions.</w:t>
      </w:r>
    </w:p>
    <w:p w14:paraId="24ABD589" w14:textId="77777777" w:rsidR="0047148C" w:rsidRDefault="0047148C" w:rsidP="0047148C">
      <w:pPr>
        <w:spacing w:afterLines="200" w:after="480"/>
        <w:ind w:firstLine="720"/>
        <w:rPr>
          <w:rFonts w:eastAsiaTheme="minorEastAsia"/>
        </w:rPr>
      </w:pPr>
      <w:r>
        <w:rPr>
          <w:rFonts w:eastAsiaTheme="minorEastAsia"/>
        </w:rPr>
        <w:lastRenderedPageBreak/>
        <w:fldChar w:fldCharType="begin"/>
      </w:r>
      <w:r>
        <w:instrText xml:space="preserve"> REF _Ref107223941 \h </w:instrText>
      </w:r>
      <w:r>
        <w:rPr>
          <w:rFonts w:eastAsiaTheme="minorEastAsia"/>
        </w:rPr>
      </w:r>
      <w:r>
        <w:rPr>
          <w:rFonts w:eastAsiaTheme="minorEastAsia"/>
        </w:rPr>
        <w:fldChar w:fldCharType="separate"/>
      </w:r>
      <w:r>
        <w:t>Figure 14</w:t>
      </w:r>
      <w:r>
        <w:rPr>
          <w:rFonts w:eastAsiaTheme="minorEastAsia"/>
        </w:rPr>
        <w:fldChar w:fldCharType="end"/>
      </w:r>
      <w:r>
        <w:rPr>
          <w:rFonts w:eastAsiaTheme="minorEastAsia"/>
        </w:rPr>
        <w:t xml:space="preserve"> shows the posterior distribution of the asymptotic population growth rate for each plot included in the USGS demography plot network. The 90% credible interval lies entirely below 1 for 12 of the 19 plots and does not lie entirely above 1 for any of them. These results indicate that the sugar pine population is in decline on most sites within the network, while potentially holding steady on a minority of them. </w:t>
      </w:r>
    </w:p>
    <w:p w14:paraId="278BF67F" w14:textId="7957B490" w:rsidR="0047148C" w:rsidRDefault="0047148C" w:rsidP="0047148C">
      <w:pPr>
        <w:ind w:firstLine="720"/>
      </w:pPr>
    </w:p>
    <w:p w14:paraId="3741562C" w14:textId="3F7C26BA" w:rsidR="002F3D35" w:rsidRDefault="002F3D35" w:rsidP="0051139C">
      <w:pPr>
        <w:spacing w:afterLines="200" w:after="480"/>
      </w:pPr>
    </w:p>
    <w:p w14:paraId="1CD2C311" w14:textId="141D97F3" w:rsidR="002F3D35" w:rsidRDefault="002F3D35">
      <w:pPr>
        <w:spacing w:after="0" w:line="240" w:lineRule="auto"/>
      </w:pPr>
      <w:r>
        <w:rPr>
          <w:noProof/>
        </w:rPr>
        <w:lastRenderedPageBreak/>
        <w:drawing>
          <wp:anchor distT="0" distB="0" distL="114300" distR="114300" simplePos="0" relativeHeight="252062208" behindDoc="0" locked="0" layoutInCell="1" allowOverlap="1" wp14:anchorId="0D021F47" wp14:editId="7913631E">
            <wp:simplePos x="0" y="0"/>
            <wp:positionH relativeFrom="column">
              <wp:posOffset>232410</wp:posOffset>
            </wp:positionH>
            <wp:positionV relativeFrom="page">
              <wp:posOffset>1082040</wp:posOffset>
            </wp:positionV>
            <wp:extent cx="5681980" cy="6993890"/>
            <wp:effectExtent l="0" t="0" r="0" b="0"/>
            <wp:wrapTopAndBottom/>
            <wp:docPr id="16" name="Picture 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graph&#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81980" cy="6993890"/>
                    </a:xfrm>
                    <a:prstGeom prst="rect">
                      <a:avLst/>
                    </a:prstGeom>
                  </pic:spPr>
                </pic:pic>
              </a:graphicData>
            </a:graphic>
          </wp:anchor>
        </w:drawing>
      </w:r>
      <w:r>
        <w:rPr>
          <w:noProof/>
        </w:rPr>
        <mc:AlternateContent>
          <mc:Choice Requires="wps">
            <w:drawing>
              <wp:anchor distT="45720" distB="45720" distL="114300" distR="114300" simplePos="0" relativeHeight="252063232" behindDoc="0" locked="0" layoutInCell="1" allowOverlap="1" wp14:anchorId="5031AFF2" wp14:editId="6B79D21F">
                <wp:simplePos x="0" y="0"/>
                <wp:positionH relativeFrom="column">
                  <wp:posOffset>-358140</wp:posOffset>
                </wp:positionH>
                <wp:positionV relativeFrom="page">
                  <wp:posOffset>8121650</wp:posOffset>
                </wp:positionV>
                <wp:extent cx="6844030" cy="1674495"/>
                <wp:effectExtent l="0" t="0" r="0" b="0"/>
                <wp:wrapSquare wrapText="bothSides"/>
                <wp:docPr id="552732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1674495"/>
                        </a:xfrm>
                        <a:prstGeom prst="rect">
                          <a:avLst/>
                        </a:prstGeom>
                        <a:solidFill>
                          <a:srgbClr val="FFFFFF"/>
                        </a:solidFill>
                        <a:ln w="9525">
                          <a:noFill/>
                          <a:miter lim="800000"/>
                          <a:headEnd/>
                          <a:tailEnd/>
                        </a:ln>
                      </wps:spPr>
                      <wps:txbx>
                        <w:txbxContent>
                          <w:p w14:paraId="33952621" w14:textId="1096229D" w:rsidR="002F3D35" w:rsidRPr="00665813" w:rsidRDefault="002F3D35" w:rsidP="002F3D35">
                            <w:pPr>
                              <w:rPr>
                                <w:rFonts w:ascii="Arial" w:hAnsi="Arial" w:cs="Arial"/>
                                <w:sz w:val="20"/>
                                <w:szCs w:val="20"/>
                              </w:rPr>
                            </w:pPr>
                            <w:r w:rsidRPr="00665813">
                              <w:rPr>
                                <w:rFonts w:ascii="Arial" w:hAnsi="Arial" w:cs="Arial"/>
                                <w:b/>
                                <w:bCs/>
                                <w:sz w:val="20"/>
                                <w:szCs w:val="20"/>
                              </w:rPr>
                              <w:t>Figure 10</w:t>
                            </w:r>
                            <w:r>
                              <w:rPr>
                                <w:rFonts w:ascii="Arial" w:hAnsi="Arial" w:cs="Arial"/>
                                <w:b/>
                                <w:bCs/>
                                <w:noProof/>
                                <w:sz w:val="20"/>
                                <w:szCs w:val="20"/>
                              </w:rPr>
                              <w:t>.</w:t>
                            </w:r>
                            <w:r w:rsidRPr="00665813">
                              <w:rPr>
                                <w:rFonts w:ascii="Arial" w:hAnsi="Arial" w:cs="Arial"/>
                                <w:noProof/>
                                <w:sz w:val="20"/>
                                <w:szCs w:val="20"/>
                              </w:rPr>
                              <w:t xml:space="preserve"> Fixed effects of initial DBH, fire, WPBR, neighborhood basal area, drought, and site dryness on 10-year survival probability, estimated from the FIA data. In the top left panel, probability of survival (Y-axis) is predicted for stems of various initial size (X-axis), holding other variables at “Absent” (for fire and WPBR) or 0 (scaled mean, for basal area, drought, and site dryness). In the other panels, probability of survival is predicted for stems of various sizes and across two levels of each other explanatory variable: with or without disturbance, or at high (1.0) or low (-1.0) values for scaled continuous variables.</w:t>
                            </w:r>
                            <w:ins w:id="166" w:author="Author">
                              <w:r w:rsidR="008C3AC8">
                                <w:rPr>
                                  <w:rFonts w:ascii="Arial" w:hAnsi="Arial" w:cs="Arial"/>
                                  <w:noProof/>
                                  <w:sz w:val="20"/>
                                  <w:szCs w:val="20"/>
                                </w:rPr>
                                <w:t xml:space="preserve"> Please vary the min value of the Y axis to make the figures easier to see.</w:t>
                              </w:r>
                            </w:ins>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31AFF2" id="_x0000_s1046" type="#_x0000_t202" style="position:absolute;margin-left:-28.2pt;margin-top:639.5pt;width:538.9pt;height:131.85pt;z-index:252063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" stroked="f">
                <v:textbox style="mso-fit-shape-to-text:t">
                  <w:txbxContent>
                    <w:p w14:paraId="33952621" w14:textId="1096229D" w:rsidR="002F3D35" w:rsidRPr="00665813" w:rsidRDefault="002F3D35" w:rsidP="002F3D35">
                      <w:pPr>
                        <w:rPr>
                          <w:rFonts w:ascii="Arial" w:hAnsi="Arial" w:cs="Arial"/>
                          <w:sz w:val="20"/>
                          <w:szCs w:val="20"/>
                        </w:rPr>
                      </w:pPr>
                      <w:r w:rsidRPr="00665813">
                        <w:rPr>
                          <w:rFonts w:ascii="Arial" w:hAnsi="Arial" w:cs="Arial"/>
                          <w:b/>
                          <w:bCs/>
                          <w:sz w:val="20"/>
                          <w:szCs w:val="20"/>
                        </w:rPr>
                        <w:t>Figure 10</w:t>
                      </w:r>
                      <w:r>
                        <w:rPr>
                          <w:rFonts w:ascii="Arial" w:hAnsi="Arial" w:cs="Arial"/>
                          <w:b/>
                          <w:bCs/>
                          <w:noProof/>
                          <w:sz w:val="20"/>
                          <w:szCs w:val="20"/>
                        </w:rPr>
                        <w:t>.</w:t>
                      </w:r>
                      <w:r w:rsidRPr="00665813">
                        <w:rPr>
                          <w:rFonts w:ascii="Arial" w:hAnsi="Arial" w:cs="Arial"/>
                          <w:noProof/>
                          <w:sz w:val="20"/>
                          <w:szCs w:val="20"/>
                        </w:rPr>
                        <w:t xml:space="preserve"> Fixed effects of initial DBH, fire, WPBR, neighborhood basal area, drought, and site dryness on 10-year survival probability, estimated from the FIA data. In the top left panel, probability of survival (Y-axis) is predicted for stems of various initial size (X-axis), holding other variables at “Absent” (for fire and WPBR) or 0 (scaled mean, for basal area, drought, and site dryness). In the other panels, probability of survival is predicted for stems of various sizes and across two levels of each other explanatory variable: with or without disturbance, or at high (1.0) or low (-1.0) values for scaled continuous variables.</w:t>
                      </w:r>
                      <w:ins w:id="167" w:author="Author">
                        <w:r w:rsidR="008C3AC8">
                          <w:rPr>
                            <w:rFonts w:ascii="Arial" w:hAnsi="Arial" w:cs="Arial"/>
                            <w:noProof/>
                            <w:sz w:val="20"/>
                            <w:szCs w:val="20"/>
                          </w:rPr>
                          <w:t xml:space="preserve"> Please vary the min value of the Y axis to make the figures easier to see.</w:t>
                        </w:r>
                      </w:ins>
                    </w:p>
                  </w:txbxContent>
                </v:textbox>
                <w10:wrap type="square" anchory="page"/>
              </v:shape>
            </w:pict>
          </mc:Fallback>
        </mc:AlternateContent>
      </w:r>
      <w:r>
        <w:br w:type="page"/>
      </w:r>
    </w:p>
    <w:p w14:paraId="1680EDB2" w14:textId="6C3EC611" w:rsidR="002F3D35" w:rsidRDefault="002F3D35">
      <w:pPr>
        <w:spacing w:after="0" w:line="240" w:lineRule="auto"/>
      </w:pPr>
      <w:r>
        <w:rPr>
          <w:noProof/>
        </w:rPr>
        <w:lastRenderedPageBreak/>
        <w:drawing>
          <wp:anchor distT="0" distB="0" distL="114300" distR="114300" simplePos="0" relativeHeight="252065280" behindDoc="0" locked="0" layoutInCell="1" allowOverlap="1" wp14:anchorId="2D1676AD" wp14:editId="37509C57">
            <wp:simplePos x="0" y="0"/>
            <wp:positionH relativeFrom="column">
              <wp:posOffset>90805</wp:posOffset>
            </wp:positionH>
            <wp:positionV relativeFrom="page">
              <wp:posOffset>393700</wp:posOffset>
            </wp:positionV>
            <wp:extent cx="5654675" cy="6959600"/>
            <wp:effectExtent l="0" t="0" r="3175" b="0"/>
            <wp:wrapTopAndBottom/>
            <wp:docPr id="515590649" name="Picture 51559064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graph&#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54675" cy="69596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2066304" behindDoc="0" locked="0" layoutInCell="1" allowOverlap="1" wp14:anchorId="3FD7A04F" wp14:editId="493D05F2">
                <wp:simplePos x="0" y="0"/>
                <wp:positionH relativeFrom="column">
                  <wp:posOffset>0</wp:posOffset>
                </wp:positionH>
                <wp:positionV relativeFrom="paragraph">
                  <wp:posOffset>6435725</wp:posOffset>
                </wp:positionV>
                <wp:extent cx="5901055" cy="1790700"/>
                <wp:effectExtent l="0" t="0" r="4445" b="0"/>
                <wp:wrapSquare wrapText="bothSides"/>
                <wp:docPr id="1062936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1790700"/>
                        </a:xfrm>
                        <a:prstGeom prst="rect">
                          <a:avLst/>
                        </a:prstGeom>
                        <a:solidFill>
                          <a:srgbClr val="FFFFFF"/>
                        </a:solidFill>
                        <a:ln w="9525">
                          <a:noFill/>
                          <a:miter lim="800000"/>
                          <a:headEnd/>
                          <a:tailEnd/>
                        </a:ln>
                      </wps:spPr>
                      <wps:txbx>
                        <w:txbxContent>
                          <w:p w14:paraId="23D544BD" w14:textId="77777777" w:rsidR="002F3D35" w:rsidRPr="00665813" w:rsidRDefault="002F3D35" w:rsidP="002F3D35">
                            <w:pPr>
                              <w:rPr>
                                <w:rFonts w:ascii="Arial" w:hAnsi="Arial" w:cs="Arial"/>
                                <w:sz w:val="20"/>
                                <w:szCs w:val="20"/>
                              </w:rPr>
                            </w:pPr>
                            <w:r w:rsidRPr="00665813">
                              <w:rPr>
                                <w:rFonts w:ascii="Arial" w:hAnsi="Arial" w:cs="Arial"/>
                                <w:b/>
                                <w:bCs/>
                                <w:sz w:val="20"/>
                                <w:szCs w:val="20"/>
                              </w:rPr>
                              <w:t>Figure 11</w:t>
                            </w:r>
                            <w:r>
                              <w:rPr>
                                <w:rFonts w:ascii="Arial" w:hAnsi="Arial" w:cs="Arial"/>
                                <w:b/>
                                <w:bCs/>
                                <w:noProof/>
                                <w:sz w:val="20"/>
                                <w:szCs w:val="20"/>
                              </w:rPr>
                              <w:t>.</w:t>
                            </w:r>
                            <w:r w:rsidRPr="00665813">
                              <w:rPr>
                                <w:rFonts w:ascii="Arial" w:hAnsi="Arial" w:cs="Arial"/>
                                <w:noProof/>
                                <w:sz w:val="20"/>
                                <w:szCs w:val="20"/>
                              </w:rPr>
                              <w:t xml:space="preserve"> Fixed effects of initial DBH, fire, WPBR, neighborhood basal area, drought, and site dryness on 10-year diameter growth, estimated from the FIA data. In the top left panel, DBH growth over the 10 years between censuses (Y-axis) is predicted for stems of various initial size (X-axis), holding other variables at “Absent” (for fire and WPBR) or 0 (scaled mean, for basal area, drought, and site dryness). In the other panels, growth is predicted for stems of various sizes and across two levels of each other explanatory variable: with or without disturbance, or at high (1.0) or low (-1.0) values for scaled continuous variables. Predictions were generated using the posterior samples for model parameters, resulting in a range of predicted survival for each set of explanatory variable values. Lines show the median predicted survival, darker ribbons show a 50% credible interval, and lighter ribbons show a 95% credible interval. Random effects were held at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7A04F" id="_x0000_s1047" type="#_x0000_t202" style="position:absolute;margin-left:0;margin-top:506.75pt;width:464.65pt;height:141pt;z-index:25206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" stroked="f">
                <v:textbox>
                  <w:txbxContent>
                    <w:p w14:paraId="23D544BD" w14:textId="77777777" w:rsidR="002F3D35" w:rsidRPr="00665813" w:rsidRDefault="002F3D35" w:rsidP="002F3D35">
                      <w:pPr>
                        <w:rPr>
                          <w:rFonts w:ascii="Arial" w:hAnsi="Arial" w:cs="Arial"/>
                          <w:sz w:val="20"/>
                          <w:szCs w:val="20"/>
                        </w:rPr>
                      </w:pPr>
                      <w:r w:rsidRPr="00665813">
                        <w:rPr>
                          <w:rFonts w:ascii="Arial" w:hAnsi="Arial" w:cs="Arial"/>
                          <w:b/>
                          <w:bCs/>
                          <w:sz w:val="20"/>
                          <w:szCs w:val="20"/>
                        </w:rPr>
                        <w:t>Figure 11</w:t>
                      </w:r>
                      <w:r>
                        <w:rPr>
                          <w:rFonts w:ascii="Arial" w:hAnsi="Arial" w:cs="Arial"/>
                          <w:b/>
                          <w:bCs/>
                          <w:noProof/>
                          <w:sz w:val="20"/>
                          <w:szCs w:val="20"/>
                        </w:rPr>
                        <w:t>.</w:t>
                      </w:r>
                      <w:r w:rsidRPr="00665813">
                        <w:rPr>
                          <w:rFonts w:ascii="Arial" w:hAnsi="Arial" w:cs="Arial"/>
                          <w:noProof/>
                          <w:sz w:val="20"/>
                          <w:szCs w:val="20"/>
                        </w:rPr>
                        <w:t xml:space="preserve"> Fixed effects of initial DBH, fire, WPBR, neighborhood basal area, drought, and site dryness on 10-year diameter growth, estimated from the FIA data. In the top left panel, DBH growth over the 10 years between censuses (Y-axis) is predicted for stems of various initial size (X-axis), holding other variables at “Absent” (for fire and WPBR) or 0 (scaled mean, for basal area, drought, and site dryness). In the other panels, growth is predicted for stems of various sizes and across two levels of each other explanatory variable: with or without disturbance, or at high (1.0) or low (-1.0) values for scaled continuous variables. Predictions were generated using the posterior samples for model parameters, resulting in a range of predicted survival for each set of explanatory variable values. Lines show the median predicted survival, darker ribbons show a 50% credible interval, and lighter ribbons show a 95% credible interval. Random effects were held at 0.</w:t>
                      </w:r>
                    </w:p>
                  </w:txbxContent>
                </v:textbox>
                <w10:wrap type="square"/>
              </v:shape>
            </w:pict>
          </mc:Fallback>
        </mc:AlternateContent>
      </w:r>
      <w:r>
        <w:br w:type="page"/>
      </w:r>
    </w:p>
    <w:p w14:paraId="70663A0A" w14:textId="34B6E170" w:rsidR="002F3D35" w:rsidRDefault="002F3D35">
      <w:pPr>
        <w:spacing w:after="0" w:line="240" w:lineRule="auto"/>
      </w:pPr>
      <w:r>
        <w:rPr>
          <w:noProof/>
        </w:rPr>
        <w:lastRenderedPageBreak/>
        <w:drawing>
          <wp:anchor distT="0" distB="0" distL="114300" distR="114300" simplePos="0" relativeHeight="252068352" behindDoc="0" locked="0" layoutInCell="1" allowOverlap="1" wp14:anchorId="13EF6E00" wp14:editId="512F41E2">
            <wp:simplePos x="0" y="0"/>
            <wp:positionH relativeFrom="column">
              <wp:posOffset>-77470</wp:posOffset>
            </wp:positionH>
            <wp:positionV relativeFrom="page">
              <wp:posOffset>993140</wp:posOffset>
            </wp:positionV>
            <wp:extent cx="3169920" cy="5943600"/>
            <wp:effectExtent l="0" t="0" r="0" b="0"/>
            <wp:wrapTopAndBottom/>
            <wp:docPr id="14" name="Picture 14"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function&#10;&#10;Description automatically generated with medium confid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69920" cy="5943600"/>
                    </a:xfrm>
                    <a:prstGeom prst="rect">
                      <a:avLst/>
                    </a:prstGeom>
                  </pic:spPr>
                </pic:pic>
              </a:graphicData>
            </a:graphic>
          </wp:anchor>
        </w:drawing>
      </w:r>
      <w:r>
        <w:rPr>
          <w:noProof/>
        </w:rPr>
        <mc:AlternateContent>
          <mc:Choice Requires="wps">
            <w:drawing>
              <wp:anchor distT="45720" distB="45720" distL="114300" distR="114300" simplePos="0" relativeHeight="252069376" behindDoc="0" locked="0" layoutInCell="1" allowOverlap="1" wp14:anchorId="4DF4A554" wp14:editId="59F87F0A">
                <wp:simplePos x="0" y="0"/>
                <wp:positionH relativeFrom="column">
                  <wp:posOffset>3261360</wp:posOffset>
                </wp:positionH>
                <wp:positionV relativeFrom="page">
                  <wp:posOffset>2773680</wp:posOffset>
                </wp:positionV>
                <wp:extent cx="3232150" cy="2148840"/>
                <wp:effectExtent l="0" t="0" r="6350" b="3810"/>
                <wp:wrapSquare wrapText="bothSides"/>
                <wp:docPr id="524767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2148840"/>
                        </a:xfrm>
                        <a:prstGeom prst="rect">
                          <a:avLst/>
                        </a:prstGeom>
                        <a:solidFill>
                          <a:srgbClr val="FFFFFF"/>
                        </a:solidFill>
                        <a:ln w="9525">
                          <a:noFill/>
                          <a:miter lim="800000"/>
                          <a:headEnd/>
                          <a:tailEnd/>
                        </a:ln>
                      </wps:spPr>
                      <wps:txbx>
                        <w:txbxContent>
                          <w:p w14:paraId="07E4A959" w14:textId="77777777" w:rsidR="002F3D35" w:rsidRPr="00665813" w:rsidRDefault="002F3D35" w:rsidP="002F3D35">
                            <w:pPr>
                              <w:pStyle w:val="Caption"/>
                              <w:rPr>
                                <w:rFonts w:ascii="Arial" w:hAnsi="Arial" w:cs="Arial"/>
                                <w:i/>
                                <w:iCs/>
                                <w:color w:val="auto"/>
                                <w:szCs w:val="20"/>
                              </w:rPr>
                            </w:pPr>
                            <w:r w:rsidRPr="00665813">
                              <w:rPr>
                                <w:rFonts w:ascii="Arial" w:hAnsi="Arial" w:cs="Arial"/>
                                <w:b/>
                                <w:bCs/>
                                <w:color w:val="auto"/>
                                <w:szCs w:val="20"/>
                              </w:rPr>
                              <w:t>Figure 12</w:t>
                            </w:r>
                            <w:r w:rsidRPr="00665813">
                              <w:rPr>
                                <w:rFonts w:ascii="Arial" w:hAnsi="Arial" w:cs="Arial"/>
                                <w:color w:val="auto"/>
                                <w:szCs w:val="20"/>
                              </w:rPr>
                              <w:t xml:space="preserve"> Posterior distribution of asymptotic population growth rate, using vital rates as estimated from the FIA data. In the “Undisturbed” scenario, all fixed effect covariates other than the intercept are held at 0 (representing the absence of fire and WPBR, and basal area, drought, and site dryness at average levels). In each other scenario, a single stressor is set to TRUE (for fire and WPBR), -1 (low levels of basal area, drought, or site dryness), or +1 (high levels of basal area, drought, or site dryness).  Random effect values are held at 0, representing an average plot in an average ecoregion. </w:t>
                            </w:r>
                          </w:p>
                          <w:p w14:paraId="6A416EE1" w14:textId="77777777" w:rsidR="002F3D35" w:rsidRDefault="002F3D35" w:rsidP="002F3D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F4A554" id="_x0000_s1048" type="#_x0000_t202" style="position:absolute;margin-left:256.8pt;margin-top:218.4pt;width:254.5pt;height:169.2pt;z-index:25206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" stroked="f">
                <v:textbox>
                  <w:txbxContent>
                    <w:p w14:paraId="07E4A959" w14:textId="77777777" w:rsidR="002F3D35" w:rsidRPr="00665813" w:rsidRDefault="002F3D35" w:rsidP="002F3D35">
                      <w:pPr>
                        <w:pStyle w:val="Caption"/>
                        <w:rPr>
                          <w:rFonts w:ascii="Arial" w:hAnsi="Arial" w:cs="Arial"/>
                          <w:i/>
                          <w:iCs/>
                          <w:color w:val="auto"/>
                          <w:szCs w:val="20"/>
                        </w:rPr>
                      </w:pPr>
                      <w:r w:rsidRPr="00665813">
                        <w:rPr>
                          <w:rFonts w:ascii="Arial" w:hAnsi="Arial" w:cs="Arial"/>
                          <w:b/>
                          <w:bCs/>
                          <w:color w:val="auto"/>
                          <w:szCs w:val="20"/>
                        </w:rPr>
                        <w:t>Figure 12</w:t>
                      </w:r>
                      <w:r w:rsidRPr="00665813">
                        <w:rPr>
                          <w:rFonts w:ascii="Arial" w:hAnsi="Arial" w:cs="Arial"/>
                          <w:color w:val="auto"/>
                          <w:szCs w:val="20"/>
                        </w:rPr>
                        <w:t xml:space="preserve"> Posterior distribution of asymptotic population growth rate, using vital rates as estimated from the FIA data. In the “Undisturbed” scenario, all fixed effect covariates other than the intercept are held at 0 (representing the absence of fire and WPBR, and basal area, drought, and site dryness at average levels). In each other scenario, a single stressor is set to TRUE (for fire and WPBR), -1 (low levels of basal area, drought, or site dryness), or +1 (high levels of basal area, drought, or site dryness).  Random effect values are held at 0, representing an average plot in an average ecoregion. </w:t>
                      </w:r>
                    </w:p>
                    <w:p w14:paraId="6A416EE1" w14:textId="77777777" w:rsidR="002F3D35" w:rsidRDefault="002F3D35" w:rsidP="002F3D35"/>
                  </w:txbxContent>
                </v:textbox>
                <w10:wrap type="square" anchory="page"/>
              </v:shape>
            </w:pict>
          </mc:Fallback>
        </mc:AlternateContent>
      </w:r>
    </w:p>
    <w:p w14:paraId="7C71C550" w14:textId="77777777" w:rsidR="002F3D35" w:rsidRDefault="002F3D35">
      <w:pPr>
        <w:spacing w:after="0" w:line="240" w:lineRule="auto"/>
      </w:pPr>
      <w:r>
        <w:br w:type="page"/>
      </w:r>
    </w:p>
    <w:p w14:paraId="74E87D8F" w14:textId="66F35988" w:rsidR="002F3D35" w:rsidRDefault="002F3D35">
      <w:pPr>
        <w:spacing w:after="0" w:line="240" w:lineRule="auto"/>
        <w:rPr>
          <w:rFonts w:eastAsiaTheme="minorEastAsia"/>
        </w:rPr>
      </w:pPr>
    </w:p>
    <w:p w14:paraId="0421189E" w14:textId="4F876D93" w:rsidR="002F3D35" w:rsidRDefault="002F3D35" w:rsidP="00E25DF9">
      <w:pPr>
        <w:spacing w:afterLines="200" w:after="480"/>
        <w:rPr>
          <w:rFonts w:eastAsiaTheme="minorEastAsia"/>
        </w:rPr>
      </w:pPr>
      <w:r>
        <w:rPr>
          <w:noProof/>
        </w:rPr>
        <w:drawing>
          <wp:anchor distT="0" distB="0" distL="114300" distR="114300" simplePos="0" relativeHeight="252071424" behindDoc="0" locked="0" layoutInCell="1" allowOverlap="1" wp14:anchorId="19837CF1" wp14:editId="645CE98A">
            <wp:simplePos x="0" y="0"/>
            <wp:positionH relativeFrom="column">
              <wp:posOffset>702310</wp:posOffset>
            </wp:positionH>
            <wp:positionV relativeFrom="page">
              <wp:posOffset>673735</wp:posOffset>
            </wp:positionV>
            <wp:extent cx="3706495" cy="5189220"/>
            <wp:effectExtent l="0" t="0" r="0" b="0"/>
            <wp:wrapTopAndBottom/>
            <wp:docPr id="839657467" name="Picture 1" descr="A map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57467" name="Picture 1" descr="A map of the country&#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06495" cy="5189220"/>
                    </a:xfrm>
                    <a:prstGeom prst="rect">
                      <a:avLst/>
                    </a:prstGeom>
                  </pic:spPr>
                </pic:pic>
              </a:graphicData>
            </a:graphic>
          </wp:anchor>
        </w:drawing>
      </w:r>
      <w:r>
        <w:rPr>
          <w:noProof/>
        </w:rPr>
        <mc:AlternateContent>
          <mc:Choice Requires="wps">
            <w:drawing>
              <wp:anchor distT="45720" distB="45720" distL="114300" distR="114300" simplePos="0" relativeHeight="252072448" behindDoc="0" locked="0" layoutInCell="1" allowOverlap="1" wp14:anchorId="5B78319E" wp14:editId="4C0409AD">
                <wp:simplePos x="0" y="0"/>
                <wp:positionH relativeFrom="column">
                  <wp:posOffset>185420</wp:posOffset>
                </wp:positionH>
                <wp:positionV relativeFrom="paragraph">
                  <wp:posOffset>1033780</wp:posOffset>
                </wp:positionV>
                <wp:extent cx="5652135" cy="1404620"/>
                <wp:effectExtent l="0" t="0" r="5715" b="1905"/>
                <wp:wrapSquare wrapText="bothSides"/>
                <wp:docPr id="1844964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135" cy="1404620"/>
                        </a:xfrm>
                        <a:prstGeom prst="rect">
                          <a:avLst/>
                        </a:prstGeom>
                        <a:solidFill>
                          <a:srgbClr val="FFFFFF"/>
                        </a:solidFill>
                        <a:ln w="9525">
                          <a:noFill/>
                          <a:miter lim="800000"/>
                          <a:headEnd/>
                          <a:tailEnd/>
                        </a:ln>
                      </wps:spPr>
                      <wps:txbx>
                        <w:txbxContent>
                          <w:p w14:paraId="1625C3D3" w14:textId="3BC76D75" w:rsidR="002F3D35" w:rsidRDefault="002F3D35" w:rsidP="002F3D35">
                            <w:pPr>
                              <w:pStyle w:val="Caption"/>
                            </w:pPr>
                            <w:r w:rsidRPr="00665813">
                              <w:rPr>
                                <w:rFonts w:ascii="Arial" w:hAnsi="Arial" w:cs="Arial"/>
                                <w:b/>
                                <w:bCs/>
                                <w:color w:val="auto"/>
                                <w:szCs w:val="20"/>
                              </w:rPr>
                              <w:t>Figure 13</w:t>
                            </w:r>
                            <w:r>
                              <w:rPr>
                                <w:rFonts w:ascii="Arial" w:hAnsi="Arial" w:cs="Arial"/>
                                <w:b/>
                                <w:bCs/>
                                <w:color w:val="auto"/>
                                <w:szCs w:val="20"/>
                              </w:rPr>
                              <w:t>.</w:t>
                            </w:r>
                            <w:r w:rsidRPr="00665813">
                              <w:rPr>
                                <w:rFonts w:ascii="Arial" w:hAnsi="Arial" w:cs="Arial"/>
                                <w:color w:val="auto"/>
                                <w:szCs w:val="20"/>
                              </w:rPr>
                              <w:t xml:space="preserve"> Asymptotic population growth rate by ecoregion. Ecoregions are filled according to the posterior median asymptotic population growth rate from the IPM for each ecoregion. The vital rate functions for each IPM were developed using the posterior parameter values for growth and mortality as a function of size plus random-intercept ecoregion and plot effects and fecundity as an intercept only model. For the purposes of predicting ecoregion-level asymptotic growth rates, local-scale plot effects were assumed to sum to 0. Thicker black borders indicate that the 95</w:t>
                            </w:r>
                            <w:r w:rsidRPr="00665813">
                              <w:rPr>
                                <w:rFonts w:ascii="Arial" w:hAnsi="Arial" w:cs="Arial"/>
                                <w:color w:val="auto"/>
                                <w:szCs w:val="20"/>
                                <w:vertAlign w:val="superscript"/>
                              </w:rPr>
                              <w:t>th</w:t>
                            </w:r>
                            <w:r w:rsidRPr="00665813">
                              <w:rPr>
                                <w:rFonts w:ascii="Arial" w:hAnsi="Arial" w:cs="Arial"/>
                                <w:color w:val="auto"/>
                                <w:szCs w:val="20"/>
                              </w:rPr>
                              <w:t xml:space="preserve"> percentile posterior asymptotic population growth rate is below one, i.e., that there is strong evidence for population decline in the indicated ecoregion. The posterior median asymptotic population growth rate in below one in all ecoregions, and the 90% credible interval for the asymptotic population growth rate excludes one in several of them, with particularly severe population declines predicted in the southern Sierra Nevada.</w:t>
                            </w:r>
                            <w:ins w:id="168" w:author="Author">
                              <w:r w:rsidR="008C3AC8">
                                <w:rPr>
                                  <w:rFonts w:ascii="Arial" w:hAnsi="Arial" w:cs="Arial"/>
                                  <w:color w:val="auto"/>
                                  <w:szCs w:val="20"/>
                                </w:rPr>
                                <w:t xml:space="preserve"> All categories in the legend &gt;1 don’t exist in the figure and are not needed.</w:t>
                              </w:r>
                            </w:ins>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78319E" id="_x0000_s1049" type="#_x0000_t202" style="position:absolute;margin-left:14.6pt;margin-top:81.4pt;width:445.05pt;height:110.6pt;z-index:252072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" stroked="f">
                <v:textbox style="mso-fit-shape-to-text:t">
                  <w:txbxContent>
                    <w:p w14:paraId="1625C3D3" w14:textId="3BC76D75" w:rsidR="002F3D35" w:rsidRDefault="002F3D35" w:rsidP="002F3D35">
                      <w:pPr>
                        <w:pStyle w:val="Caption"/>
                      </w:pPr>
                      <w:r w:rsidRPr="00665813">
                        <w:rPr>
                          <w:rFonts w:ascii="Arial" w:hAnsi="Arial" w:cs="Arial"/>
                          <w:b/>
                          <w:bCs/>
                          <w:color w:val="auto"/>
                          <w:szCs w:val="20"/>
                        </w:rPr>
                        <w:t>Figure 13</w:t>
                      </w:r>
                      <w:r>
                        <w:rPr>
                          <w:rFonts w:ascii="Arial" w:hAnsi="Arial" w:cs="Arial"/>
                          <w:b/>
                          <w:bCs/>
                          <w:color w:val="auto"/>
                          <w:szCs w:val="20"/>
                        </w:rPr>
                        <w:t>.</w:t>
                      </w:r>
                      <w:r w:rsidRPr="00665813">
                        <w:rPr>
                          <w:rFonts w:ascii="Arial" w:hAnsi="Arial" w:cs="Arial"/>
                          <w:color w:val="auto"/>
                          <w:szCs w:val="20"/>
                        </w:rPr>
                        <w:t xml:space="preserve"> Asymptotic population growth rate by ecoregion. Ecoregions are filled according to the posterior median asymptotic population growth rate from the IPM for each ecoregion. The vital rate functions for each IPM were developed using the posterior parameter values for growth and mortality as a function of size plus random-intercept ecoregion and plot effects and fecundity as an intercept only model. For the purposes of predicting ecoregion-level asymptotic growth rates, local-scale plot effects were assumed to sum to 0. Thicker black borders indicate that the 95</w:t>
                      </w:r>
                      <w:r w:rsidRPr="00665813">
                        <w:rPr>
                          <w:rFonts w:ascii="Arial" w:hAnsi="Arial" w:cs="Arial"/>
                          <w:color w:val="auto"/>
                          <w:szCs w:val="20"/>
                          <w:vertAlign w:val="superscript"/>
                        </w:rPr>
                        <w:t>th</w:t>
                      </w:r>
                      <w:r w:rsidRPr="00665813">
                        <w:rPr>
                          <w:rFonts w:ascii="Arial" w:hAnsi="Arial" w:cs="Arial"/>
                          <w:color w:val="auto"/>
                          <w:szCs w:val="20"/>
                        </w:rPr>
                        <w:t xml:space="preserve"> percentile posterior asymptotic population growth rate is below one, i.e., that there is strong evidence for population decline in the indicated ecoregion. The posterior median asymptotic population growth rate in below one in all ecoregions, and the 90% credible interval for the asymptotic population growth rate excludes one in several of them, with particularly severe population declines predicted in the southern Sierra Nevada.</w:t>
                      </w:r>
                      <w:ins w:id="169" w:author="Author">
                        <w:r w:rsidR="008C3AC8">
                          <w:rPr>
                            <w:rFonts w:ascii="Arial" w:hAnsi="Arial" w:cs="Arial"/>
                            <w:color w:val="auto"/>
                            <w:szCs w:val="20"/>
                          </w:rPr>
                          <w:t xml:space="preserve"> All categories in the legend &gt;1 don’t exist in the figure and are not needed.</w:t>
                        </w:r>
                      </w:ins>
                    </w:p>
                  </w:txbxContent>
                </v:textbox>
                <w10:wrap type="square"/>
              </v:shape>
            </w:pict>
          </mc:Fallback>
        </mc:AlternateContent>
      </w:r>
    </w:p>
    <w:p w14:paraId="2B1F7474" w14:textId="77777777" w:rsidR="002F3D35" w:rsidRDefault="002F3D35">
      <w:pPr>
        <w:spacing w:after="0" w:line="240" w:lineRule="auto"/>
        <w:rPr>
          <w:rFonts w:eastAsiaTheme="minorEastAsia"/>
        </w:rPr>
      </w:pPr>
      <w:r>
        <w:rPr>
          <w:rFonts w:eastAsiaTheme="minorEastAsia"/>
        </w:rPr>
        <w:br w:type="page"/>
      </w:r>
    </w:p>
    <w:p w14:paraId="545E7C67" w14:textId="5816ABAE" w:rsidR="00E25DF9" w:rsidRDefault="0047148C" w:rsidP="00E25DF9">
      <w:pPr>
        <w:spacing w:afterLines="200" w:after="480"/>
        <w:rPr>
          <w:rFonts w:eastAsiaTheme="minorEastAsia"/>
        </w:rPr>
      </w:pPr>
      <w:r>
        <w:rPr>
          <w:noProof/>
        </w:rPr>
        <w:lastRenderedPageBreak/>
        <mc:AlternateContent>
          <mc:Choice Requires="wpg">
            <w:drawing>
              <wp:anchor distT="0" distB="0" distL="114300" distR="114300" simplePos="0" relativeHeight="252074496" behindDoc="0" locked="0" layoutInCell="1" allowOverlap="1" wp14:anchorId="78C51869" wp14:editId="3C466B0E">
                <wp:simplePos x="0" y="0"/>
                <wp:positionH relativeFrom="column">
                  <wp:posOffset>0</wp:posOffset>
                </wp:positionH>
                <wp:positionV relativeFrom="paragraph">
                  <wp:posOffset>0</wp:posOffset>
                </wp:positionV>
                <wp:extent cx="5200649" cy="6813586"/>
                <wp:effectExtent l="0" t="0" r="635" b="6350"/>
                <wp:wrapNone/>
                <wp:docPr id="1269757465" name="Group 1"/>
                <wp:cNvGraphicFramePr/>
                <a:graphic xmlns:a="http://schemas.openxmlformats.org/drawingml/2006/main">
                  <a:graphicData uri="http://schemas.microsoft.com/office/word/2010/wordprocessingGroup">
                    <wpg:wgp>
                      <wpg:cNvGrpSpPr/>
                      <wpg:grpSpPr>
                        <a:xfrm>
                          <a:off x="0" y="0"/>
                          <a:ext cx="5200649" cy="6813586"/>
                          <a:chOff x="0" y="0"/>
                          <a:chExt cx="5200649" cy="6813586"/>
                        </a:xfrm>
                      </wpg:grpSpPr>
                      <pic:pic xmlns:pic="http://schemas.openxmlformats.org/drawingml/2006/picture">
                        <pic:nvPicPr>
                          <pic:cNvPr id="29" name="Picture 29" descr="Diagram&#10;&#10;Description automatically generated"/>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14800" cy="5486400"/>
                          </a:xfrm>
                          <a:prstGeom prst="rect">
                            <a:avLst/>
                          </a:prstGeom>
                        </pic:spPr>
                      </pic:pic>
                      <wps:wsp>
                        <wps:cNvPr id="1905595990" name="Text Box 2"/>
                        <wps:cNvSpPr txBox="1">
                          <a:spLocks noChangeArrowheads="1"/>
                        </wps:cNvSpPr>
                        <wps:spPr bwMode="auto">
                          <a:xfrm>
                            <a:off x="0" y="5746152"/>
                            <a:ext cx="5200649" cy="1067434"/>
                          </a:xfrm>
                          <a:prstGeom prst="rect">
                            <a:avLst/>
                          </a:prstGeom>
                          <a:solidFill>
                            <a:srgbClr val="FFFFFF"/>
                          </a:solidFill>
                          <a:ln w="9525">
                            <a:noFill/>
                            <a:miter lim="800000"/>
                            <a:headEnd/>
                            <a:tailEnd/>
                          </a:ln>
                        </wps:spPr>
                        <wps:txbx>
                          <w:txbxContent>
                            <w:p w14:paraId="45034B29" w14:textId="77777777" w:rsidR="0047148C" w:rsidRDefault="0047148C" w:rsidP="0047148C">
                              <w:pPr>
                                <w:pStyle w:val="Caption"/>
                              </w:pPr>
                              <w:r w:rsidRPr="001D0686">
                                <w:rPr>
                                  <w:rFonts w:ascii="Arial" w:hAnsi="Arial" w:cs="Arial"/>
                                  <w:b/>
                                  <w:bCs/>
                                  <w:color w:val="auto"/>
                                  <w:szCs w:val="20"/>
                                </w:rPr>
                                <w:t>Figure 14</w:t>
                              </w:r>
                              <w:r>
                                <w:rPr>
                                  <w:rFonts w:ascii="Arial" w:hAnsi="Arial" w:cs="Arial"/>
                                  <w:color w:val="auto"/>
                                  <w:szCs w:val="20"/>
                                </w:rPr>
                                <w:t>.</w:t>
                              </w:r>
                              <w:r w:rsidRPr="001D0686">
                                <w:rPr>
                                  <w:rFonts w:ascii="Arial" w:hAnsi="Arial" w:cs="Arial"/>
                                  <w:color w:val="auto"/>
                                  <w:szCs w:val="20"/>
                                </w:rPr>
                                <w:t xml:space="preserve"> Posterior distribution of the asymptotic population growth rate on each of the USGS demography plots, using vital rates estimated from the USGS demography plot data. Points show the posterior median value, and error bars show a 90% credible interval. The credible interval lies entirely below 1 for 12 of 19 plots and does not lie entirely above 1 for any of them. </w:t>
                              </w:r>
                            </w:p>
                          </w:txbxContent>
                        </wps:txbx>
                        <wps:bodyPr rot="0" vert="horz" wrap="square" lIns="91440" tIns="45720" rIns="91440" bIns="45720" anchor="t" anchorCtr="0">
                          <a:spAutoFit/>
                        </wps:bodyPr>
                      </wps:wsp>
                    </wpg:wgp>
                  </a:graphicData>
                </a:graphic>
              </wp:anchor>
            </w:drawing>
          </mc:Choice>
          <mc:Fallback>
            <w:pict>
              <v:group w14:anchorId="78C51869" id="_x0000_s1050" style="position:absolute;margin-left:0;margin-top:0;width:409.5pt;height:536.5pt;z-index:252074496" coordsize="52006,68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">
                <v:shape id="Picture 29" o:spid="_x0000_s1051" type="#_x0000_t75" alt="Diagram&#10;&#10;Description automatically generated" style="position:absolute;width:41148;height:5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">
                  <v:imagedata r:id="rId40" o:title="Diagram&#10;&#10;Description automatically generated"/>
                </v:shape>
                <v:shape id="_x0000_s1052" type="#_x0000_t202" style="position:absolute;top:57461;width:52006;height:10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" stroked="f">
                  <v:textbox style="mso-fit-shape-to-text:t">
                    <w:txbxContent>
                      <w:p w14:paraId="45034B29" w14:textId="77777777" w:rsidR="0047148C" w:rsidRDefault="0047148C" w:rsidP="0047148C">
                        <w:pPr>
                          <w:pStyle w:val="Caption"/>
                        </w:pPr>
                        <w:r w:rsidRPr="001D0686">
                          <w:rPr>
                            <w:rFonts w:ascii="Arial" w:hAnsi="Arial" w:cs="Arial"/>
                            <w:b/>
                            <w:bCs/>
                            <w:color w:val="auto"/>
                            <w:szCs w:val="20"/>
                          </w:rPr>
                          <w:t>Figure 14</w:t>
                        </w:r>
                        <w:r>
                          <w:rPr>
                            <w:rFonts w:ascii="Arial" w:hAnsi="Arial" w:cs="Arial"/>
                            <w:color w:val="auto"/>
                            <w:szCs w:val="20"/>
                          </w:rPr>
                          <w:t>.</w:t>
                        </w:r>
                        <w:r w:rsidRPr="001D0686">
                          <w:rPr>
                            <w:rFonts w:ascii="Arial" w:hAnsi="Arial" w:cs="Arial"/>
                            <w:color w:val="auto"/>
                            <w:szCs w:val="20"/>
                          </w:rPr>
                          <w:t xml:space="preserve"> Posterior distribution of the asymptotic population growth rate on each of the USGS demography plots, using vital rates estimated from the USGS demography plot data. Points show the posterior median value, and error bars show a 90% credible interval. The credible interval lies entirely below 1 for 12 of 19 plots and does not lie entirely above 1 for any of them. </w:t>
                        </w:r>
                      </w:p>
                    </w:txbxContent>
                  </v:textbox>
                </v:shape>
              </v:group>
            </w:pict>
          </mc:Fallback>
        </mc:AlternateContent>
      </w:r>
    </w:p>
    <w:p w14:paraId="4B29219E" w14:textId="77777777" w:rsidR="0047148C" w:rsidRDefault="0047148C">
      <w:pPr>
        <w:spacing w:after="0" w:line="240" w:lineRule="auto"/>
        <w:rPr>
          <w:rFonts w:ascii="Arial" w:eastAsiaTheme="minorEastAsia" w:hAnsi="Arial" w:cs="Times New Roman"/>
          <w:b/>
          <w:sz w:val="32"/>
          <w:szCs w:val="18"/>
        </w:rPr>
      </w:pPr>
      <w:r>
        <w:rPr>
          <w:rFonts w:eastAsiaTheme="minorEastAsia"/>
        </w:rPr>
        <w:br w:type="page"/>
      </w:r>
    </w:p>
    <w:p w14:paraId="2A19A820" w14:textId="20BE9A10" w:rsidR="00E25DF9" w:rsidRDefault="00E25DF9" w:rsidP="00E25DF9">
      <w:pPr>
        <w:pStyle w:val="nrpsHeading1"/>
        <w:rPr>
          <w:rFonts w:eastAsiaTheme="minorEastAsia"/>
        </w:rPr>
      </w:pPr>
      <w:r>
        <w:rPr>
          <w:rFonts w:eastAsiaTheme="minorEastAsia"/>
        </w:rPr>
        <w:lastRenderedPageBreak/>
        <w:t>Discussion</w:t>
      </w:r>
    </w:p>
    <w:p w14:paraId="566C64BB" w14:textId="64D0E67E" w:rsidR="0051290D" w:rsidRPr="008E52D3" w:rsidRDefault="0051290D" w:rsidP="0051290D">
      <w:pPr>
        <w:ind w:firstLine="720"/>
        <w:rPr>
          <w:rFonts w:cstheme="minorHAnsi"/>
        </w:rPr>
      </w:pPr>
      <w:r>
        <w:rPr>
          <w:rFonts w:cstheme="minorHAnsi"/>
        </w:rPr>
        <w:t>This</w:t>
      </w:r>
      <w:r w:rsidRPr="00F30BF0">
        <w:rPr>
          <w:rFonts w:cstheme="minorHAnsi"/>
        </w:rPr>
        <w:t xml:space="preserve"> study is the first range-wide assessment of </w:t>
      </w:r>
      <w:ins w:id="170" w:author="Author">
        <w:r w:rsidR="008C3AC8">
          <w:rPr>
            <w:rFonts w:cstheme="minorHAnsi"/>
          </w:rPr>
          <w:t xml:space="preserve">the demographic rates of sugar pine and the </w:t>
        </w:r>
      </w:ins>
      <w:r w:rsidRPr="00F30BF0">
        <w:rPr>
          <w:rFonts w:cstheme="minorHAnsi"/>
        </w:rPr>
        <w:t xml:space="preserve">stressors impacting the </w:t>
      </w:r>
      <w:del w:id="171" w:author="Author">
        <w:r w:rsidRPr="00F30BF0" w:rsidDel="008C3AC8">
          <w:rPr>
            <w:rFonts w:cstheme="minorHAnsi"/>
          </w:rPr>
          <w:delText xml:space="preserve">vital rates and </w:delText>
        </w:r>
      </w:del>
      <w:r w:rsidRPr="00F30BF0">
        <w:rPr>
          <w:rFonts w:cstheme="minorHAnsi"/>
        </w:rPr>
        <w:t xml:space="preserve">population dynamics of sugar pine. </w:t>
      </w:r>
      <w:r w:rsidR="008E52D3">
        <w:rPr>
          <w:rFonts w:cstheme="minorHAnsi"/>
        </w:rPr>
        <w:t>During the last decade, w</w:t>
      </w:r>
      <w:r w:rsidRPr="008E52D3">
        <w:rPr>
          <w:rFonts w:cstheme="minorHAnsi"/>
        </w:rPr>
        <w:t xml:space="preserve">e found the abundance of sugar pine </w:t>
      </w:r>
      <w:ins w:id="172" w:author="Author">
        <w:r w:rsidR="008C3AC8">
          <w:rPr>
            <w:rFonts w:cstheme="minorHAnsi"/>
          </w:rPr>
          <w:t>has</w:t>
        </w:r>
      </w:ins>
      <w:del w:id="173" w:author="Author">
        <w:r w:rsidRPr="008E52D3" w:rsidDel="008C3AC8">
          <w:rPr>
            <w:rFonts w:cstheme="minorHAnsi"/>
          </w:rPr>
          <w:delText>to be</w:delText>
        </w:r>
      </w:del>
      <w:r w:rsidRPr="008E52D3">
        <w:rPr>
          <w:rFonts w:cstheme="minorHAnsi"/>
        </w:rPr>
        <w:t xml:space="preserve"> </w:t>
      </w:r>
      <w:r w:rsidR="008E52D3">
        <w:rPr>
          <w:rFonts w:cstheme="minorHAnsi"/>
        </w:rPr>
        <w:t>decreas</w:t>
      </w:r>
      <w:ins w:id="174" w:author="Author">
        <w:r w:rsidR="008C3AC8">
          <w:rPr>
            <w:rFonts w:cstheme="minorHAnsi"/>
          </w:rPr>
          <w:t>ed</w:t>
        </w:r>
      </w:ins>
      <w:del w:id="175" w:author="Author">
        <w:r w:rsidR="008E52D3" w:rsidDel="008C3AC8">
          <w:rPr>
            <w:rFonts w:cstheme="minorHAnsi"/>
          </w:rPr>
          <w:delText>ing</w:delText>
        </w:r>
      </w:del>
      <w:r w:rsidR="008E52D3">
        <w:rPr>
          <w:rFonts w:cstheme="minorHAnsi"/>
        </w:rPr>
        <w:t xml:space="preserve"> both in </w:t>
      </w:r>
      <w:r w:rsidRPr="008E52D3">
        <w:rPr>
          <w:rFonts w:cstheme="minorHAnsi"/>
        </w:rPr>
        <w:t>terms of basal area and stem density</w:t>
      </w:r>
      <w:r w:rsidR="008E52D3">
        <w:rPr>
          <w:rFonts w:cstheme="minorHAnsi"/>
        </w:rPr>
        <w:t xml:space="preserve"> across its range</w:t>
      </w:r>
      <w:r w:rsidR="00123F5B">
        <w:rPr>
          <w:rFonts w:cstheme="minorHAnsi"/>
        </w:rPr>
        <w:t xml:space="preserve"> (Figure 3)</w:t>
      </w:r>
      <w:r w:rsidRPr="008E52D3">
        <w:rPr>
          <w:rFonts w:cstheme="minorHAnsi"/>
        </w:rPr>
        <w:t>. This observed dec</w:t>
      </w:r>
      <w:r w:rsidR="008E52D3">
        <w:rPr>
          <w:rFonts w:cstheme="minorHAnsi"/>
        </w:rPr>
        <w:t>rease</w:t>
      </w:r>
      <w:r w:rsidRPr="008E52D3">
        <w:rPr>
          <w:rFonts w:cstheme="minorHAnsi"/>
        </w:rPr>
        <w:t xml:space="preserve"> </w:t>
      </w:r>
      <w:r w:rsidR="008E52D3">
        <w:rPr>
          <w:rFonts w:cstheme="minorHAnsi"/>
        </w:rPr>
        <w:t xml:space="preserve">in abundance </w:t>
      </w:r>
      <w:r w:rsidRPr="008E52D3">
        <w:rPr>
          <w:rFonts w:cstheme="minorHAnsi"/>
        </w:rPr>
        <w:t>was consistent with the asymptotic population growth rates which projected the abundance of sugar pine to decline even in the undisturbed scenario (</w:t>
      </w:r>
      <w:r w:rsidRPr="008E52D3">
        <w:rPr>
          <w:rFonts w:cstheme="minorHAnsi"/>
        </w:rPr>
        <w:fldChar w:fldCharType="begin"/>
      </w:r>
      <w:r w:rsidRPr="008E52D3">
        <w:rPr>
          <w:rFonts w:cstheme="minorHAnsi"/>
        </w:rPr>
        <w:instrText xml:space="preserve"> REF _Ref106267159 \h </w:instrText>
      </w:r>
      <w:r w:rsidR="008E52D3" w:rsidRPr="008E52D3">
        <w:rPr>
          <w:rFonts w:cstheme="minorHAnsi"/>
        </w:rPr>
        <w:instrText xml:space="preserve"> \* MERGEFORMAT </w:instrText>
      </w:r>
      <w:r w:rsidRPr="008E52D3">
        <w:rPr>
          <w:rFonts w:cstheme="minorHAnsi"/>
        </w:rPr>
      </w:r>
      <w:r w:rsidRPr="008E52D3">
        <w:rPr>
          <w:rFonts w:cstheme="minorHAnsi"/>
        </w:rPr>
        <w:fldChar w:fldCharType="separate"/>
      </w:r>
      <w:r w:rsidRPr="008E52D3">
        <w:t>Figure 12</w:t>
      </w:r>
      <w:r w:rsidRPr="008E52D3">
        <w:rPr>
          <w:rFonts w:cstheme="minorHAnsi"/>
        </w:rPr>
        <w:fldChar w:fldCharType="end"/>
      </w:r>
      <w:r w:rsidRPr="008E52D3">
        <w:rPr>
          <w:rFonts w:cstheme="minorHAnsi"/>
        </w:rPr>
        <w:t xml:space="preserve">). Furthermore, the </w:t>
      </w:r>
      <w:r w:rsidR="008E52D3">
        <w:rPr>
          <w:rFonts w:cstheme="minorHAnsi"/>
        </w:rPr>
        <w:t xml:space="preserve">sugar pine </w:t>
      </w:r>
      <w:r w:rsidRPr="008E52D3">
        <w:rPr>
          <w:rFonts w:cstheme="minorHAnsi"/>
        </w:rPr>
        <w:t xml:space="preserve">population </w:t>
      </w:r>
      <w:r w:rsidR="008E52D3">
        <w:rPr>
          <w:rFonts w:cstheme="minorHAnsi"/>
        </w:rPr>
        <w:t>was</w:t>
      </w:r>
      <w:r w:rsidRPr="008E52D3">
        <w:rPr>
          <w:rFonts w:cstheme="minorHAnsi"/>
        </w:rPr>
        <w:t xml:space="preserve"> clearly declining on 12 of the 19 USGS demography plots and its trajectory is unclear on the remaining </w:t>
      </w:r>
      <w:ins w:id="176" w:author="Author">
        <w:r w:rsidR="008C3AC8">
          <w:rPr>
            <w:rFonts w:cstheme="minorHAnsi"/>
          </w:rPr>
          <w:t>seven</w:t>
        </w:r>
      </w:ins>
      <w:del w:id="177" w:author="Author">
        <w:r w:rsidRPr="008E52D3" w:rsidDel="008C3AC8">
          <w:rPr>
            <w:rFonts w:cstheme="minorHAnsi"/>
          </w:rPr>
          <w:delText>7</w:delText>
        </w:r>
      </w:del>
      <w:r w:rsidRPr="008E52D3">
        <w:rPr>
          <w:rFonts w:cstheme="minorHAnsi"/>
        </w:rPr>
        <w:t xml:space="preserve"> (</w:t>
      </w:r>
      <w:r w:rsidRPr="008E52D3">
        <w:rPr>
          <w:rFonts w:cstheme="minorHAnsi"/>
        </w:rPr>
        <w:fldChar w:fldCharType="begin"/>
      </w:r>
      <w:r w:rsidRPr="008E52D3">
        <w:rPr>
          <w:rFonts w:cstheme="minorHAnsi"/>
        </w:rPr>
        <w:instrText xml:space="preserve"> REF _Ref107223941 \h </w:instrText>
      </w:r>
      <w:r w:rsidR="008E52D3" w:rsidRPr="008E52D3">
        <w:rPr>
          <w:rFonts w:cstheme="minorHAnsi"/>
        </w:rPr>
        <w:instrText xml:space="preserve"> \* MERGEFORMAT </w:instrText>
      </w:r>
      <w:r w:rsidRPr="008E52D3">
        <w:rPr>
          <w:rFonts w:cstheme="minorHAnsi"/>
        </w:rPr>
      </w:r>
      <w:r w:rsidRPr="008E52D3">
        <w:rPr>
          <w:rFonts w:cstheme="minorHAnsi"/>
        </w:rPr>
        <w:fldChar w:fldCharType="separate"/>
      </w:r>
      <w:r w:rsidRPr="008E52D3">
        <w:t>Figure 14</w:t>
      </w:r>
      <w:r w:rsidRPr="008E52D3">
        <w:rPr>
          <w:rFonts w:cstheme="minorHAnsi"/>
        </w:rPr>
        <w:fldChar w:fldCharType="end"/>
      </w:r>
      <w:r w:rsidRPr="008E52D3">
        <w:rPr>
          <w:rFonts w:cstheme="minorHAnsi"/>
        </w:rPr>
        <w:t>).</w:t>
      </w:r>
      <w:r w:rsidR="008E52D3">
        <w:rPr>
          <w:rFonts w:cstheme="minorHAnsi"/>
        </w:rPr>
        <w:t xml:space="preserve"> </w:t>
      </w:r>
      <w:r w:rsidRPr="008E52D3">
        <w:rPr>
          <w:rFonts w:cstheme="minorHAnsi"/>
        </w:rPr>
        <w:t xml:space="preserve">The analysis described here allows direct comparison of the influence of fire, WPBR, stand density, short-term drought, and long-term site dryness, providing valuable guidance for managers seeking to prioritize efforts to prevent further decline. </w:t>
      </w:r>
    </w:p>
    <w:p w14:paraId="17613E6A" w14:textId="7B39EA5E" w:rsidR="0051290D" w:rsidRPr="008E52D3" w:rsidRDefault="0051290D" w:rsidP="0051290D">
      <w:pPr>
        <w:ind w:firstLine="720"/>
        <w:rPr>
          <w:rFonts w:cstheme="minorHAnsi"/>
        </w:rPr>
      </w:pPr>
      <w:r w:rsidRPr="008E52D3">
        <w:rPr>
          <w:rFonts w:cstheme="minorHAnsi"/>
        </w:rPr>
        <w:t xml:space="preserve">The results of this study highlight fire as a key stressor negatively impacting demographic rates of sugar pine. Fire strongly reduced </w:t>
      </w:r>
      <w:r w:rsidR="00C60B4C" w:rsidRPr="008E52D3">
        <w:rPr>
          <w:rFonts w:cstheme="minorHAnsi"/>
        </w:rPr>
        <w:t>the survival</w:t>
      </w:r>
      <w:r w:rsidRPr="008E52D3">
        <w:rPr>
          <w:rFonts w:cstheme="minorHAnsi"/>
        </w:rPr>
        <w:t xml:space="preserve"> of individual trees, particularly small ones. This finding is broadly consistent with the existing literature, which has documented many cases of negative (and size-dependent) impacts of fire on survival of sugar pine </w:t>
      </w:r>
      <w:r w:rsidRPr="008E52D3">
        <w:rPr>
          <w:rFonts w:cstheme="minorHAnsi"/>
        </w:rPr>
        <w:fldChar w:fldCharType="begin" w:fldLock="1"/>
      </w:r>
      <w:r w:rsidRPr="008E52D3">
        <w:rPr>
          <w:rFonts w:cstheme="minorHAnsi"/>
        </w:rPr>
        <w:instrText>ADDIN CSL_CITATION {"citationItems":[{"id":"ITEM-1","itemData":{"DOI":"10.1071/WF18031","ISSN":"1049-8001","author":[{"dropping-particle":"","family":"Furniss","given":"T. J.","non-dropping-particle":"","parse-names":false,"suffix":""},{"dropping-particle":"","family":"Larson","given":"A. J.","non-dropping-particle":"","parse-names":false,"suffix":""},{"dropping-particle":"","family":"Kane","given":"V. R.","non-dropping-particle":"","parse-names":false,"suffix":""},{"dropping-particle":"","family":"Lutz","given":"J. A.","non-dropping-particle":"","parse-names":false,"suffix":""}],"container-title":"International Journal of Wildland Fire","id":"ITEM-1","issued":{"date-parts":[["2018"]]},"page":"in press","title":"Multi-scale assessment of post-fire tree mortality models","type":"article-journal"},"uris":["http://www.mendeley.com/documents/?uuid=5dce8c9b-16a7-4930-9de8-231f1ca41bb7"]},{"id":"ITEM-2","itemData":{"DOI":"10.1016/j.foreco.2010.05.033","ISSN":"03781127","abstract":"Fire injury was characterized and survival monitored for 5677 trees &gt;25. cm DBH from five wildfires in California that occurred between 2000 and 2004. Logistic regression models for predicting the probability of mortality 5-years after fire were developed for incense cedar (Calocedrus decurrens (Torr.) Florin), white fir (Abies concolor (Gord &amp; Glend.) Lindl. ex Hildebr.), sugar pine (Pinus lambertiana Douglas), Jeffrey pine (P. jeffreyi Balf.), and ponderosa pine (P. ponderosa C. Lawson). Differences in crown injury variables were also compared for Jeffrey and ponderosa pine. Most mortality (70-88% depending on species) occurred within 2 years post-wildfire and had stabilized by year 3. Crown length and crown volume injury variables predicted tree mortality equally well; however, the variables were not interchangeable. Crown injury and cambium kill rating was significant in predicting mortality in all models. DBH was only a significant predictor of mortality for white fir and the combined ponderosa and Jeffrey pine models developed from the McNally Fire; these models all predicted increasing mortality with increasing tree size. Red turpentine beetle (Dendroctonus valens) was a significant predictor variable for sugar pine, ponderosa pine, and Jeffrey pine; ambrosia beetle (Trypodendron and Gnathotrichus spp.) was a significant predictor variable for white fir. The mortality models and post-fire tree survival characteristics provide improved prediction of 5-year post-wildfire tree mortality for several California conifers. The models confirm the overall importance of crown injury in predicting post-fire mortality compared to other injury variables for all species. Additional variables such as cambium kill, bark beetles, and tree size improved model accuracies, but likely not enough to justify the added expense of data collection. ?? 2010.","author":[{"dropping-particle":"","family":"Hood","given":"Sharon M.","non-dropping-particle":"","parse-names":false,"suffix":""},{"dropping-particle":"","family":"Smith","given":"Sheri L.","non-dropping-particle":"","parse-names":false,"suffix":""},{"dropping-particle":"","family":"Cluck","given":"Daniel R.","non-dropping-particle":"","parse-names":false,"suffix":""}],"container-title":"Forest Ecology and Management","id":"ITEM-2","issue":"5","issued":{"date-parts":[["2010"]]},"page":"750-762","publisher":"Elsevier B.V.","title":"Predicting mortality for five California conifers following wildfire","type":"article-journal","volume":"260"},"uris":["http://www.mendeley.com/documents/?uuid=d1d13f42-975c-4bf6-b673-57d32cdf8b55"]},{"id":"ITEM-3","itemData":{"DOI":"10.1139/cjfr-2014-0449","ISSN":"12086037","abstract":"Tree mortality is a vital component of forest management in the context of prescribed fires: however, few studies have examined the effect of prefire tree health on postfire mortality. This is especially relevant for sugar pine (Pinus lambertiana Douglas), a species experiencing population declines due to a suite of anthropogenic factors. Using data from an old-growth mixed-conifer forest in Sequoia National Park, we evaluated the effects of fire, tree size, prefire radial growth, and crown condition on postfire mortality. Models based only on tree size and measures of fire damage were compared with models that included tree size, fire damage, and prefire tree health (e.g., measures of prefire tree radial growth or crown condition). Immediately following the fire, the inclusion of different metrics of prefire tree health produced variable improvements over the models that included only tree size and measures of fire damage, as models that included measures of crown condition performed better than fire-only models, but models that included measures of prefire radial growth did not perform better. However, 5 years following the fire, sugar pine mortality was best predicted by models that included measures of both fire damage and prefire tree health, specifically, diameter at breast height (DBH, 1.37 m), crown scorch, 30-year mean growth, and the number of sharp declines in growth over a 30-year period. This suggests that factors that influence prefire tree health (e.g., drought, competition, pathogens, etc.) may partially determine postfire mortality, especially when accounting for delayed mortality following fire.","author":[{"dropping-particle":"","family":"Nesmith","given":"Jonathan C.B.","non-dropping-particle":"","parse-names":false,"suffix":""},{"dropping-particle":"","family":"Das","given":"Adrian J.","non-dropping-particle":"","parse-names":false,"suffix":""},{"dropping-particle":"","family":"O’Hara","given":"Kevin L.","non-dropping-particle":"","parse-names":false,"suffix":""},{"dropping-particle":"","family":"Mantgem","given":"Phillip J.","non-dropping-particle":"van","parse-names":false,"suffix":""}],"container-title":"Canadian Journal of Forest Research","id":"ITEM-3","issue":"7","issued":{"date-parts":[["2015"]]},"page":"910-919","title":"The influence of prefire tree growth and crown condition on postfire mortality of sugar pine following prescribed fire in Sequoia National Park","type":"article-journal","volume":"45"},"uris":["http://www.mendeley.com/documents/?uuid=cd8ba33c-48ac-44de-90c9-962cbecf6d95"]},{"id":"ITEM-4","itemData":{"DOI":"10.1002/ecs2.3263","author":[{"dropping-particle":"","family":"Dudney","given":"Joan C.","non-dropping-particle":"","parse-names":false,"suffix":""},{"dropping-particle":"","family":"Nesmith","given":"Jonathan C.B.","non-dropping-particle":"","parse-names":false,"suffix":""},{"dropping-particle":"","family":"Cahill","given":"Matthew C.","non-dropping-particle":"","parse-names":false,"suffix":""},{"dropping-particle":"","family":"Cribbs","given":"Jennifer E.","non-dropping-particle":"","parse-names":false,"suffix":""},{"dropping-particle":"","family":"Duriscoe","given":"Dan M.","non-dropping-particle":"","parse-names":false,"suffix":""},{"dropping-particle":"","family":"Das","given":"Adrian J.","non-dropping-particle":"","parse-names":false,"suffix":""},{"dropping-particle":"","family":"Stephenson","given":"Nathan L.","non-dropping-particle":"","parse-names":false,"suffix":""},{"dropping-particle":"","family":"Battles","given":"John J.","non-dropping-particle":"","parse-names":false,"suffix":""}],"container-title":"Ecosphere","id":"ITEM-4","issue":"October","issued":{"date-parts":[["2020"]]},"page":"e03263","title":"Compounding effects of white pine blister rust, mountain pine beetle, and fire threaten four white pine species","type":"article-journal","volume":"11"},"uris":["http://www.mendeley.com/documents/?uuid=54eba3d7-5ed4-4e44-a51e-b1150e7c2215"]},{"id":"ITEM-5","itemData":{"DOI":"10.1890/03-5109","ISSN":"10510761","abstract":"An introduced pathogen, white pine blister rust (Cronartium ribicola), has caused declines in five-needled pines throughout North America. Simultaneously, fire exclusion has resulted in dense stands in many forest types, which may create additional stress for these generally shade-intolerant pines. Fire exclusion also allows fuels to accumulate, and it is unclear how affected populations will respond to the reintroduction of fire. Although white pine blister rust and fire exclusion are widely recognized threats, long-term demographic data that document the effects of these stressors are rare. We present population trends from 2168 individuals over 5-15 years for an affected species, sugar pine (Pinus lambertiana), at several burned and unburned sites in the Sierra Nevada of California. Size-based matrix models indicate that most unburned populations have negative growth rates (λ range: 0.82-1.04). The growth rate of most populations was, however, indistinguishable from replacement levels (λ = 1.0), implying that, if populations are indeed declining, the progression of any such decline is slow, and longer observations are needed to clearly determine population trends. We found significant differences among population growth rates, primarily due to variation in recruitment rates. Deaths associated with blister rust and stress (i.e., resource competition) were common, suggesting significant roles for both blister rust and fire exclusion in determining population trajectories. Data from 15 prescribed fires showed that the immediate effect of burning was the death of many small trees, with the frequency of mortality returning to pre-fire levels within five years. In spite of a poor prognosis for sugar pine, our results suggest that we have time to apply and refine management strategies to protect this species.","author":[{"dropping-particle":"","family":"Mantgem","given":"Phillip J.","non-dropping-particle":"Van","parse-names":false,"suffix":""},{"dropping-particle":"","family":"Stephenson","given":"Nathan L.","non-dropping-particle":"","parse-names":false,"suffix":""},{"dropping-particle":"","family":"Keifer","given":"Mary Beth","non-dropping-particle":"","parse-names":false,"suffix":""},{"dropping-particle":"","family":"Keeley","given":"Jon","non-dropping-particle":"","parse-names":false,"suffix":""}],"container-title":"Ecological Applications","id":"ITEM-5","issue":"5","issued":{"date-parts":[["2004"]]},"page":"1590-1602","title":"Effects of an introduced pathogen and fire exclusion on the demography of sugar pine","type":"article-journal","volume":"14"},"uris":["http://www.mendeley.com/documents/?uuid=4017c084-8b81-48ae-b134-e117d840d93b"]}],"mendeley":{"formattedCitation":"(Van Mantgem &lt;i&gt;et al.&lt;/i&gt;, 2004; Hood, Smith and Cluck, 2010; Nesmith &lt;i&gt;et al.&lt;/i&gt;, 2015; Furniss &lt;i&gt;et al.&lt;/i&gt;, 2018; Dudney &lt;i&gt;et al.&lt;/i&gt;, 2020)","plainTextFormattedCitation":"(Van Mantgem et al., 2004; Hood, Smith and Cluck, 2010; Nesmith et al., 2015; Furniss et al., 2018; Dudney et al., 2020)","previouslyFormattedCitation":"(Van Mantgem &lt;i&gt;et al.&lt;/i&gt;, 2004; Hood, Smith and Cluck, 2010; Nesmith &lt;i&gt;et al.&lt;/i&gt;, 2015; Furniss &lt;i&gt;et al.&lt;/i&gt;, 2018; Dudney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w:t>
      </w:r>
      <w:r w:rsidR="008E52D3">
        <w:rPr>
          <w:rFonts w:cstheme="minorHAnsi"/>
          <w:noProof/>
        </w:rPr>
        <w:t>v</w:t>
      </w:r>
      <w:r w:rsidRPr="008E52D3">
        <w:rPr>
          <w:rFonts w:cstheme="minorHAnsi"/>
          <w:noProof/>
        </w:rPr>
        <w:t xml:space="preserve">an Mantgem </w:t>
      </w:r>
      <w:r w:rsidR="005012C4" w:rsidRPr="008E52D3">
        <w:rPr>
          <w:rFonts w:cstheme="minorHAnsi"/>
          <w:noProof/>
        </w:rPr>
        <w:t>et al.</w:t>
      </w:r>
      <w:r w:rsidRPr="008E52D3">
        <w:rPr>
          <w:rFonts w:cstheme="minorHAnsi"/>
          <w:noProof/>
        </w:rPr>
        <w:t xml:space="preserve"> 2004</w:t>
      </w:r>
      <w:r w:rsidR="008E52D3">
        <w:rPr>
          <w:rFonts w:cstheme="minorHAnsi"/>
          <w:noProof/>
        </w:rPr>
        <w:t>,</w:t>
      </w:r>
      <w:r w:rsidRPr="008E52D3">
        <w:rPr>
          <w:rFonts w:cstheme="minorHAnsi"/>
          <w:noProof/>
        </w:rPr>
        <w:t xml:space="preserve"> Hood</w:t>
      </w:r>
      <w:r w:rsidR="008E52D3">
        <w:rPr>
          <w:rFonts w:cstheme="minorHAnsi"/>
          <w:noProof/>
        </w:rPr>
        <w:t xml:space="preserve"> et al. </w:t>
      </w:r>
      <w:r w:rsidRPr="008E52D3">
        <w:rPr>
          <w:rFonts w:cstheme="minorHAnsi"/>
          <w:noProof/>
        </w:rPr>
        <w:t>2010</w:t>
      </w:r>
      <w:r w:rsidR="008E52D3">
        <w:rPr>
          <w:rFonts w:cstheme="minorHAnsi"/>
          <w:noProof/>
        </w:rPr>
        <w:t>,</w:t>
      </w:r>
      <w:r w:rsidRPr="008E52D3">
        <w:rPr>
          <w:rFonts w:cstheme="minorHAnsi"/>
          <w:noProof/>
        </w:rPr>
        <w:t xml:space="preserve"> Nesmith </w:t>
      </w:r>
      <w:r w:rsidR="005012C4" w:rsidRPr="008E52D3">
        <w:rPr>
          <w:rFonts w:cstheme="minorHAnsi"/>
          <w:noProof/>
        </w:rPr>
        <w:t>et al.</w:t>
      </w:r>
      <w:r w:rsidRPr="008E52D3">
        <w:rPr>
          <w:rFonts w:cstheme="minorHAnsi"/>
          <w:noProof/>
        </w:rPr>
        <w:t xml:space="preserve"> 2015</w:t>
      </w:r>
      <w:r w:rsidR="008E52D3">
        <w:rPr>
          <w:rFonts w:cstheme="minorHAnsi"/>
          <w:noProof/>
        </w:rPr>
        <w:t>,</w:t>
      </w:r>
      <w:r w:rsidRPr="008E52D3">
        <w:rPr>
          <w:rFonts w:cstheme="minorHAnsi"/>
          <w:noProof/>
        </w:rPr>
        <w:t xml:space="preserve"> Furniss </w:t>
      </w:r>
      <w:r w:rsidR="005012C4" w:rsidRPr="008E52D3">
        <w:rPr>
          <w:rFonts w:cstheme="minorHAnsi"/>
          <w:noProof/>
        </w:rPr>
        <w:t>et al.</w:t>
      </w:r>
      <w:r w:rsidRPr="008E52D3">
        <w:rPr>
          <w:rFonts w:cstheme="minorHAnsi"/>
          <w:noProof/>
        </w:rPr>
        <w:t xml:space="preserve"> 2018</w:t>
      </w:r>
      <w:r w:rsidR="008E52D3">
        <w:rPr>
          <w:rFonts w:cstheme="minorHAnsi"/>
          <w:noProof/>
        </w:rPr>
        <w:t>,</w:t>
      </w:r>
      <w:r w:rsidRPr="008E52D3">
        <w:rPr>
          <w:rFonts w:cstheme="minorHAnsi"/>
          <w:noProof/>
        </w:rPr>
        <w:t xml:space="preserve"> Dudney </w:t>
      </w:r>
      <w:r w:rsidR="005012C4" w:rsidRPr="008E52D3">
        <w:rPr>
          <w:rFonts w:cstheme="minorHAnsi"/>
          <w:noProof/>
        </w:rPr>
        <w:t>et al.</w:t>
      </w:r>
      <w:r w:rsidRPr="008E52D3">
        <w:rPr>
          <w:rFonts w:cstheme="minorHAnsi"/>
          <w:noProof/>
        </w:rPr>
        <w:t xml:space="preserve"> 2020)</w:t>
      </w:r>
      <w:r w:rsidRPr="008E52D3">
        <w:rPr>
          <w:rFonts w:cstheme="minorHAnsi"/>
        </w:rPr>
        <w:fldChar w:fldCharType="end"/>
      </w:r>
      <w:r w:rsidRPr="008E52D3">
        <w:rPr>
          <w:rFonts w:cstheme="minorHAnsi"/>
        </w:rPr>
        <w:t xml:space="preserve">. Fire can also injure surviving trees, reducing their growth rate as seen in this study and others </w:t>
      </w:r>
      <w:r w:rsidRPr="008E52D3">
        <w:rPr>
          <w:rFonts w:cstheme="minorHAnsi"/>
        </w:rPr>
        <w:fldChar w:fldCharType="begin" w:fldLock="1"/>
      </w:r>
      <w:r w:rsidRPr="008E52D3">
        <w:rPr>
          <w:rFonts w:cstheme="minorHAnsi"/>
        </w:rPr>
        <w:instrText>ADDIN CSL_CITATION {"citationItems":[{"id":"ITEM-1","itemData":{"DOI":"10.1002/ecs2.3198","ISSN":"21508925","abstract":"Forests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L.","non-dropping-particle":"","parse-names":false,"suffix":""}],"container-title":"Ecosphere","id":"ITEM-1","issue":"8","issued":{"date-parts":[["2020"]]},"title":"Potential wildfire and carbon stability in frequent-fire forests in the Sierra Nevada: trade-offs from a long-term study","type":"article-journal","volume":"11"},"uris":["http://www.mendeley.com/documents/?uuid=eb2bae80-149d-4e46-be37-b171fce5c7f0"]}],"mendeley":{"formattedCitation":"(Foster &lt;i&gt;et al.&lt;/i&gt;, 2020)","plainTextFormattedCitation":"(Foster et al., 2020)","previouslyFormattedCitation":"(Foster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(Foster </w:t>
      </w:r>
      <w:r w:rsidR="005012C4" w:rsidRPr="008E52D3">
        <w:rPr>
          <w:rFonts w:cstheme="minorHAnsi"/>
          <w:noProof/>
        </w:rPr>
        <w:t>et al.</w:t>
      </w:r>
      <w:r w:rsidRPr="008E52D3">
        <w:rPr>
          <w:rFonts w:cstheme="minorHAnsi"/>
          <w:noProof/>
        </w:rPr>
        <w:t xml:space="preserve"> 2020)</w:t>
      </w:r>
      <w:r w:rsidRPr="008E52D3">
        <w:rPr>
          <w:rFonts w:cstheme="minorHAnsi"/>
        </w:rPr>
        <w:fldChar w:fldCharType="end"/>
      </w:r>
      <w:r w:rsidRPr="008E52D3">
        <w:rPr>
          <w:rFonts w:cstheme="minorHAnsi"/>
        </w:rPr>
        <w:t xml:space="preserve">. Reduced growth rates may have particularly strong effects on the asymptotic population growth rate in species where large / old individuals disproportionately contribute to reproduction </w:t>
      </w:r>
      <w:r w:rsidRPr="008E52D3">
        <w:rPr>
          <w:rFonts w:cstheme="minorHAnsi"/>
        </w:rPr>
        <w:fldChar w:fldCharType="begin" w:fldLock="1"/>
      </w:r>
      <w:r w:rsidRPr="008E52D3">
        <w:rPr>
          <w:rFonts w:cstheme="minorHAnsi"/>
        </w:rPr>
        <w:instrText>ADDIN CSL_CITATION {"citationItems":[{"id":"ITEM-1","itemData":{"DOI":"10.1111/ele.13291","ISSN":"14610248","PMID":"31209981","abstract":"The apparent failure of ecosystems to recover from increasingly widespread disturbance is a global concern. Despite growing focus on factors inhibiting resilience and restoration, we still know very little about how demographic and population processes influence recovery. Using inverse and forward demographic modelling of 531 post-fire sagebrush populations across the western US, we show that demographic processes during recovery from seeds do not initially lead to population growth but rather to years of population decline, low density, and risk of extirpation after disturbance and restoration, even at sites with potential to support long-term, stable populations. Changes in population structure, and resulting transient population dynamics, lead to a &gt; 50% decline in population growth rate after disturbance and significant reductions in population density. Our results indicate that demographic processes influence the recovery of ecosystems from disturbance and that demographic analyses can be used by resource managers to anticipate ecological transformation risk.","author":[{"dropping-particle":"","family":"Shriver","given":"Robert K.","non-dropping-particle":"","parse-names":false,"suffix":""},{"dropping-particle":"","family":"Andrews","given":"Caitlin M.","non-dropping-particle":"","parse-names":false,"suffix":""},{"dropping-particle":"","family":"Arkle","given":"Robert S.","non-dropping-particle":"","parse-names":false,"suffix":""},{"dropping-particle":"","family":"Barnard","given":"David M.","non-dropping-particle":"","parse-names":false,"suffix":""},{"dropping-particle":"","family":"Duniway","given":"Michael C.","non-dropping-particle":"","parse-names":false,"suffix":""},{"dropping-particle":"","family":"Germino","given":"Matthew J.","non-dropping-particle":"","parse-names":false,"suffix":""},{"dropping-particle":"","family":"Pilliod","given":"David S.","non-dropping-particle":"","parse-names":false,"suffix":""},{"dropping-particle":"","family":"Pyke","given":"David A.","non-dropping-particle":"","parse-names":false,"suffix":""},{"dropping-particle":"","family":"Welty","given":"Justin L.","non-dropping-particle":"","parse-names":false,"suffix":""},{"dropping-particle":"","family":"Bradford","given":"John B.","non-dropping-particle":"","parse-names":false,"suffix":""}],"container-title":"Ecology Letters","id":"ITEM-1","issue":"9","issued":{"date-parts":[["2019"]]},"page":"1357-1366","title":"Transient population dynamics impede restoration and may promote ecosystem transformation after disturbance","type":"article-journal","volume":"22"},"uris":["http://www.mendeley.com/documents/?uuid=2b5cea9f-f1cc-4605-9928-78a2aa0932f7"]}],"mendeley":{"formattedCitation":"(Shriver &lt;i&gt;et al.&lt;/i&gt;, 2019)","plainTextFormattedCitation":"(Shriver et al., 2019)","previouslyFormattedCitation":"(Shriver &lt;i&gt;et al.&lt;/i&gt;, 2019)"},"properties":{"noteIndex":0},"schema":"https://github.com/citation-style-language/schema/raw/master/csl-citation.json"}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(Shriver </w:t>
      </w:r>
      <w:r w:rsidR="005012C4" w:rsidRPr="008E52D3">
        <w:rPr>
          <w:rFonts w:cstheme="minorHAnsi"/>
          <w:noProof/>
        </w:rPr>
        <w:t>et al.</w:t>
      </w:r>
      <w:r w:rsidRPr="008E52D3">
        <w:rPr>
          <w:rFonts w:cstheme="minorHAnsi"/>
          <w:noProof/>
        </w:rPr>
        <w:t xml:space="preserve"> 2019)</w:t>
      </w:r>
      <w:r w:rsidRPr="008E52D3">
        <w:rPr>
          <w:rFonts w:cstheme="minorHAnsi"/>
        </w:rPr>
        <w:fldChar w:fldCharType="end"/>
      </w:r>
      <w:r w:rsidR="00123F5B">
        <w:rPr>
          <w:rFonts w:cstheme="minorHAnsi"/>
        </w:rPr>
        <w:t xml:space="preserve">. </w:t>
      </w:r>
      <w:r w:rsidRPr="008E52D3">
        <w:rPr>
          <w:rFonts w:cstheme="minorHAnsi"/>
        </w:rPr>
        <w:t xml:space="preserve">Sugar pine is one such species, though we were unable to estimate a relationship between size and fecundity in this study. The literature suggests that a core way in which fire influences the population dynamics of sugar pine is by killing large high-fecundity individuals </w:t>
      </w:r>
      <w:r w:rsidRPr="008E52D3">
        <w:rPr>
          <w:rFonts w:cstheme="minorHAnsi"/>
        </w:rPr>
        <w:fldChar w:fldCharType="begin" w:fldLock="1"/>
      </w:r>
      <w:r w:rsidRPr="008E52D3">
        <w:rPr>
          <w:rFonts w:cstheme="minorHAnsi"/>
        </w:rPr>
        <w:instrText>ADDIN CSL_CITATION {"citationItems":[{"id":"ITEM-1","itemData":{"DOI":"10.1890/03-5109","ISSN":"10510761","abstract":"An introduced pathogen, white pine blister rust (Cronartium ribicola), has caused declines in five-needled pines throughout North America. Simultaneously, fire exclusion has resulted in dense stands in many forest types, which may create additional stress for these generally shade-intolerant pines. Fire exclusion also allows fuels to accumulate, and it is unclear how affected populations will respond to the reintroduction of fire. Although white pine blister rust and fire exclusion are widely recognized threats, long-term demographic data that document the effects of these stressors are rare. We present population trends from 2168 individuals over 5-15 years for an affected species, sugar pine (Pinus lambertiana), at several burned and unburned sites in the Sierra Nevada of California. Size-based matrix models indicate that most unburned populations have negative growth rates (λ range: 0.82-1.04). The growth rate of most populations was, however, indistinguishable from replacement levels (λ = 1.0), implying that, if populations are indeed declining, the progression of any such decline is slow, and longer observations are needed to clearly determine population trends. We found significant differences among population growth rates, primarily due to variation in recruitment rates. Deaths associated with blister rust and stress (i.e., resource competition) were common, suggesting significant roles for both blister rust and fire exclusion in determining population trajectories. Data from 15 prescribed fires showed that the immediate effect of burning was the death of many small trees, with the frequency of mortality returning to pre-fire levels within five years. In spite of a poor prognosis for sugar pine, our results suggest that we have time to apply and refine management strategies to protect this species.","author":[{"dropping-particle":"","family":"Mantgem","given":"Phillip J.","non-dropping-particle":"Van","parse-names":false,"suffix":""},{"dropping-particle":"","family":"Stephenson","given":"Nathan L.","non-dropping-particle":"","parse-names":false,"suffix":""},{"dropping-particle":"","family":"Keifer","given":"Mary Beth","non-dropping-particle":"","parse-names":false,"suffix":""},{"dropping-particle":"","family":"Keeley","given":"Jon","non-dropping-particle":"","parse-names":false,"suffix":""}],"container-title":"Ecological Applications","id":"ITEM-1","issue":"5","issued":{"date-parts":[["2004"]]},"page":"1590-1602","title":"Effects of an introduced pathogen and fire exclusion on the demography of sugar pine","type":"article-journal","volume":"14"},"uris":["http://www.mendeley.com/documents/?uuid=4017c084-8b81-48ae-b134-e117d840d93b"]}],"mendeley":{"formattedCitation":"(Van Mantgem &lt;i&gt;et al.&lt;/i&gt;, 2004)","plainTextFormattedCitation":"(Van Mantgem et al., 2004)","previouslyFormattedCitation":"(Van Mantgem &lt;i&gt;et al.&lt;/i&gt;, 2004)"},"properties":{"noteIndex":0},"schema":"https://github.com/citation-style-language/schema/raw/master/csl-citation.json"}</w:instrText>
      </w:r>
      <w:r w:rsidRPr="008E52D3">
        <w:rPr>
          <w:rFonts w:cstheme="minorHAnsi"/>
        </w:rPr>
        <w:fldChar w:fldCharType="separate"/>
      </w:r>
      <w:r w:rsidRPr="008E52D3">
        <w:rPr>
          <w:rFonts w:cstheme="minorHAnsi"/>
          <w:noProof/>
        </w:rPr>
        <w:t>(</w:t>
      </w:r>
      <w:r w:rsidR="008E52D3">
        <w:rPr>
          <w:rFonts w:cstheme="minorHAnsi"/>
          <w:noProof/>
        </w:rPr>
        <w:t>v</w:t>
      </w:r>
      <w:r w:rsidRPr="008E52D3">
        <w:rPr>
          <w:rFonts w:cstheme="minorHAnsi"/>
          <w:noProof/>
        </w:rPr>
        <w:t xml:space="preserve">an Mantgem </w:t>
      </w:r>
      <w:r w:rsidR="005012C4" w:rsidRPr="008E52D3">
        <w:rPr>
          <w:rFonts w:cstheme="minorHAnsi"/>
          <w:noProof/>
        </w:rPr>
        <w:t>et al.</w:t>
      </w:r>
      <w:r w:rsidRPr="008E52D3">
        <w:rPr>
          <w:rFonts w:cstheme="minorHAnsi"/>
          <w:noProof/>
        </w:rPr>
        <w:t xml:space="preserve"> 2004)</w:t>
      </w:r>
      <w:r w:rsidRPr="008E52D3">
        <w:rPr>
          <w:rFonts w:cstheme="minorHAnsi"/>
        </w:rPr>
        <w:fldChar w:fldCharType="end"/>
      </w:r>
      <w:r w:rsidRPr="008E52D3">
        <w:rPr>
          <w:rFonts w:cstheme="minorHAnsi"/>
        </w:rPr>
        <w:t xml:space="preserve">. The most extreme form of this dynamic results in so-called type conversion, where high severity fire locally extirpates sugar pine and other mixed conifer species, resulting in the loss of mixed conifer forest generally </w:t>
      </w:r>
      <w:r w:rsidRPr="008E52D3">
        <w:rPr>
          <w:rFonts w:cstheme="minorHAnsi"/>
        </w:rPr>
        <w:fldChar w:fldCharType="begin" w:fldLock="1"/>
      </w:r>
      <w:r w:rsidRPr="008E52D3">
        <w:rPr>
          <w:rFonts w:cstheme="minorHAnsi"/>
        </w:rPr>
        <w:instrText>ADDIN CSL_CITATION {"citationItems":[{"id":"ITEM-1","itemData":{"DOI":"10.1002/eap.1756","ISSN":"10510761","author":[{"dropping-particle":"","family":"Shive","given":"Kristen L.","non-dropping-particle":"","parse-names":false,"suffix":""},{"dropping-particle":"","family":"Preisler","given":"Haiganoush K.","non-dropping-particle":"","parse-names":false,"suffix":""},{"dropping-particle":"","family":"Welch","given":"Kevin R.","non-dropping-particle":"","parse-names":false,"suffix":""},{"dropping-particle":"","family":"Safford","given":"Hugh D.","non-dropping-particle":"","parse-names":false,"suffix":""},{"dropping-particle":"","family":"Butz","given":"Ramona J.","non-dropping-particle":"","parse-names":false,"suffix":""},{"dropping-particle":"","family":"O'Hara","given":"Kevin L.","non-dropping-particle":"","parse-names":false,"suffix":""},{"dropping-particle":"","family":"Stephens","given":"Scott L.","non-dropping-particle":"","parse-names":false,"suffix":""}],"container-title":"Ecological Applications","id":"ITEM-1","issue":"6","issued":{"date-parts":[["2018"]]},"page":"1626-1639","title":"From the stand scale to the landscape scale: predicting the spatial patterns of forest regeneration after disturbance","type":"article-journal","volume":"28"},"uris":["http://www.mendeley.com/documents/?uuid=088a8267-0133-4892-9fb1-7380b3beadc5"]},{"id":"ITEM-2","itemData":{"DOI":"10.1016/j.foreco.2018.09.007","ISBN":"9781594770913","ISSN":"03781127","abstract":"The increasing frequency and severity of fire and drought events have negatively impacted the capacity and success of reforestation efforts in many dry, western U.S. forests. Challenges to reforestation include the cost and safety concerns of replanting large areas of standing dead trees, and high seedling and sapling mortality rates due to water stress, competing vegetation, and repeat fires that burn young plantations. Standard reforestation practices have emphasized establishing dense conifer cover with gridded planting, sometimes called ‘pines in lines’ followed by shrub control and pre-commercial thinning. Resources for such intensive management are increasingly limited, reducing the capacity for young plantations to develop early resilience to fire and drought. This paper summarizes recent research on the conditions under which current standard reforestation practices in the western U.S. may need adjustment, and suggests how these practices might be modified to improve their success. In particular we examine where and when plantations with regular tree spacing elevate the risk of future mortality, and how planting density, spatial arrangement, and species composition might be modified to increase seedling and sapling survival through recurring drought and fire events. Within large areas of contiguous mortality, we suggest a “three zone” approach to reforestation following a major disturbance that includes; (a) working with natural recruitment within a peripheral zone near live tree seed sources; (b) in a second zone, beyond effective seed dispersal range but in accessible areas, planting a combination of clustered and regularly spaced seedlings that varies with microsite water availability and potential fire behavior; and (c) a final zone defined by remote, steep terrain that in practice limits reforestation efforts to the establishment of founder stands. We also emphasize the early use of prescribed fire to build resilience in developing stands subject to increasingly common wildfires and drought events. Finally, we highlight limits to our current understanding of how young stands may respond and develop under these proposed planting and silvicultural practices, and identify areas where new research could help refine them.","author":[{"dropping-particle":"","family":"North","given":"Malcolm P.","non-dropping-particle":"","parse-names":false,"suffix":""},{"dropping-particle":"","family":"Stevens","given":"Jens T.","non-dropping-particle":"","parse-names":false,"suffix":""},{"dropping-particle":"","family":"Greene","given":"David F.","non-dropping-particle":"","parse-names":false,"suffix":""},{"dropping-particle":"","family":"Coppoletta","given":"Michelle","non-dropping-particle":"","parse-names":false,"suffix":""},{"dropping-particle":"","family":"Knapp","given":"Eric E.","non-dropping-particle":"","parse-names":false,"suffix":""},{"dropping-particle":"","family":"Latimer","given":"Andrew M.","non-dropping-particle":"","parse-names":false,"suffix":""},{"dropping-particle":"","family":"Restaino","given":"Christina M.","non-dropping-particle":"","parse-names":false,"suffix":""},{"dropping-particle":"","family":"Tompkins","given":"Ryan E.","non-dropping-particle":"","parse-names":false,"suffix":""},{"dropping-particle":"","family":"Welch","given":"Kevin R.","non-dropping-particle":"","parse-names":false,"suffix":""},{"dropping-particle":"","family":"York","given":"Rob A.","non-dropping-particle":"","parse-names":false,"suffix":""},{"dropping-particle":"","family":"Young","given":"Derek J.N.","non-dropping-particle":"","parse-names":false,"suffix":""},{"dropping-particle":"","family":"Axelson","given":"Jodi N.","non-dropping-particle":"","parse-names":false,"suffix":""},{"dropping-particle":"","family":"Buckley","given":"Tom N.","non-dropping-particle":"","parse-names":false,"suffix":""},{"dropping-particle":"","family":"Estes","given":"Becky L.","non-dropping-particle":"","parse-names":false,"suffix":""},{"dropping-particle":"","family":"Hager","given":"Rachel N.","non-dropping-particle":"","parse-names":false,"suffix":""},{"dropping-particle":"","family":"Long","given":"Jonathan W.","non-dropping-particle":"","parse-names":false,"suffix":""},{"dropping-particle":"","family":"Meyer","given":"Marc D.","non-dropping-particle":"","parse-names":false,"suffix":""},{"dropping-particle":"","family":"Ostoja","given":"Steven M.","non-dropping-particle":"","parse-names":false,"suffix":""},{"dropping-particle":"","family":"Safford","given":"Hugh D.","non-dropping-particle":"","parse-names":false,"suffix":""},{"dropping-particle":"","family":"Shive","given":"Kristen L.","non-dropping-particle":"","parse-names":false,"suffix":""},{"dropping-particle":"","family":"Tubbesing","given":"Carmen L.","non-dropping-particle":"","parse-names":false,"suffix":""},{"dropping-particle":"","family":"Vice","given":"Heather","non-dropping-particle":"","parse-names":false,"suffix":""},{"dropping-particle":"","family":"Walsh","given":"Dana","non-dropping-particle":"","parse-names":false,"suffix":""},{"dropping-particle":"","family":"Werner","given":"Chhaya M.","non-dropping-particle":"","parse-names":false,"suffix":""},{"dropping-particle":"","family":"Wyrsch","given":"Peter","non-dropping-particle":"","parse-names":false,"suffix":""}],"container-title":"Forest Ecology and Management","id":"ITEM-2","issue":"July 2018","issued":{"date-parts":[["2019"]]},"page":"209-224","title":"Tamm Review: Reforestation for resilience in dry western U.S. forests","type":"article-journal","volume":"432"},"uris":["http://www.mendeley.com/documents/?uuid=4ca71152-bbb4-4682-9438-f468bbf36faf"]},{"id":"ITEM-3","itemData":{"DOI":"10.1093/biosci/biaa061","ISSN":"15253244","abstract":"Changing disturbance regimes and climate can overcome forest ecosystem resilience. Following high-severity fire, forest recovery may be compromised by lack of tree seed sources, warmer and drier postfire climate, or short-interval reburning. A potential outcome of the loss of resilience is the conversion of the prefire forest to a different forest type or nonforest vegetation. Conversion implies major, extensive, and enduring changes in dominant species, life forms, or functions, with impacts on ecosystem services. In the present article, we synthesize a growing body of evidence of fire-driven conversion and our understanding of its causes across western North America. We assess our capacity to predict conversion and highlight important uncertainties. Increasing forest vulnerability to changing fire activity and climate compels shifts in management approaches, and we propose key themes for applied research coproduced by scientists and managers to support decision-making in an era when the prefire forest may not return.","author":[{"dropping-particle":"","family":"Coop","given":"Jonathan D.","non-dropping-particle":"","parse-names":false,"suffix":""},{"dropping-particle":"","family":"Parks","given":"Sean A.","non-dropping-particle":"","parse-names":false,"suffix":""},{"dropping-particle":"","family":"Stevens-Rumann","given":"Camille S.","non-dropping-particle":"","parse-names":false,"suffix":""},{"dropping-particle":"","family":"Crausbay","given":"Shelley D.","non-dropping-particle":"","parse-names":false,"suffix":""},{"dropping-particle":"","family":"Higuera","given":"Philip E.","non-dropping-particle":"","parse-names":false,"suffix":""},{"dropping-particle":"","family":"Hurteau","given":"Matthew D.","non-dropping-particle":"","parse-names":false,"suffix":""},{"dropping-particle":"","family":"Tepley","given":"Alan","non-dropping-particle":"","parse-names":false,"suffix":""},{"dropping-particle":"","family":"Whitman","given":"Ellen","non-dropping-particle":"","parse-names":false,"suffix":""},{"dropping-particle":"","family":"Assal","given":"Timothy","non-dropping-particle":"","parse-names":false,"suffix":""},{"dropping-particle":"","family":"Collins","given":"Brandon M.","non-dropping-particle":"","parse-names":false,"suffix":""},{"dropping-particle":"","family":"Davis","given":"Kimberley T.","non-dropping-particle":"","parse-names":false,"suffix":""},{"dropping-particle":"","family":"Dobrowski","given":"Solomon","non-dropping-particle":"","parse-names":false,"suffix":""},{"dropping-particle":"","family":"Falk","given":"Donald A.","non-dropping-particle":"","parse-names":false,"suffix":""},{"dropping-particle":"","family":"Fornwalt","given":"Paula J.","non-dropping-particle":"","parse-names":false,"suffix":""},{"dropping-particle":"","family":"Fulé","given":"Peter Z.","non-dropping-particle":"","parse-names":false,"suffix":""},{"dropping-particle":"","family":"Harvey","given":"Brian J.","non-dropping-particle":"","parse-names":false,"suffix":""},{"dropping-particle":"","family":"Kane","given":"Van R.","non-dropping-particle":"","parse-names":false,"suffix":""},{"dropping-particle":"","family":"Littlefield","given":"Caitlin E.","non-dropping-particle":"","parse-names":false,"suffix":""},{"dropping-particle":"","family":"Margolis","given":"Ellis Q.","non-dropping-particle":"","parse-names":false,"suffix":""},{"dropping-particle":"","family":"North","given":"Malcolm","non-dropping-particle":"","parse-names":false,"suffix":""},{"dropping-particle":"","family":"Parisien","given":"Marc André","non-dropping-particle":"","parse-names":false,"suffix":""},{"dropping-particle":"","family":"Prichard","given":"Susan","non-dropping-particle":"","parse-names":false,"suffix":""},{"dropping-particle":"","family":"Rodman","given":"Kyle C.","non-dropping-particle":"","parse-names":false,"suffix":""}],"container-title":"BioScience","id":"ITEM-3","issue":"8","issued":{"date-parts":[["2020"]]},"page":"659-673","title":"Wildfire-Driven Forest Conversion in Western North American Landscapes","type":"article-journal","volume":"70"},"uris":["http://www.mendeley.com/documents/?uuid=4c19d33d-7ce8-44c4-b892-af9da5f5c49d"]}],"mendeley":{"formattedCitation":"(Shive &lt;i&gt;et al.&lt;/i&gt;, 2018; North &lt;i&gt;et al.&lt;/i&gt;, 2019; Coop &lt;i&gt;et al.&lt;/i&gt;, 2020)","plainTextFormattedCitation":"(Shive et al., 2018; North et al., 2019; Coop et al., 2020)","previouslyFormattedCitation":"(Shive &lt;i&gt;et al.&lt;/i&gt;, 2018; North &lt;i&gt;et al.&lt;/i&gt;, 2019; Coop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(Shive </w:t>
      </w:r>
      <w:r w:rsidR="005012C4" w:rsidRPr="008E52D3">
        <w:rPr>
          <w:rFonts w:cstheme="minorHAnsi"/>
          <w:noProof/>
        </w:rPr>
        <w:t>et al.</w:t>
      </w:r>
      <w:r w:rsidRPr="008E52D3">
        <w:rPr>
          <w:rFonts w:cstheme="minorHAnsi"/>
          <w:noProof/>
        </w:rPr>
        <w:t xml:space="preserve"> 2018</w:t>
      </w:r>
      <w:r w:rsidR="00123F5B">
        <w:rPr>
          <w:rFonts w:cstheme="minorHAnsi"/>
          <w:noProof/>
        </w:rPr>
        <w:t>,</w:t>
      </w:r>
      <w:r w:rsidRPr="008E52D3">
        <w:rPr>
          <w:rFonts w:cstheme="minorHAnsi"/>
          <w:noProof/>
        </w:rPr>
        <w:t xml:space="preserve"> North </w:t>
      </w:r>
      <w:r w:rsidR="005012C4" w:rsidRPr="008E52D3">
        <w:rPr>
          <w:rFonts w:cstheme="minorHAnsi"/>
          <w:noProof/>
        </w:rPr>
        <w:t>et al.</w:t>
      </w:r>
      <w:r w:rsidRPr="008E52D3">
        <w:rPr>
          <w:rFonts w:cstheme="minorHAnsi"/>
          <w:noProof/>
        </w:rPr>
        <w:t xml:space="preserve"> 2019</w:t>
      </w:r>
      <w:r w:rsidR="00123F5B">
        <w:rPr>
          <w:rFonts w:cstheme="minorHAnsi"/>
          <w:noProof/>
        </w:rPr>
        <w:t>,</w:t>
      </w:r>
      <w:r w:rsidRPr="008E52D3">
        <w:rPr>
          <w:rFonts w:cstheme="minorHAnsi"/>
          <w:noProof/>
        </w:rPr>
        <w:t xml:space="preserve"> Coop </w:t>
      </w:r>
      <w:r w:rsidR="005012C4" w:rsidRPr="008E52D3">
        <w:rPr>
          <w:rFonts w:cstheme="minorHAnsi"/>
          <w:noProof/>
        </w:rPr>
        <w:t>et al.</w:t>
      </w:r>
      <w:r w:rsidRPr="008E52D3">
        <w:rPr>
          <w:rFonts w:cstheme="minorHAnsi"/>
          <w:noProof/>
        </w:rPr>
        <w:t xml:space="preserve"> 2020)</w:t>
      </w:r>
      <w:r w:rsidRPr="008E52D3">
        <w:rPr>
          <w:rFonts w:cstheme="minorHAnsi"/>
        </w:rPr>
        <w:fldChar w:fldCharType="end"/>
      </w:r>
      <w:r w:rsidRPr="008E52D3">
        <w:rPr>
          <w:rFonts w:cstheme="minorHAnsi"/>
        </w:rPr>
        <w:t xml:space="preserve">. </w:t>
      </w:r>
    </w:p>
    <w:p w14:paraId="08A4323E" w14:textId="47381F32" w:rsidR="0051290D" w:rsidRPr="008E52D3" w:rsidRDefault="0051290D" w:rsidP="0051290D">
      <w:pPr>
        <w:ind w:firstLine="720"/>
        <w:rPr>
          <w:rFonts w:cstheme="minorHAnsi"/>
        </w:rPr>
      </w:pPr>
      <w:r w:rsidRPr="008E52D3">
        <w:rPr>
          <w:rFonts w:cstheme="minorHAnsi"/>
        </w:rPr>
        <w:t xml:space="preserve">In this study, fire’s effects on survival, growth, and fecundity combine to result in posterior </w:t>
      </w:r>
      <m:oMath>
        <m:r>
          <m:rPr>
            <m:sty m:val="p"/>
          </m:rPr>
          <w:rPr>
            <w:rFonts w:ascii="Cambria Math" w:hAnsi="Cambria Math" w:cstheme="minorHAnsi"/>
          </w:rPr>
          <m:t>λ</m:t>
        </m:r>
      </m:oMath>
      <w:r w:rsidRPr="008E52D3">
        <w:rPr>
          <w:rFonts w:cstheme="minorHAnsi"/>
        </w:rPr>
        <w:t xml:space="preserve"> values well below one for burned plots (</w:t>
      </w:r>
      <w:r w:rsidRPr="008E52D3">
        <w:rPr>
          <w:rFonts w:cstheme="minorHAnsi"/>
        </w:rPr>
        <w:fldChar w:fldCharType="begin"/>
      </w:r>
      <w:r w:rsidRPr="008E52D3">
        <w:rPr>
          <w:rFonts w:cstheme="minorHAnsi"/>
        </w:rPr>
        <w:instrText xml:space="preserve"> REF _Ref94616225 \h  \* MERGEFORMAT </w:instrText>
      </w:r>
      <w:r w:rsidRPr="008E52D3">
        <w:rPr>
          <w:rFonts w:cstheme="minorHAnsi"/>
        </w:rPr>
      </w:r>
      <w:r w:rsidRPr="008E52D3">
        <w:rPr>
          <w:rFonts w:cstheme="minorHAnsi"/>
        </w:rPr>
        <w:fldChar w:fldCharType="separate"/>
      </w:r>
      <w:r w:rsidRPr="008E52D3">
        <w:t xml:space="preserve">Figure </w:t>
      </w:r>
      <w:r w:rsidR="00C43959" w:rsidRPr="008E52D3">
        <w:t>12</w:t>
      </w:r>
      <w:r w:rsidRPr="008E52D3">
        <w:rPr>
          <w:rFonts w:cstheme="minorHAnsi"/>
        </w:rPr>
        <w:fldChar w:fldCharType="end"/>
      </w:r>
      <w:r w:rsidR="00C43959" w:rsidRPr="008E52D3">
        <w:rPr>
          <w:rFonts w:cstheme="minorHAnsi"/>
        </w:rPr>
        <w:t>)</w:t>
      </w:r>
      <w:r w:rsidRPr="008E52D3">
        <w:rPr>
          <w:rFonts w:cstheme="minorHAnsi"/>
        </w:rPr>
        <w:t xml:space="preserve">. However, we caution that the asymptotic population growth rates presented in this study should not be interpreted as predictions, because in reality fire is unlikely to repeatedly occur on the same site during every census interval. Instead, the asymptotic population growth rates give some insight into the overall influence of each stressor on population dynamics, which is supplemented by the single-step projections. Existing literature has shown that most trees killed by fire die within </w:t>
      </w:r>
      <w:ins w:id="178" w:author="Author">
        <w:r w:rsidR="00DC1E9D">
          <w:rPr>
            <w:rFonts w:cstheme="minorHAnsi"/>
          </w:rPr>
          <w:t>one</w:t>
        </w:r>
      </w:ins>
      <w:del w:id="179" w:author="Author">
        <w:r w:rsidRPr="008E52D3" w:rsidDel="00DC1E9D">
          <w:rPr>
            <w:rFonts w:cstheme="minorHAnsi"/>
          </w:rPr>
          <w:delText>1</w:delText>
        </w:r>
      </w:del>
      <w:r w:rsidRPr="008E52D3">
        <w:rPr>
          <w:rFonts w:cstheme="minorHAnsi"/>
        </w:rPr>
        <w:t xml:space="preserve"> year of the fire </w:t>
      </w:r>
      <w:r w:rsidRPr="008E52D3">
        <w:rPr>
          <w:rFonts w:cstheme="minorHAnsi"/>
        </w:rPr>
        <w:fldChar w:fldCharType="begin" w:fldLock="1"/>
      </w:r>
      <w:r w:rsidRPr="008E52D3">
        <w:rPr>
          <w:rFonts w:cstheme="minorHAnsi"/>
        </w:rPr>
        <w:instrText>ADDIN CSL_CITATION {"citationItems":[{"id":"ITEM-1","itemData":{"DOI":"10.1071/WF18031","ISSN":"1049-8001","author":[{"dropping-particle":"","family":"Furniss","given":"T. J.","non-dropping-particle":"","parse-names":false,"suffix":""},{"dropping-particle":"","family":"Larson","given":"A. J.","non-dropping-particle":"","parse-names":false,"suffix":""},{"dropping-particle":"","family":"Kane","given":"V. R.","non-dropping-particle":"","parse-names":false,"suffix":""},{"dropping-particle":"","family":"Lutz","given":"J. A.","non-dropping-particle":"","parse-names":false,"suffix":""}],"container-title":"International Journal of Wildland Fire","id":"ITEM-1","issued":{"date-parts":[["2018"]]},"page":"in press","title":"Multi-scale assessment of post-fire tree mortality models","type":"article-journal"},"uris":["http://www.mendeley.com/documents/?uuid=5dce8c9b-16a7-4930-9de8-231f1ca41bb7"]}],"mendeley":{"formattedCitation":"(Furniss &lt;i&gt;et al.&lt;/i&gt;, 2018)","plainTextFormattedCitation":"(Furniss et al., 2018)","previouslyFormattedCitation":"(Furniss &lt;i&gt;et al.&lt;/i&gt;, 2018)"},"properties":{"noteIndex":0},"schema":"https://github.com/citation-style-language/schema/raw/master/csl-citation.json"}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(Furniss </w:t>
      </w:r>
      <w:r w:rsidR="005012C4" w:rsidRPr="008E52D3">
        <w:rPr>
          <w:rFonts w:cstheme="minorHAnsi"/>
          <w:noProof/>
        </w:rPr>
        <w:t>et al.</w:t>
      </w:r>
      <w:r w:rsidRPr="008E52D3">
        <w:rPr>
          <w:rFonts w:cstheme="minorHAnsi"/>
          <w:noProof/>
        </w:rPr>
        <w:t xml:space="preserve"> 2018)</w:t>
      </w:r>
      <w:r w:rsidRPr="008E52D3">
        <w:rPr>
          <w:rFonts w:cstheme="minorHAnsi"/>
        </w:rPr>
        <w:fldChar w:fldCharType="end"/>
      </w:r>
      <w:r w:rsidRPr="008E52D3">
        <w:rPr>
          <w:rFonts w:cstheme="minorHAnsi"/>
        </w:rPr>
        <w:t xml:space="preserve"> and mortality rates in stands affected by prescribed fire returned to background levels approximately six years postfire </w:t>
      </w:r>
      <w:r w:rsidRPr="008E52D3">
        <w:rPr>
          <w:rFonts w:cstheme="minorHAnsi"/>
        </w:rPr>
        <w:fldChar w:fldCharType="begin" w:fldLock="1"/>
      </w:r>
      <w:r w:rsidRPr="008E52D3">
        <w:rPr>
          <w:rFonts w:cstheme="minorHAnsi"/>
        </w:rPr>
        <w:instrText>ADDIN CSL_CITATION {"citationItems":[{"id":"ITEM-1","itemData":{"DOI":"10.1016/j.foreco.2010.12.013","ISBN":"0378-1127","ISSN":"03781127","abstract":"The capacity of prescribed fire to restore forest conditions is often judged by changes in forest structure within a few years following burning. However, prescribed fire might have longer-term effects on forest structure, potentially changing treatment assessments. We examined annual changes in forest structure in five 1. ha old-growth plots immediately before prescribed fire and up to eight years after fire at Sequoia National Park, California. Fire-induced declines in stem density (67% average decrease at eight years post-fire) were nonlinear, taking up to eight years to reach a presumed asymptote. Declines in live stem biomass were also nonlinear, but smaller in magnitude (32% average decrease at eight years post-fire) as most large trees survived the fires. The preferential survival of large trees following fire resulted in significant shifts in stem diameter distributions. Mortality rates remained significantly above background rates up to six years after the fires. Prescribed fire did not have a large influence on the representation of dominant species. Fire-caused mortality appeared to be spatially random, and therefore did not generally alter heterogeneous tree spatial patterns. Our results suggest that prescribed fire can bring about substantial changes to forest structure in old-growth mixed conifer forests in the Sierra Nevada, but that long-term observations are needed to fully describe some measures of fire effects. ?? 2010.","author":[{"dropping-particle":"","family":"Mantgem","given":"Phillip J.","non-dropping-particle":"van","parse-names":false,"suffix":""},{"dropping-particle":"","family":"Stephenson","given":"Nathan L.","non-dropping-particle":"","parse-names":false,"suffix":""},{"dropping-particle":"","family":"Knapp","given":"Eric","non-dropping-particle":"","parse-names":false,"suffix":""},{"dropping-particle":"","family":"Battles","given":"John","non-dropping-particle":"","parse-names":false,"suffix":""},{"dropping-particle":"","family":"Keeley","given":"Jon E.","non-dropping-particle":"","parse-names":false,"suffix":""}],"container-title":"Forest Ecology and Management","id":"ITEM-1","issue":"6","issued":{"date-parts":[["2011"]]},"page":"989-994","publisher":"Elsevier B.V.","title":"Long-term effects of prescribed fire on mixed conifer forest structure in the Sierra Nevada, California","type":"article-journal","volume":"261"},"uris":["http://www.mendeley.com/documents/?uuid=03f4dd2e-8bc0-4812-b5d6-08d3ff7271a4"]}],"mendeley":{"formattedCitation":"(van Mantgem &lt;i&gt;et al.&lt;/i&gt;, 2011)","plainTextFormattedCitation":"(van Mantgem et al., 2011)","previouslyFormattedCitation":"(van Mantgem &lt;i&gt;et al.&lt;/i&gt;, 2011)"},"properties":{"noteIndex":0},"schema":"https://github.com/citation-style-language/schema/raw/master/csl-citation.json"}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(van Mantgem </w:t>
      </w:r>
      <w:r w:rsidR="005012C4" w:rsidRPr="008E52D3">
        <w:rPr>
          <w:rFonts w:cstheme="minorHAnsi"/>
          <w:noProof/>
        </w:rPr>
        <w:t>et al.</w:t>
      </w:r>
      <w:r w:rsidRPr="008E52D3">
        <w:rPr>
          <w:rFonts w:cstheme="minorHAnsi"/>
          <w:noProof/>
        </w:rPr>
        <w:t xml:space="preserve"> 2011)</w:t>
      </w:r>
      <w:r w:rsidRPr="008E52D3">
        <w:rPr>
          <w:rFonts w:cstheme="minorHAnsi"/>
        </w:rPr>
        <w:fldChar w:fldCharType="end"/>
      </w:r>
      <w:r w:rsidRPr="008E52D3">
        <w:rPr>
          <w:rFonts w:cstheme="minorHAnsi"/>
        </w:rPr>
        <w:t xml:space="preserve">, suggesting that the negative effects of fire on survival are transient. </w:t>
      </w:r>
      <w:ins w:id="180" w:author="Author">
        <w:r w:rsidR="00DC1E9D">
          <w:rPr>
            <w:rFonts w:cstheme="minorHAnsi"/>
          </w:rPr>
          <w:t xml:space="preserve">Furthermore, fire reduces stand basal area, which can improve recruitment and growth of surviving trees. </w:t>
        </w:r>
      </w:ins>
      <w:r w:rsidRPr="008E52D3">
        <w:rPr>
          <w:rFonts w:cstheme="minorHAnsi"/>
        </w:rPr>
        <w:t xml:space="preserve">However, there is abundant evidence that the ecological footprint of fire, in particular high severity wildfire, is increasing throughout the range of sugar pine because of climate changes and biomass accumulation resulting from fire suppression </w:t>
      </w:r>
      <w:r w:rsidRPr="008E52D3">
        <w:rPr>
          <w:rFonts w:cstheme="minorHAnsi"/>
        </w:rPr>
        <w:fldChar w:fldCharType="begin" w:fldLock="1"/>
      </w:r>
      <w:r w:rsidRPr="008E52D3">
        <w:rPr>
          <w:rFonts w:cstheme="minorHAnsi"/>
        </w:rPr>
        <w:instrText>ADDIN CSL_CITATION {"citationItems":[{"id":"ITEM-1","itemData":{"DOI":"10.1029/2020GL089858","ISSN":"19448007","abstract":"Increases in burned area across the western United States (US) since the mid-1980s have been widely documented and linked partially to climate factors, yet evaluations of trends in fire severity are lacking. Here we evaluate fire severity trends and their interannual relationships to climate for western US forests from 1985 to 2017. Significant increases in annual area burned at high severity (AABhs) were observed across most ecoregions, with an overall eightfold increase in AABhs across western US forests. The relationships we identified between the annual fire severity metrics and climate, as well as the observed and projected trend toward warmer and drier fire seasons, suggest that climate change will contribute to increased fire severity in future decades where fuels remain abundant. The growing prevalence of high-severity fire in western US forests has important implications to forest ecosystems, including an increased probability of fire-catalyzed conversions from forest to alternative vegetation types.","author":[{"dropping-particle":"","family":"Parks","given":"S. A.","non-dropping-particle":"","parse-names":false,"suffix":""},{"dropping-particle":"","family":"Abatzoglou","given":"J. T.","non-dropping-particle":"","parse-names":false,"suffix":""}],"container-title":"Geophysical Research Letters","id":"ITEM-1","issue":"22","issued":{"date-parts":[["2020"]]},"page":"1-10","title":"Warmer and Drier Fire Seasons Contribute to Increases in Area Burned at High Severity in Western US Forests From 1985 to 2017","type":"article-journal","volume":"47"},"uris":["http://www.mendeley.com/documents/?uuid=c62781ce-2164-4b01-b721-ce147287a476"]},{"id":"ITEM-2","itemData":{"DOI":"10.1073/pnas.2009717118","ISSN":"10916490","PMID":"34031237","abstract":"Increases in burned area and large fire occurrence are widely documented over the western United States over the past half century. Here, we focus on the elevational distribution of forest fires in mountainous ecoregions of the western United States and show the largest increase rates in burned area above 2,500 m during 1984 to 2017. Furthermore, we show that high-elevation fires advanced upslope with a median cumulative change of 252 m (-107 to 656 m; 95% CI) in 34 y across studied ecoregions. We also document a strong interannual relationship between high-elevation fires and warm season vapor pressure deficit (VPD). The upslope advance of fires is consistent with observed warming reflected by a median upslope drift of VPD isolines of 295 m (59 to 704 m; 95% CI) during 1984 to 2017. These findings allow us to estimate that recent climate trends reduced the high-elevation flammability barrier and enabled fires in an additional 11% of western forests. Limited influences of fire management practices and longer fire-return intervals in these montane mesic systems suggest these changes are largely a byproduct of climate warming. Further weakening in the high-elevation flammability barrier with continued warming has the potential to transform montane fire regimes with numerous implications for ecosystems and watersheds.","author":[{"dropping-particle":"","family":"Alizadeh","given":"Mohammad Reza","non-dropping-particle":"","parse-names":false,"suffix":""},{"dropping-particle":"","family":"Abatzoglou","given":"John T.","non-dropping-particle":"","parse-names":false,"suffix":""},{"dropping-particle":"","family":"Luce","given":"Charles H.","non-dropping-particle":"","parse-names":false,"suffix":""},{"dropping-particle":"","family":"Adamowski","given":"Jan F.","non-dropping-particle":"","parse-names":false,"suffix":""},{"dropping-particle":"","family":"Farid","given":"Arvin","non-dropping-particle":"","parse-names":false,"suffix":""},{"dropping-particle":"","family":"Sadegh","given":"Mojtaba","non-dropping-particle":"","parse-names":false,"suffix":""}],"container-title":"Proceedings of the National Academy of Sciences of the United States of America","id":"ITEM-2","issue":"22","issued":{"date-parts":[["2021"]]},"page":"1-14","title":"Warming enabled upslope advance in western US forest fires","type":"article-journal","volume":"118"},"uris":["http://www.mendeley.com/documents/?uuid=0a42f222-1b3f-4d26-928d-21cc879a1e57"]}],"mendeley":{"formattedCitation":"(Parks and Abatzoglou, 2020; Alizadeh &lt;i&gt;et al.&lt;/i&gt;, 2021)","plainTextFormattedCitation":"(Parks and Abatzoglou, 2020; Alizadeh et al., 2021)","previouslyFormattedCitation":"(Parks and Abatzoglou, 2020; Alizadeh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(Parks and Abatzoglou 2020</w:t>
      </w:r>
      <w:r w:rsidR="00123F5B">
        <w:rPr>
          <w:rFonts w:cstheme="minorHAnsi"/>
          <w:noProof/>
        </w:rPr>
        <w:t>,</w:t>
      </w:r>
      <w:r w:rsidRPr="008E52D3">
        <w:rPr>
          <w:rFonts w:cstheme="minorHAnsi"/>
          <w:noProof/>
        </w:rPr>
        <w:t xml:space="preserve"> Alizadeh </w:t>
      </w:r>
      <w:r w:rsidR="005012C4" w:rsidRPr="008E52D3">
        <w:rPr>
          <w:rFonts w:cstheme="minorHAnsi"/>
          <w:noProof/>
        </w:rPr>
        <w:t>et al.</w:t>
      </w:r>
      <w:r w:rsidRPr="008E52D3">
        <w:rPr>
          <w:rFonts w:cstheme="minorHAnsi"/>
          <w:noProof/>
        </w:rPr>
        <w:t xml:space="preserve"> 2021)</w:t>
      </w:r>
      <w:r w:rsidRPr="008E52D3">
        <w:rPr>
          <w:rFonts w:cstheme="minorHAnsi"/>
        </w:rPr>
        <w:fldChar w:fldCharType="end"/>
      </w:r>
      <w:r w:rsidRPr="008E52D3">
        <w:rPr>
          <w:rFonts w:cstheme="minorHAnsi"/>
        </w:rPr>
        <w:t xml:space="preserve">. Given this context and the results of this study, </w:t>
      </w:r>
      <w:r w:rsidR="00C43959" w:rsidRPr="008E52D3">
        <w:rPr>
          <w:rFonts w:cstheme="minorHAnsi"/>
        </w:rPr>
        <w:t>the</w:t>
      </w:r>
      <w:r w:rsidRPr="008E52D3">
        <w:rPr>
          <w:rFonts w:cstheme="minorHAnsi"/>
        </w:rPr>
        <w:t xml:space="preserve"> disrupted fire regime is a core threat facing sugar pine.</w:t>
      </w:r>
    </w:p>
    <w:p w14:paraId="1E281DD0" w14:textId="2EB3CCC5" w:rsidR="0051290D" w:rsidRPr="008E52D3" w:rsidRDefault="0051290D" w:rsidP="0051290D">
      <w:pPr>
        <w:ind w:firstLine="720"/>
        <w:rPr>
          <w:rFonts w:cstheme="minorHAnsi"/>
        </w:rPr>
      </w:pPr>
      <w:r w:rsidRPr="008E52D3">
        <w:rPr>
          <w:rFonts w:cstheme="minorHAnsi"/>
        </w:rPr>
        <w:t>Though their effects were less severe than those of fire, both WPBR and densification negatively impacted sugar pine’s population dynamics in this study. The data here show that WPBR negatively impacted survival (</w:t>
      </w:r>
      <w:r w:rsidRPr="008E52D3">
        <w:rPr>
          <w:rFonts w:cstheme="minorHAnsi"/>
        </w:rPr>
        <w:fldChar w:fldCharType="begin"/>
      </w:r>
      <w:r w:rsidRPr="008E52D3">
        <w:rPr>
          <w:rFonts w:cstheme="minorHAnsi"/>
        </w:rPr>
        <w:instrText xml:space="preserve"> REF _Ref93744929 \h  \* MERGEFORMAT </w:instrText>
      </w:r>
      <w:r w:rsidRPr="008E52D3">
        <w:rPr>
          <w:rFonts w:cstheme="minorHAnsi"/>
        </w:rPr>
      </w:r>
      <w:r w:rsidRPr="008E52D3">
        <w:rPr>
          <w:rFonts w:cstheme="minorHAnsi"/>
        </w:rPr>
        <w:fldChar w:fldCharType="separate"/>
      </w:r>
      <w:r w:rsidRPr="008E52D3">
        <w:t xml:space="preserve">Figure </w:t>
      </w:r>
      <w:r w:rsidR="00C43959" w:rsidRPr="008E52D3">
        <w:t>10</w:t>
      </w:r>
      <w:r w:rsidRPr="008E52D3">
        <w:rPr>
          <w:rFonts w:cstheme="minorHAnsi"/>
        </w:rPr>
        <w:fldChar w:fldCharType="end"/>
      </w:r>
      <w:r w:rsidRPr="008E52D3">
        <w:rPr>
          <w:rFonts w:cstheme="minorHAnsi"/>
        </w:rPr>
        <w:t xml:space="preserve">). Numerous other studies have shown that blister rust tends to kill smaller trees </w:t>
      </w:r>
      <w:r w:rsidRPr="008E52D3">
        <w:rPr>
          <w:rFonts w:cstheme="minorHAnsi"/>
        </w:rPr>
        <w:lastRenderedPageBreak/>
        <w:fldChar w:fldCharType="begin" w:fldLock="1"/>
      </w:r>
      <w:r w:rsidRPr="008E52D3">
        <w:rPr>
          <w:rFonts w:cstheme="minorHAnsi"/>
        </w:rPr>
        <w:instrText>ADDIN CSL_CITATION {"citationItems":[{"id":"ITEM-1","itemData":{"DOI":"10.1890/03-5109","ISSN":"10510761","abstract":"An introduced pathogen, white pine blister rust (Cronartium ribicola), has caused declines in five-needled pines throughout North America. Simultaneously, fire exclusion has resulted in dense stands in many forest types, which may create additional stress for these generally shade-intolerant pines. Fire exclusion also allows fuels to accumulate, and it is unclear how affected populations will respond to the reintroduction of fire. Although white pine blister rust and fire exclusion are widely recognized threats, long-term demographic data that document the effects of these stressors are rare. We present population trends from 2168 individuals over 5-15 years for an affected species, sugar pine (Pinus lambertiana), at several burned and unburned sites in the Sierra Nevada of California. Size-based matrix models indicate that most unburned populations have negative growth rates (λ range: 0.82-1.04). The growth rate of most populations was, however, indistinguishable from replacement levels (λ = 1.0), implying that, if populations are indeed declining, the progression of any such decline is slow, and longer observations are needed to clearly determine population trends. We found significant differences among population growth rates, primarily due to variation in recruitment rates. Deaths associated with blister rust and stress (i.e., resource competition) were common, suggesting significant roles for both blister rust and fire exclusion in determining population trajectories. Data from 15 prescribed fires showed that the immediate effect of burning was the death of many small trees, with the frequency of mortality returning to pre-fire levels within five years. In spite of a poor prognosis for sugar pine, our results suggest that we have time to apply and refine management strategies to protect this species.","author":[{"dropping-particle":"","family":"Mantgem","given":"Phillip J.","non-dropping-particle":"Van","parse-names":false,"suffix":""},{"dropping-particle":"","family":"Stephenson","given":"Nathan L.","non-dropping-particle":"","parse-names":false,"suffix":""},{"dropping-particle":"","family":"Keifer","given":"Mary Beth","non-dropping-particle":"","parse-names":false,"suffix":""},{"dropping-particle":"","family":"Keeley","given":"Jon","non-dropping-particle":"","parse-names":false,"suffix":""}],"container-title":"Ecological Applications","id":"ITEM-1","issue":"5","issued":{"date-parts":[["2004"]]},"page":"1590-1602","title":"Effects of an introduced pathogen and fire exclusion on the demography of sugar pine","type":"article-journal","volume":"14"},"uris":["http://www.mendeley.com/documents/?uuid=4017c084-8b81-48ae-b134-e117d840d93b"]}],"mendeley":{"formattedCitation":"(Van Mantgem &lt;i&gt;et al.&lt;/i&gt;, 2004)","plainTextFormattedCitation":"(Van Mantgem et al., 2004)","previouslyFormattedCitation":"(Van Mantgem &lt;i&gt;et al.&lt;/i&gt;, 2004)"},"properties":{"noteIndex":0},"schema":"https://github.com/citation-style-language/schema/raw/master/csl-citation.json"}</w:instrText>
      </w:r>
      <w:r w:rsidRPr="008E52D3">
        <w:rPr>
          <w:rFonts w:cstheme="minorHAnsi"/>
        </w:rPr>
        <w:fldChar w:fldCharType="separate"/>
      </w:r>
      <w:r w:rsidRPr="008E52D3">
        <w:rPr>
          <w:rFonts w:cstheme="minorHAnsi"/>
          <w:noProof/>
        </w:rPr>
        <w:t>(</w:t>
      </w:r>
      <w:r w:rsidR="008E52D3">
        <w:rPr>
          <w:rFonts w:cstheme="minorHAnsi"/>
          <w:noProof/>
        </w:rPr>
        <w:t>v</w:t>
      </w:r>
      <w:r w:rsidRPr="008E52D3">
        <w:rPr>
          <w:rFonts w:cstheme="minorHAnsi"/>
          <w:noProof/>
        </w:rPr>
        <w:t xml:space="preserve">an Mantgem </w:t>
      </w:r>
      <w:r w:rsidR="005012C4" w:rsidRPr="008E52D3">
        <w:rPr>
          <w:rFonts w:cstheme="minorHAnsi"/>
          <w:noProof/>
        </w:rPr>
        <w:t>et al.</w:t>
      </w:r>
      <w:r w:rsidRPr="008E52D3">
        <w:rPr>
          <w:rFonts w:cstheme="minorHAnsi"/>
          <w:noProof/>
        </w:rPr>
        <w:t xml:space="preserve"> 2004)</w:t>
      </w:r>
      <w:r w:rsidRPr="008E52D3">
        <w:rPr>
          <w:rFonts w:cstheme="minorHAnsi"/>
        </w:rPr>
        <w:fldChar w:fldCharType="end"/>
      </w:r>
      <w:r w:rsidRPr="008E52D3">
        <w:rPr>
          <w:rFonts w:cstheme="minorHAnsi"/>
        </w:rPr>
        <w:t xml:space="preserve"> and negatively affects survival rates of sugar pine and other vulnerable species </w:t>
      </w:r>
      <w:r w:rsidRPr="008E52D3">
        <w:rPr>
          <w:rFonts w:cstheme="minorHAnsi"/>
        </w:rPr>
        <w:fldChar w:fldCharType="begin" w:fldLock="1"/>
      </w:r>
      <w:r w:rsidRPr="008E52D3">
        <w:rPr>
          <w:rFonts w:cstheme="minorHAnsi"/>
        </w:rPr>
        <w:instrText>ADDIN CSL_CITATION {"citationItems":[{"id":"ITEM-1","itemData":{"DOI":"10.1016/j.foreco.2011.05.011","ISSN":"03781127","abstract":"Historical logging, fire suppression, and an invasive pathogen, Cronartium ribicola, the cause of white pine blister rust (WPBR), are assumed to have dramatically affected sugar pine (Pinus lambertiana) populations in the Lake Tahoe Basin. We examined population- and genetic-level consequences of these disturbances within 10 sugar pine populations by assessing current population structure and trends for 1129 individuals, genetic diversity for 250 individuals, and frequency of WPBR-resistance for 102 families. Logging had occurred in 9 of 10 sites and fire suppression was evident in all stands. High density of white fir (Abies concolor) is often an indicator of fire suppression and we found a negative relationship between sugar pine survivorship and white fir basal area (r2=0.31). C. ribicola was present in 90% of stands (incidence range: 0-48%) and we found a significant relationship between mean host survivorship and disease incidence (r2=0.46). We estimated population growth rates (λ) from size-based transition matrices. For six of 10 sugar pine populations λ was 1.0, indicating that these populations appear to be stable; for four populations, λ was &lt;1.0, indicating populations that may be in decline. A population specific drift parameter, ci, which is a measure of genetic differentiation in allele frequencies relative to an ancestral population, ranged from 0.009 to 0.048. Higher values of ci indicate greater genetic drift, possibly due to a bottleneck caused by historical logging, other agents of mortality or much older events affecting population sizes. Effects of drift are known to be greater in small populations and we found a negative relationship between sugar pine density and ci (r2=0.36). Allele frequency of the Cr1 gene, responsible for WPBR-resistance in sugar pine, averaged 0.068 for all populations sampled; no WPBR infection was found in one population in which the Cr1 frequency was 0.112. Historical disturbances and their interactions have likely influenced the population biology of sugar pine in the Tahoe Basin; for some populations this has meant reduced population size, higher genetic drift, and poor survival of small- and intermediate-sized individuals. Possible management strategies include restoring population numbers, deploying WPBR-resistance, treating stands to promote natural sugar pine regeneration, and enhancing genetic diversity. © 2011 Elsevier B.V.","author":[{"dropping-particle":"","family":"Maloney","given":"Patricia E.","non-dropping-particle":"","parse-names":false,"suffix":""},{"dropping-particle":"","family":"Vogler","given":"Detlev R.","non-dropping-particle":"","parse-names":false,"suffix":""},{"dropping-particle":"","family":"Eckert","given":"Andrew J.","non-dropping-particle":"","parse-names":false,"suffix":""},{"dropping-particle":"","family":"Jensen","given":"Camille E.","non-dropping-particle":"","parse-names":false,"suffix":""},{"dropping-particle":"","family":"Neale","given":"David B.","non-dropping-particle":"","parse-names":false,"suffix":""}],"container-title":"Forest Ecology and Management","id":"ITEM-1","issue":"5","issued":{"date-parts":[["2011"]]},"page":"770-779","publisher":"Elsevier B.V.","title":"Population biology of sugar pine (Pinus lambertiana Dougl.) with reference to historical disturbances in the Lake Tahoe Basin: Implications for restoration","type":"article-journal","volume":"262"},"uris":["http://www.mendeley.com/documents/?uuid=9a0c821b-c50c-45fc-9062-b98c1d978b4e"]},{"id":"ITEM-2","itemData":{"DOI":"10.1002/ecs2.3263","author":[{"dropping-particle":"","family":"Dudney","given":"Joan C.","non-dropping-particle":"","parse-names":false,"suffix":""},{"dropping-particle":"","family":"Nesmith","given":"Jonathan C.B.","non-dropping-particle":"","parse-names":false,"suffix":""},{"dropping-particle":"","family":"Cahill","given":"Matthew C.","non-dropping-particle":"","parse-names":false,"suffix":""},{"dropping-particle":"","family":"Cribbs","given":"Jennifer E.","non-dropping-particle":"","parse-names":false,"suffix":""},{"dropping-particle":"","family":"Duriscoe","given":"Dan M.","non-dropping-particle":"","parse-names":false,"suffix":""},{"dropping-particle":"","family":"Das","given":"Adrian J.","non-dropping-particle":"","parse-names":false,"suffix":""},{"dropping-particle":"","family":"Stephenson","given":"Nathan L.","non-dropping-particle":"","parse-names":false,"suffix":""},{"dropping-particle":"","family":"Battles","given":"John J.","non-dropping-particle":"","parse-names":false,"suffix":""}],"container-title":"Ecosphere","id":"ITEM-2","issue":"October","issued":{"date-parts":[["2020"]]},"page":"e03263","title":"Compounding effects of white pine blister rust, mountain pine beetle, and fire threaten four white pine species","type":"article-journal","volume":"11"},"uris":["http://www.mendeley.com/documents/?uuid=54eba3d7-5ed4-4e44-a51e-b1150e7c2215"]}],"mendeley":{"formattedCitation":"(Maloney &lt;i&gt;et al.&lt;/i&gt;, 2011; Dudney &lt;i&gt;et al.&lt;/i&gt;, 2020)","plainTextFormattedCitation":"(Maloney et al., 2011; Dudney et al., 2020)","previouslyFormattedCitation":"(Maloney &lt;i&gt;et al.&lt;/i&gt;, 2011; Dudney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(Maloney </w:t>
      </w:r>
      <w:r w:rsidR="005012C4" w:rsidRPr="008E52D3">
        <w:rPr>
          <w:rFonts w:cstheme="minorHAnsi"/>
          <w:noProof/>
        </w:rPr>
        <w:t>et al.</w:t>
      </w:r>
      <w:r w:rsidRPr="008E52D3">
        <w:rPr>
          <w:rFonts w:cstheme="minorHAnsi"/>
          <w:noProof/>
        </w:rPr>
        <w:t xml:space="preserve"> 2011</w:t>
      </w:r>
      <w:r w:rsidR="00123F5B">
        <w:rPr>
          <w:rFonts w:cstheme="minorHAnsi"/>
          <w:noProof/>
        </w:rPr>
        <w:t>,</w:t>
      </w:r>
      <w:r w:rsidRPr="008E52D3">
        <w:rPr>
          <w:rFonts w:cstheme="minorHAnsi"/>
          <w:noProof/>
        </w:rPr>
        <w:t xml:space="preserve"> Dudney </w:t>
      </w:r>
      <w:r w:rsidR="005012C4" w:rsidRPr="008E52D3">
        <w:rPr>
          <w:rFonts w:cstheme="minorHAnsi"/>
          <w:noProof/>
        </w:rPr>
        <w:t>et al.</w:t>
      </w:r>
      <w:r w:rsidRPr="008E52D3">
        <w:rPr>
          <w:rFonts w:cstheme="minorHAnsi"/>
          <w:noProof/>
        </w:rPr>
        <w:t xml:space="preserve"> 2020)</w:t>
      </w:r>
      <w:r w:rsidRPr="008E52D3">
        <w:rPr>
          <w:rFonts w:cstheme="minorHAnsi"/>
        </w:rPr>
        <w:fldChar w:fldCharType="end"/>
      </w:r>
      <w:r w:rsidRPr="008E52D3">
        <w:rPr>
          <w:rFonts w:cstheme="minorHAnsi"/>
        </w:rPr>
        <w:t xml:space="preserve">. The presence of WPBR on individual trees (and thus on their plots) may be difficult to detect </w:t>
      </w:r>
      <w:r w:rsidRPr="008E52D3">
        <w:rPr>
          <w:rFonts w:cstheme="minorHAnsi"/>
        </w:rPr>
        <w:fldChar w:fldCharType="begin" w:fldLock="1"/>
      </w:r>
      <w:r w:rsidRPr="008E52D3">
        <w:rPr>
          <w:rFonts w:cstheme="minorHAnsi"/>
        </w:rPr>
        <w:instrText>ADDIN CSL_CITATION {"citationItems":[{"id":"ITEM-1","itemData":{"DOI":"10.1002/ecs2.3263","author":[{"dropping-particle":"","family":"Dudney","given":"Joan C.","non-dropping-particle":"","parse-names":false,"suffix":""},{"dropping-particle":"","family":"Nesmith","given":"Jonathan C.B.","non-dropping-particle":"","parse-names":false,"suffix":""},{"dropping-particle":"","family":"Cahill","given":"Matthew C.","non-dropping-particle":"","parse-names":false,"suffix":""},{"dropping-particle":"","family":"Cribbs","given":"Jennifer E.","non-dropping-particle":"","parse-names":false,"suffix":""},{"dropping-particle":"","family":"Duriscoe","given":"Dan M.","non-dropping-particle":"","parse-names":false,"suffix":""},{"dropping-particle":"","family":"Das","given":"Adrian J.","non-dropping-particle":"","parse-names":false,"suffix":""},{"dropping-particle":"","family":"Stephenson","given":"Nathan L.","non-dropping-particle":"","parse-names":false,"suffix":""},{"dropping-particle":"","family":"Battles","given":"John J.","non-dropping-particle":"","parse-names":false,"suffix":""}],"container-title":"Ecosphere","id":"ITEM-1","issue":"October","issued":{"date-parts":[["2020"]]},"page":"e03263","title":"Compounding effects of white pine blister rust, mountain pine beetle, and fire threaten four white pine species","type":"article-journal","volume":"11"},"uris":["http://www.mendeley.com/documents/?uuid=54eba3d7-5ed4-4e44-a51e-b1150e7c2215"]}],"mendeley":{"formattedCitation":"(Dudney &lt;i&gt;et al.&lt;/i&gt;, 2020)","plainTextFormattedCitation":"(Dudney et al., 2020)","previouslyFormattedCitation":"(Dudney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(Dudney </w:t>
      </w:r>
      <w:r w:rsidR="005012C4" w:rsidRPr="008E52D3">
        <w:rPr>
          <w:rFonts w:cstheme="minorHAnsi"/>
          <w:noProof/>
        </w:rPr>
        <w:t>et al.</w:t>
      </w:r>
      <w:r w:rsidRPr="008E52D3">
        <w:rPr>
          <w:rFonts w:cstheme="minorHAnsi"/>
          <w:noProof/>
        </w:rPr>
        <w:t xml:space="preserve"> 2020)</w:t>
      </w:r>
      <w:r w:rsidRPr="008E52D3">
        <w:rPr>
          <w:rFonts w:cstheme="minorHAnsi"/>
        </w:rPr>
        <w:fldChar w:fldCharType="end"/>
      </w:r>
      <w:r w:rsidRPr="008E52D3">
        <w:rPr>
          <w:rFonts w:cstheme="minorHAnsi"/>
        </w:rPr>
        <w:t xml:space="preserve">, and is likely that WPBR was only detected in this study where it has caused a particularly severe infection in a sampled tree. There are two likely effects of this sampling bias towards under detection: Our data may underreport the true prevalence of WPBR and </w:t>
      </w:r>
      <w:commentRangeStart w:id="181"/>
      <w:r w:rsidRPr="008E52D3">
        <w:rPr>
          <w:rFonts w:cstheme="minorHAnsi"/>
        </w:rPr>
        <w:t>overestimate the true impact of its presence on a subplot</w:t>
      </w:r>
      <w:commentRangeEnd w:id="181"/>
      <w:r w:rsidR="00FD5502">
        <w:rPr>
          <w:rStyle w:val="CommentReference"/>
        </w:rPr>
        <w:commentReference w:id="181"/>
      </w:r>
      <w:r w:rsidRPr="008E52D3">
        <w:rPr>
          <w:rFonts w:cstheme="minorHAnsi"/>
        </w:rPr>
        <w:t xml:space="preserve">. </w:t>
      </w:r>
    </w:p>
    <w:p w14:paraId="040C6B44" w14:textId="2B0B4EEA" w:rsidR="0051290D" w:rsidRPr="008E52D3" w:rsidRDefault="0051290D" w:rsidP="0051290D">
      <w:pPr>
        <w:ind w:firstLine="720"/>
        <w:rPr>
          <w:rFonts w:cstheme="minorHAnsi"/>
        </w:rPr>
      </w:pPr>
      <w:r w:rsidRPr="008E52D3">
        <w:rPr>
          <w:rFonts w:cstheme="minorHAnsi"/>
        </w:rPr>
        <w:t>This study also found that relatively high neighborhood density (basal area) resulted in lower rates of survival (</w:t>
      </w:r>
      <w:r w:rsidRPr="008E52D3">
        <w:rPr>
          <w:rFonts w:cstheme="minorHAnsi"/>
        </w:rPr>
        <w:fldChar w:fldCharType="begin"/>
      </w:r>
      <w:r w:rsidRPr="008E52D3">
        <w:rPr>
          <w:rFonts w:cstheme="minorHAnsi"/>
        </w:rPr>
        <w:instrText xml:space="preserve"> REF _Ref93744929 \h </w:instrText>
      </w:r>
      <w:r w:rsidR="008E52D3" w:rsidRPr="008E52D3">
        <w:rPr>
          <w:rFonts w:cstheme="minorHAnsi"/>
        </w:rPr>
        <w:instrText xml:space="preserve"> \* MERGEFORMAT </w:instrText>
      </w:r>
      <w:r w:rsidRPr="008E52D3">
        <w:rPr>
          <w:rFonts w:cstheme="minorHAnsi"/>
        </w:rPr>
      </w:r>
      <w:r w:rsidRPr="008E52D3">
        <w:rPr>
          <w:rFonts w:cstheme="minorHAnsi"/>
        </w:rPr>
        <w:fldChar w:fldCharType="separate"/>
      </w:r>
      <w:r w:rsidRPr="008E52D3">
        <w:t xml:space="preserve">Figure </w:t>
      </w:r>
      <w:r w:rsidR="00C43959" w:rsidRPr="008E52D3">
        <w:t>10</w:t>
      </w:r>
      <w:r w:rsidRPr="008E52D3">
        <w:rPr>
          <w:rFonts w:cstheme="minorHAnsi"/>
        </w:rPr>
        <w:fldChar w:fldCharType="end"/>
      </w:r>
      <w:r w:rsidRPr="008E52D3">
        <w:rPr>
          <w:rFonts w:cstheme="minorHAnsi"/>
        </w:rPr>
        <w:t>) and for small individuals, growth (</w:t>
      </w:r>
      <w:r w:rsidR="00C43959" w:rsidRPr="008E52D3">
        <w:rPr>
          <w:rFonts w:cstheme="minorHAnsi"/>
        </w:rPr>
        <w:t>Figure 11</w:t>
      </w:r>
      <w:r w:rsidRPr="008E52D3">
        <w:rPr>
          <w:rFonts w:cstheme="minorHAnsi"/>
        </w:rPr>
        <w:t xml:space="preserve">). There is extensive evidence in the literature that high neighborhood density and other proxies for competition negatively impact sugar pine survival </w:t>
      </w:r>
      <w:r w:rsidRPr="008E52D3">
        <w:rPr>
          <w:rFonts w:cstheme="minorHAnsi"/>
        </w:rPr>
        <w:fldChar w:fldCharType="begin" w:fldLock="1"/>
      </w:r>
      <w:r w:rsidRPr="008E52D3">
        <w:rPr>
          <w:rFonts w:cstheme="minorHAnsi"/>
        </w:rPr>
        <w:instrText>ADDIN CSL_CITATION {"citationItems":[{"id":"ITEM-1","itemData":{"DOI":"10.1890/03-5109","ISSN":"10510761","abstract":"An introduced pathogen, white pine blister rust (Cronartium ribicola), has caused declines in five-needled pines throughout North America. Simultaneously, fire exclusion has resulted in dense stands in many forest types, which may create additional stress for these generally shade-intolerant pines. Fire exclusion also allows fuels to accumulate, and it is unclear how affected populations will respond to the reintroduction of fire. Although white pine blister rust and fire exclusion are widely recognized threats, long-term demographic data that document the effects of these stressors are rare. We present population trends from 2168 individuals over 5-15 years for an affected species, sugar pine (Pinus lambertiana), at several burned and unburned sites in the Sierra Nevada of California. Size-based matrix models indicate that most unburned populations have negative growth rates (λ range: 0.82-1.04). The growth rate of most populations was, however, indistinguishable from replacement levels (λ = 1.0), implying that, if populations are indeed declining, the progression of any such decline is slow, and longer observations are needed to clearly determine population trends. We found significant differences among population growth rates, primarily due to variation in recruitment rates. Deaths associated with blister rust and stress (i.e., resource competition) were common, suggesting significant roles for both blister rust and fire exclusion in determining population trajectories. Data from 15 prescribed fires showed that the immediate effect of burning was the death of many small trees, with the frequency of mortality returning to pre-fire levels within five years. In spite of a poor prognosis for sugar pine, our results suggest that we have time to apply and refine management strategies to protect this species.","author":[{"dropping-particle":"","family":"Mantgem","given":"Phillip J.","non-dropping-particle":"Van","parse-names":false,"suffix":""},{"dropping-particle":"","family":"Stephenson","given":"Nathan L.","non-dropping-particle":"","parse-names":false,"suffix":""},{"dropping-particle":"","family":"Keifer","given":"Mary Beth","non-dropping-particle":"","parse-names":false,"suffix":""},{"dropping-particle":"","family":"Keeley","given":"Jon","non-dropping-particle":"","parse-names":false,"suffix":""}],"container-title":"Ecological Applications","id":"ITEM-1","issue":"5","issued":{"date-parts":[["2004"]]},"page":"1590-1602","title":"Effects of an introduced pathogen and fire exclusion on the demography of sugar pine","type":"article-journal","volume":"14"},"uris":["http://www.mendeley.com/documents/?uuid=4017c084-8b81-48ae-b134-e117d840d93b"]},{"id":"ITEM-2","itemData":{"DOI":"10.1016/j.foreco.2011.05.011","ISSN":"03781127","abstract":"Historical logging, fire suppression, and an invasive pathogen, Cronartium ribicola, the cause of white pine blister rust (WPBR), are assumed to have dramatically affected sugar pine (Pinus lambertiana) populations in the Lake Tahoe Basin. We examined population- and genetic-level consequences of these disturbances within 10 sugar pine populations by assessing current population structure and trends for 1129 individuals, genetic diversity for 250 individuals, and frequency of WPBR-resistance for 102 families. Logging had occurred in 9 of 10 sites and fire suppression was evident in all stands. High density of white fir (Abies concolor) is often an indicator of fire suppression and we found a negative relationship between sugar pine survivorship and white fir basal area (r2=0.31). C. ribicola was present in 90% of stands (incidence range: 0-48%) and we found a significant relationship between mean host survivorship and disease incidence (r2=0.46). We estimated population growth rates (λ) from size-based transition matrices. For six of 10 sugar pine populations λ was 1.0, indicating that these populations appear to be stable; for four populations, λ was &lt;1.0, indicating populations that may be in decline. A population specific drift parameter, ci, which is a measure of genetic differentiation in allele frequencies relative to an ancestral population, ranged from 0.009 to 0.048. Higher values of ci indicate greater genetic drift, possibly due to a bottleneck caused by historical logging, other agents of mortality or much older events affecting population sizes. Effects of drift are known to be greater in small populations and we found a negative relationship between sugar pine density and ci (r2=0.36). Allele frequency of the Cr1 gene, responsible for WPBR-resistance in sugar pine, averaged 0.068 for all populations sampled; no WPBR infection was found in one population in which the Cr1 frequency was 0.112. Historical disturbances and their interactions have likely influenced the population biology of sugar pine in the Tahoe Basin; for some populations this has meant reduced population size, higher genetic drift, and poor survival of small- and intermediate-sized individuals. Possible management strategies include restoring population numbers, deploying WPBR-resistance, treating stands to promote natural sugar pine regeneration, and enhancing genetic diversity. © 2011 Elsevier B.V.","author":[{"dropping-particle":"","family":"Maloney","given":"Patricia E.","non-dropping-particle":"","parse-names":false,"suffix":""},{"dropping-particle":"","family":"Vogler","given":"Detlev R.","non-dropping-particle":"","parse-names":false,"suffix":""},{"dropping-particle":"","family":"Eckert","given":"Andrew J.","non-dropping-particle":"","parse-names":false,"suffix":""},{"dropping-particle":"","family":"Jensen","given":"Camille E.","non-dropping-particle":"","parse-names":false,"suffix":""},{"dropping-particle":"","family":"Neale","given":"David B.","non-dropping-particle":"","parse-names":false,"suffix":""}],"container-title":"Forest Ecology and Management","id":"ITEM-2","issue":"5","issued":{"date-parts":[["2011"]]},"page":"770-779","publisher":"Elsevier B.V.","title":"Population biology of sugar pine (Pinus lambertiana Dougl.) with reference to historical disturbances in the Lake Tahoe Basin: Implications for restoration","type":"article-journal","volume":"262"},"uris":["http://www.mendeley.com/documents/?uuid=9a0c821b-c50c-45fc-9062-b98c1d978b4e"]},{"id":"ITEM-3","itemData":{"DOI":"10.1139/cjfr-2015-0406","ISBN":"0045-5067","ISSN":"0045-5067","abstract":"In the western US, forests are experiencing novel environmental conditions related to changing climate and a suppression of the historical fire regime. Mixed-conifer forests, considered resilient to disturbance due to their heterogeneity in structure and composition, appear to be shifting to a more homogeneous state, but the timescale of these shifts is not well understood. Our objective was to assess the effects of climate and fire suppression on stand dynamics and demographic rates of an old-growth mixed-conifer forest in the Sierra Nevada. We used a Bayesian hierarchical analysis to quantify species and community rates of recruitment, growth, and mortality. Despite a warming climate, we found that stand density, basal area, and carbon have increased over 56 years. Fir recruitment and growth significantly exceeded the community-level median rates, while pine recruitment and growth was significantly lower than the community-level median. Shifts in species composition from a well-mixed stand to a more den...","author":[{"dropping-particle":"","family":"Levine","given":"Carrie R.","non-dropping-particle":"","parse-names":false,"suffix":""},{"dropping-particle":"","family":"Krivak-Tetley","given":"Flora","non-dropping-particle":"","parse-names":false,"suffix":""},{"dropping-particle":"","family":"Doorn","given":"Natalie S.","non-dropping-particle":"van","parse-names":false,"suffix":""},{"dropping-particle":"","family":"Ansley","given":"Jolie-Anne S.","non-dropping-particle":"","parse-names":false,"suffix":""},{"dropping-particle":"","family":"Battles","given":"John J.","non-dropping-particle":"","parse-names":false,"suffix":""}],"container-title":"Canadian Journal of Forest Research","id":"ITEM-3","issue":"5","issued":{"date-parts":[["2016"]]},"page":"745-752","title":"Long-term demographic trends in a fire-suppressed mixed-conifer forest","type":"article-journal","volume":"46"},"uris":["http://www.mendeley.com/documents/?uuid=d23a6c87-7bd8-4d6f-9854-d1b054b6fd88"]}],"mendeley":{"formattedCitation":"(Van Mantgem &lt;i&gt;et al.&lt;/i&gt;, 2004; Maloney &lt;i&gt;et al.&lt;/i&gt;, 2011; Levine &lt;i&gt;et al.&lt;/i&gt;, 2016)","plainTextFormattedCitation":"(Van Mantgem et al., 2004; Maloney et al., 2011; Levine et al., 2016)","previouslyFormattedCitation":"(Van Mantgem &lt;i&gt;et al.&lt;/i&gt;, 2004; Maloney &lt;i&gt;et al.&lt;/i&gt;, 2011; Levine &lt;i&gt;et al.&lt;/i&gt;, 2016)"},"properties":{"noteIndex":0},"schema":"https://github.com/citation-style-language/schema/raw/master/csl-citation.json"}</w:instrText>
      </w:r>
      <w:r w:rsidRPr="008E52D3">
        <w:rPr>
          <w:rFonts w:cstheme="minorHAnsi"/>
        </w:rPr>
        <w:fldChar w:fldCharType="separate"/>
      </w:r>
      <w:r w:rsidRPr="008E52D3">
        <w:rPr>
          <w:rFonts w:cstheme="minorHAnsi"/>
          <w:noProof/>
        </w:rPr>
        <w:t>(</w:t>
      </w:r>
      <w:r w:rsidR="008E52D3">
        <w:rPr>
          <w:rFonts w:cstheme="minorHAnsi"/>
          <w:noProof/>
        </w:rPr>
        <w:t>v</w:t>
      </w:r>
      <w:r w:rsidRPr="008E52D3">
        <w:rPr>
          <w:rFonts w:cstheme="minorHAnsi"/>
          <w:noProof/>
        </w:rPr>
        <w:t xml:space="preserve">an Mantgem </w:t>
      </w:r>
      <w:r w:rsidR="005012C4" w:rsidRPr="008E52D3">
        <w:rPr>
          <w:rFonts w:cstheme="minorHAnsi"/>
          <w:noProof/>
        </w:rPr>
        <w:t>et al.</w:t>
      </w:r>
      <w:r w:rsidRPr="008E52D3">
        <w:rPr>
          <w:rFonts w:cstheme="minorHAnsi"/>
          <w:noProof/>
        </w:rPr>
        <w:t xml:space="preserve"> 2004</w:t>
      </w:r>
      <w:r w:rsidR="00123F5B">
        <w:rPr>
          <w:rFonts w:cstheme="minorHAnsi"/>
          <w:noProof/>
        </w:rPr>
        <w:t>,</w:t>
      </w:r>
      <w:r w:rsidRPr="008E52D3">
        <w:rPr>
          <w:rFonts w:cstheme="minorHAnsi"/>
          <w:noProof/>
        </w:rPr>
        <w:t xml:space="preserve"> Maloney </w:t>
      </w:r>
      <w:r w:rsidR="005012C4" w:rsidRPr="008E52D3">
        <w:rPr>
          <w:rFonts w:cstheme="minorHAnsi"/>
          <w:noProof/>
        </w:rPr>
        <w:t>et al.</w:t>
      </w:r>
      <w:r w:rsidRPr="008E52D3">
        <w:rPr>
          <w:rFonts w:cstheme="minorHAnsi"/>
          <w:noProof/>
        </w:rPr>
        <w:t xml:space="preserve"> 2011</w:t>
      </w:r>
      <w:r w:rsidR="00123F5B">
        <w:rPr>
          <w:rFonts w:cstheme="minorHAnsi"/>
          <w:noProof/>
        </w:rPr>
        <w:t>,</w:t>
      </w:r>
      <w:r w:rsidRPr="008E52D3">
        <w:rPr>
          <w:rFonts w:cstheme="minorHAnsi"/>
          <w:noProof/>
        </w:rPr>
        <w:t xml:space="preserve"> Levine </w:t>
      </w:r>
      <w:r w:rsidR="005012C4" w:rsidRPr="008E52D3">
        <w:rPr>
          <w:rFonts w:cstheme="minorHAnsi"/>
          <w:noProof/>
        </w:rPr>
        <w:t>et al.</w:t>
      </w:r>
      <w:r w:rsidRPr="008E52D3">
        <w:rPr>
          <w:rFonts w:cstheme="minorHAnsi"/>
          <w:noProof/>
        </w:rPr>
        <w:t xml:space="preserve"> 2016)</w:t>
      </w:r>
      <w:r w:rsidRPr="008E52D3">
        <w:rPr>
          <w:rFonts w:cstheme="minorHAnsi"/>
        </w:rPr>
        <w:fldChar w:fldCharType="end"/>
      </w:r>
      <w:r w:rsidRPr="008E52D3">
        <w:rPr>
          <w:rFonts w:cstheme="minorHAnsi"/>
        </w:rPr>
        <w:t xml:space="preserve"> and growth </w:t>
      </w:r>
      <w:r w:rsidRPr="008E52D3">
        <w:rPr>
          <w:rFonts w:cstheme="minorHAnsi"/>
        </w:rPr>
        <w:fldChar w:fldCharType="begin" w:fldLock="1"/>
      </w:r>
      <w:r w:rsidRPr="008E52D3">
        <w:rPr>
          <w:rFonts w:cstheme="minorHAnsi"/>
        </w:rPr>
        <w:instrText>ADDIN CSL_CITATION {"citationItems":[{"id":"ITEM-1","itemData":{"DOI":"10.1139/x2012-142","ISSN":"00455067","abstract":"Tree growth and competition play central roles in forest dynamics. Yet models of competition often neglect important variation in species-specific responses. Furthermore, functions used to model changes in growth rate with size do not always allow for potential complexity. Using a large data set from old-growth forests in California, models were parameterized relating growth rate to tree size and competition for four common species. Several functions relating growth rate to size were tested. Competition models included parameters for tree size, competitor size, and competitor distance. Competitive strength was allowed to vary by species. The best ranked models (using Akaike's information criterion) explained between 18% and 40% of the variance in growth rate, with each species showing a strong response to competition. Models indicated that relationships between competition and growth varied substantially among species. The results also suggested that the relationship between growth rate and tree size can be complex and that how we model it can affect not only our ability to detect that complexity but also whether we obtain misleading results. In this case, for three of four species, the best model captured an apparent and unexpected decline in potential growth rate for the smallest trees in the data set.","author":[{"dropping-particle":"","family":"Das","given":"Adrian","non-dropping-particle":"","parse-names":false,"suffix":""}],"container-title":"Canadian Journal of Forest Research","id":"ITEM-1","issue":"11","issued":{"date-parts":[["2012"]]},"page":"1983-1995","title":"The effect of size and competition on tree growth rate in old-growth coniferous forests","type":"article-journal","volume":"42"},"uris":["http://www.mendeley.com/documents/?uuid=7e8e9215-396a-48aa-84a2-aa6d28e0d176"]},{"id":"ITEM-2","itemData":{"DOI":"10.1890/12-0504.1","ISSN":"10510761","PMID":"24147402","abstract":"Understanding tree growth as a function of tree size is important for a multitude of ecological and management applications. Determining what limits growth is of central interest, and forest inventory permanent plots are an abundant source of long-term information but are highly complex. Observation error and multiple sources of shared variation (spatial plot effects, temporal repeated measures, and a mosaic of sampling intervals) make these data challenging to use for growth estimation. We account for these complexities and incorporate potential limiting factors (tree size, competition, and resource supply) into a hierarchical state-space model. We estimate the diameter growth of white fir (Abies concolor) in the Sierra Nevada of California from forest inventory data, showing that estimating such a model is feasible in a Bayesian framework using readily available modeling tools. In this forest, white fir growth depends strongly on tree size, total plot basal area, and unexplained variation between individual trees. Plot-level resource supply variables (representing light, water, and nutrient availability) do not have a strong impact on inventory-size trees. This approach can be applied to other networks of permanent forest plots, leading to greater ecological insights on tree growth. © 2013 by the Ecological Society of America.","author":[{"dropping-particle":"","family":"Eitzel","given":"Melissa","non-dropping-particle":"","parse-names":false,"suffix":""},{"dropping-particle":"","family":"Battles","given":"John","non-dropping-particle":"","parse-names":false,"suffix":""},{"dropping-particle":"","family":"York","given":"Robert","non-dropping-particle":"","parse-names":false,"suffix":""},{"dropping-particle":"","family":"Knape","given":"Jonas","non-dropping-particle":"","parse-names":false,"suffix":""},{"dropping-particle":"","family":"Valpine","given":"Perry","non-dropping-particle":"De","parse-names":false,"suffix":""}],"container-title":"Ecological Applications","id":"ITEM-2","issue":"6","issued":{"date-parts":[["2013"]]},"page":"1288-1296","title":"Estimating tree growth from complex forest monitoring data","type":"article-journal","volume":"23"},"uris":["http://www.mendeley.com/documents/?uuid=58bd7dbf-601b-40cd-934b-4222b6088af9"]},{"id":"ITEM-3","itemData":{"DOI":"10.1093/treephys/22.2-3.137","ISSN":"0829318X","PMID":"11830410","abstract":"The positive growth response of healthy young trees to density reduction is well known. In contrast, large old trees are usually thought to be intrinsically limited in their ability to respond to increased growing space; therefore, density reduction is seldom used in stands of old-growth trees. We tested the null hypothesis that old-growth trees are incapable of responding with increased growth following density reduction. The diameter growth response of 271 Douglas-fir (Pseudotsuga menziesii (Mirb.) Franco), ponderosa pine (Pinus ponderosa Dougl. ex Laws) and sugar pine (Pinus lambertiana Dougl.) trees ranging in age from 158 to 650 years was examined 20 to 50 years after density reduction. Density reduction involved either light thinning with removal of less vigorous trees, or shelterwood treatments in which overstory trees were not removed. Ratios of basal area growth after treatment to basal area growth before treatment, and several other measures of growth, all indicated that the old trees sometimes benefited and were not harmed by density reduction. Growth increased by 10% or more for 68% of the trees in treated stands, and nearly 30% of trees increased growth by over 50%. This growth response persisted for at least 20 years. During this 20-year period, only three trees in treated stands (1.5%) exhibited a rapid decrease in growth, whereas growth decreased in 64% of trees in untreated stands. The length of time before a growth response to density reduction occurred varied from 5 to 25 years, with the greatest growth response often occurring 20 to 25 years after treatment. These results have important implications both for the basic biology of aging in woody plants as well as for silvicultural practices in forests with old-growth trees.","author":[{"dropping-particle":"","family":"Latham","given":"P.","non-dropping-particle":"","parse-names":false,"suffix":""},{"dropping-particle":"","family":"Tappeiner","given":"J.","non-dropping-particle":"","parse-names":false,"suffix":""}],"container-title":"Tree Physiology","id":"ITEM-3","issue":"2-3","issued":{"date-parts":[["2002"]]},"page":"137-146","title":"Response of old-growth conifers to reduction in stand density in western Oregon forests","type":"article-journal","volume":"22"},"uris":["http://www.mendeley.com/documents/?uuid=2afe436f-2493-4235-bdb9-3c2d9688c1f1"]},{"id":"ITEM-4","itemData":{"DOI":"10.1002/ecs2.3344","author":[{"dropping-particle":"","family":"Steel","given":"Zachary","non-dropping-particle":"","parse-names":false,"suffix":""},{"dropping-particle":"","family":"Goodwin","given":"Marissa","non-dropping-particle":"","parse-names":false,"suffix":""},{"dropping-particle":"","family":"Meyer","given":"Marc","non-dropping-particle":"","parse-names":false,"suffix":""},{"dropping-particle":"","family":"Fricker","given":"G.A.","non-dropping-particle":"","parse-names":false,"suffix":""},{"dropping-particle":"","family":"Zald","given":"Harold","non-dropping-particle":"","parse-names":false,"suffix":""},{"dropping-particle":"","family":"Hurteau","given":"Matthew D.","non-dropping-particle":"","parse-names":false,"suffix":""}],"container-title":"Ecosphere","id":"ITEM-4","issue":"January","issued":{"date-parts":[["2021"]]},"title":"Do Forest Fuel Reduction Treatments Confer Resistance to Beetle Infestation and Drought Mortality?","type":"article-journal","volume":"12"},"uris":["http://www.mendeley.com/documents/?uuid=27f300f3-6aa3-4e67-9ff2-302a5568e9e8"]}],"mendeley":{"formattedCitation":"(Latham and Tappeiner, 2002; Das, 2012; Eitzel &lt;i&gt;et al.&lt;/i&gt;, 2013; Steel &lt;i&gt;et al.&lt;/i&gt;, 2021)","plainTextFormattedCitation":"(Latham and Tappeiner, 2002; Das, 2012; Eitzel et al., 2013; Steel et al., 2021)","previouslyFormattedCitation":"(Latham and Tappeiner, 2002; Das, 2012; Eitzel &lt;i&gt;et al.&lt;/i&gt;, 2013; Steel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(Latham and Tappeiner 2002</w:t>
      </w:r>
      <w:r w:rsidR="00123F5B">
        <w:rPr>
          <w:rFonts w:cstheme="minorHAnsi"/>
          <w:noProof/>
        </w:rPr>
        <w:t>,</w:t>
      </w:r>
      <w:r w:rsidRPr="008E52D3">
        <w:rPr>
          <w:rFonts w:cstheme="minorHAnsi"/>
          <w:noProof/>
        </w:rPr>
        <w:t xml:space="preserve"> Das 2012</w:t>
      </w:r>
      <w:r w:rsidR="00123F5B">
        <w:rPr>
          <w:rFonts w:cstheme="minorHAnsi"/>
          <w:noProof/>
        </w:rPr>
        <w:t>,</w:t>
      </w:r>
      <w:r w:rsidRPr="008E52D3">
        <w:rPr>
          <w:rFonts w:cstheme="minorHAnsi"/>
          <w:noProof/>
        </w:rPr>
        <w:t xml:space="preserve"> Eitzel </w:t>
      </w:r>
      <w:r w:rsidR="005012C4" w:rsidRPr="008E52D3">
        <w:rPr>
          <w:rFonts w:cstheme="minorHAnsi"/>
          <w:noProof/>
        </w:rPr>
        <w:t>et al.</w:t>
      </w:r>
      <w:r w:rsidRPr="008E52D3">
        <w:rPr>
          <w:rFonts w:cstheme="minorHAnsi"/>
          <w:noProof/>
        </w:rPr>
        <w:t xml:space="preserve"> 2013</w:t>
      </w:r>
      <w:r w:rsidR="00123F5B">
        <w:rPr>
          <w:rFonts w:cstheme="minorHAnsi"/>
          <w:noProof/>
        </w:rPr>
        <w:t>,</w:t>
      </w:r>
      <w:r w:rsidRPr="008E52D3">
        <w:rPr>
          <w:rFonts w:cstheme="minorHAnsi"/>
          <w:noProof/>
        </w:rPr>
        <w:t xml:space="preserve"> Steel </w:t>
      </w:r>
      <w:r w:rsidR="005012C4" w:rsidRPr="008E52D3">
        <w:rPr>
          <w:rFonts w:cstheme="minorHAnsi"/>
          <w:noProof/>
        </w:rPr>
        <w:t>et al.</w:t>
      </w:r>
      <w:r w:rsidRPr="008E52D3">
        <w:rPr>
          <w:rFonts w:cstheme="minorHAnsi"/>
          <w:noProof/>
        </w:rPr>
        <w:t xml:space="preserve"> 2021)</w:t>
      </w:r>
      <w:r w:rsidRPr="008E52D3">
        <w:rPr>
          <w:rFonts w:cstheme="minorHAnsi"/>
        </w:rPr>
        <w:fldChar w:fldCharType="end"/>
      </w:r>
      <w:r w:rsidRPr="008E52D3">
        <w:rPr>
          <w:rFonts w:cstheme="minorHAnsi"/>
        </w:rPr>
        <w:t xml:space="preserve">. Though we were unable to estimate how stressors affected fecundity, the literature suggests that competition may result in decreased reproduction due to stress of parent trees or decreased survival and/or growth of new recruits </w:t>
      </w:r>
      <w:r w:rsidRPr="008E52D3">
        <w:rPr>
          <w:rFonts w:cstheme="minorHAnsi"/>
        </w:rPr>
        <w:fldChar w:fldCharType="begin" w:fldLock="1"/>
      </w:r>
      <w:r w:rsidRPr="008E52D3">
        <w:rPr>
          <w:rFonts w:cstheme="minorHAnsi"/>
        </w:rPr>
        <w:instrText>ADDIN CSL_CITATION {"citationItems":[{"id":"ITEM-1","itemData":{"author":[{"dropping-particle":"","family":"Schubert","given":"Gilbert H","non-dropping-particle":"","parse-names":false,"suffix":""}],"id":"ITEM-1","issue":"116","issued":{"date-parts":[["1956"]]},"title":"Effect of fertilizer on cone production of sugar pine","type":"report"},"uris":["http://www.mendeley.com/documents/?uuid=dc286847-3f55-4907-848f-85797a8f5b84"]},{"id":"ITEM-2","itemData":{"DOI":"10.1093/forestry/cpt028","ISSN":"0015752X","abstract":"Concern exists among managers and researchers that sugar pine (Pinus lambertiana), a valuable, moderately shade-tolerant timber species, regeneration appears to be declining. Management and restoration require understanding factors leading to sustained sugar pine regeneration growth and overstorey recruitment. The primary research objective was to identify factors influencing sugar pine regeneration height growth. Data were collected on sugar pine regeneration, including height growth and stand characteristics across six managed and eight unmanaged stands in the Lake Tahoe Basin, CA and NV, USA. Individual tree- and stand-level analyses were conducted using non-parametric statistical comparisons and regression. Results indicated low mean height growth rates and no relationship between canopy closure and either height growth or management history. Individual sugar pine seedlings grew significantly taller under unmanaged stand conditions with higher canopy closures while sapling growth did not differ statistically by management history. Individual tree-level height growth models never explained more than 35 per cent of the variation. Stand-level models explained over 50 per cent of the variation with fewer variables than the individual tree-level models. More research should be conducted to determine whether the regeneration that is persisting in the understorey would respond positively to more aggressive uneven-aged silvicultural treatments designed for enhancing understorey pine growth. © 2013 Institute of Chartered Foresters, All rights reserved.","author":[{"dropping-particle":"","family":"Angell","given":"N.","non-dropping-particle":"","parse-names":false,"suffix":""},{"dropping-particle":"","family":"Waring","given":"K. M.","non-dropping-particle":"","parse-names":false,"suffix":""},{"dropping-particle":"","family":"Graves","given":"T. A.","non-dropping-particle":"","parse-names":false,"suffix":""}],"container-title":"Forestry","id":"ITEM-2","issue":"1","issued":{"date-parts":[["2014"]]},"page":"85-97","title":"Predicting height growth of sugar pine regeneration using stand and individual tree characteristics","type":"article-journal","volume":"87"},"uris":["http://www.mendeley.com/documents/?uuid=538bae05-6bfb-44e5-8085-6e0cd26cbad0"]},{"id":"ITEM-3","itemData":{"DOI":"10.1016/j.foreco.2006.01.015","ISSN":"03781127","abstract":"To elucidate broad-scale environmental controls of coniferous forest reproduction in the Sierra Nevada, California, we monitored reproduction for 5 years in 47 plots arrayed across a steep elevational (climatic) gradient. We found that both absolute seedling densities (stems &lt; 1.37 m) and seedling densities relative to overstory parent tree basal area declined sharply with elevation. Rates of seedling turnover (the average of birth and death rates) also declined with elevation. In contrast, seed production was not predicted by elevation and was highly variable from year to year. During a mast year of seed production, the intensity of masting was uneven among plots. Seedling densities were elevated only during the single year immediately following the mast year, suggesting reproduction in our forests may be primarily limited by abiotic factors such as the availability of suitable sites and weather. Disturbance also clearly affected reproduction; plots that had recently burned had significantly higher seedling to parent tree ratios for Abies species, suggesting that even though established Abies concolor may be relatively susceptible to fire, the species can recover rapidly through prolific reproduction. Since reproductive failures may be our earliest signal of changing forest conditions, seedling dynamics could provide a sensitive, if variable, indicator of environmental changes. © 2006 Elsevier B.V. All rights reserved.","author":[{"dropping-particle":"","family":"Mantgem","given":"Phillip J.","non-dropping-particle":"Van","parse-names":false,"suffix":""},{"dropping-particle":"","family":"Stephenson","given":"Nathan L.","non-dropping-particle":"","parse-names":false,"suffix":""},{"dropping-particle":"","family":"Keeley","given":"Jon E.","non-dropping-particle":"","parse-names":false,"suffix":""}],"container-title":"Forest Ecology and Management","id":"ITEM-3","issue":"1-3","issued":{"date-parts":[["2006"]]},"page":"391-399","title":"Forest reproduction along a climatic gradient in the Sierra Nevada, California","type":"article-journal","volume":"225"},"uris":["http://www.mendeley.com/documents/?uuid=85d94f89-1b3b-4db9-b1cc-2639d2407c1d"]},{"id":"ITEM-4","itemData":{"DOI":"10.1139/cjfr-2015-0406","ISBN":"0045-5067","ISSN":"0045-5067","abstract":"In the western US, forests are experiencing novel environmental conditions related to changing climate and a suppression of the historical fire regime. Mixed-conifer forests, considered resilient to disturbance due to their heterogeneity in structure and composition, appear to be shifting to a more homogeneous state, but the timescale of these shifts is not well understood. Our objective was to assess the effects of climate and fire suppression on stand dynamics and demographic rates of an old-growth mixed-conifer forest in the Sierra Nevada. We used a Bayesian hierarchical analysis to quantify species and community rates of recruitment, growth, and mortality. Despite a warming climate, we found that stand density, basal area, and carbon have increased over 56 years. Fir recruitment and growth significantly exceeded the community-level median rates, while pine recruitment and growth was significantly lower than the community-level median. Shifts in species composition from a well-mixed stand to a more den...","author":[{"dropping-particle":"","family":"Levine","given":"Carrie R.","non-dropping-particle":"","parse-names":false,"suffix":""},{"dropping-particle":"","family":"Krivak-Tetley","given":"Flora","non-dropping-particle":"","parse-names":false,"suffix":""},{"dropping-particle":"","family":"Doorn","given":"Natalie S.","non-dropping-particle":"van","parse-names":false,"suffix":""},{"dropping-particle":"","family":"Ansley","given":"Jolie-Anne S.","non-dropping-particle":"","parse-names":false,"suffix":""},{"dropping-particle":"","family":"Battles","given":"John J.","non-dropping-particle":"","parse-names":false,"suffix":""}],"container-title":"Canadian Journal of Forest Research","id":"ITEM-4","issue":"5","issued":{"date-parts":[["2016"]]},"page":"745-752","title":"Long-term demographic trends in a fire-suppressed mixed-conifer forest","type":"article-journal","volume":"46"},"uris":["http://www.mendeley.com/documents/?uuid=d23a6c87-7bd8-4d6f-9854-d1b054b6fd88"]},{"id":"ITEM-5","itemData":{"DOI":"10.1002/ecs2.2776","ISSN":"21508925","abstract":"Understanding the response of forests to climate change is important for predicting changes in biodiversity and ecosystem services, including carbon storage. Seedlings represent a key demographic stage in these responses, because seedling establishment is necessary for population persistence and spread, and because the conditions allowing seedlings to survive and grow are often more restrictive than those adults can tolerate. However, detailed long-term data on the responses of individual seedlings to climatic variation are rare. Here, we analyze a decade of seedling growth and survival data collected in 25 long-term plots located in Sequoia and Yosemite National Parks. The forest types represented range from lower-elevation mixed conifer, to red fir-dominated, to high-elevation western white pine stands. Twelve species, including two oaks and ten conifers, are found across these plots. Survival and transition to larger size classes are modeled within a Bayesian framework as a function of species, size, fire, and various climate variables. We initially expected that precipitation-related variables would have a strong effect on seedling survival and growth in this Mediterranean-climate region and that some species might respond positively to higher temperatures if they are adapted to warmer low-elevation areas or to higher-than-average temperatures if they are high-elevation species whose growing seasons are limited by cold. However, we found that higher July maximum temperature or temperature anomalies were associated with lower survival and growth for most species, while precipitation and snow effects were weaker and more variable. Higher precipitation had a positive effect on survival of most species, but snow effects and precipitation effects on growth could be negative. Given the estimated climate responses, under potential future scenarios of higher summer temperatures and altered precipitation, most species are predicted to have lower survival and reduced growth. This is likely to favor species that have relatively high survival and growth and less negative responses to climatic shift (such as several of the pines) and perhaps lead to a more open forest structure—or potentially transition to non-forest vegetation types where seedling recruitment does not keep pace with adult mortality.","author":[{"dropping-particle":"V.","family":"Moran","given":"Emily","non-dropping-particle":"","parse-names":false,"suffix":""},{"dropping-particle":"","family":"Das","given":"Adrian J.","non-dropping-particle":"","parse-names":false,"suffix":""},{"dropping-particle":"","family":"Keeley","given":"Jon E.","non-dropping-particle":"","parse-names":false,"suffix":""},{"dropping-particle":"","family":"Stephenson","given":"Nathan L.","non-dropping-particle":"","parse-names":false,"suffix":""}],"container-title":"Ecosphere","id":"ITEM-5","issue":"6","issued":{"date-parts":[["2019"]]},"title":"Negative impacts of summer heat on Sierra Nevada tree seedlings","type":"article-journal","volume":"10"},"uris":["http://www.mendeley.com/documents/?uuid=52ae7f69-ba42-496d-827f-0c3f1dd1fb27"]},{"id":"ITEM-6","itemData":{"DOI":"10.1093/forestry/cpr058","ISBN":"0015-752X","ISSN":"0015752X","abstract":"Multi-aged stands in a mixed conifer forest of California were treated to mitigate harvest-related increases in surface fuels and to prepare sites for natural regeneration of Pinus species. The study was designed to (1) assess effectiveness of small gap fuel treatments (piling and burning in 0.04 ha gaps) on surface fuel and modelled fire behaviour; (2) test the effect of substrate quality on germination of Pinus species; (3) measure the influence of gap creation on light availability and stand-level light heterogeneity. While the fuel treatment only covered 10 per cent of stand area, it was effective in avoiding increases in stand-level surface fuel following harvests. Fire behaviour was predicted to be moderate following the treatments. The harvest coupled with the gap surface fuel treatments did not change predicted fire behaviour compared with the pretreatment stands. There was a significant but variable increase in germination of Pinus ponderosa seed when sowed on ash substrates compared with bare soil. No substrate effect was detected for Pinus lambertiana. The 0.04-ha gaps created distinct pockets of light and greatly increased stand-level light heterogeneity. This gap-based approach to regenerating multi-aged stands coupled with small-scale fuel treatments is promising for reducing fire hazard and regenerating shade-intolerant species.","author":[{"dropping-particle":"","family":"York","given":"Robert A.","non-dropping-particle":"","parse-names":false,"suffix":""},{"dropping-particle":"","family":"Battles","given":"John J.","non-dropping-particle":"","parse-names":false,"suffix":""},{"dropping-particle":"","family":"Wenk","given":"Rebecca C.","non-dropping-particle":"","parse-names":false,"suffix":""},{"dropping-particle":"","family":"Saah","given":"David","non-dropping-particle":"","parse-names":false,"suffix":""}],"container-title":"Forestry","id":"ITEM-6","issue":"2","issued":{"date-parts":[["2012"]]},"page":"203-213","title":"A gap-based approach for regenerating pine species and reducing surface fuels in multi-aged mixed conifer stands in the Sierra Nevada, California","type":"article-journal","volume":"85"},"uris":["http://www.mendeley.com/documents/?uuid=3b6aecd3-0825-4c84-b4ec-d17056626afa"]},{"id":"ITEM-7","itemData":{"DOI":"10.1139/x03-222","ISSN":"00455067","abstract":"Replicated circular openings ranging in size from 0.1 to 1 ha were cleared in 1996 at Blodgett Forest Research Station, California, and planted with seedlings of six native species. After 5 years of postharvest growth, heights were measured and analyzed according to species, opening size, and location within opening. The sequence of mean height from tallest to shortest, according to species, was as follows: giant sequoia (Sequoiadendron giganteum (Lindl.) Buchholz) &gt; incense-cedar (Calocedrus decurrens (Torr.) Florin) &gt; Douglas-fir (Pseudotsuga menziesii (Mirb.) Franco var. menziesii) ≈ ponderosa pine (Pinus ponderosa Dougl. ex Laws.) &gt; sugar pine (Pinus lambertiana Dougl.) ≈ white fir (Abies concolor (Gord. &amp; Glend.) Lindl.). To describe the influence of openings size on seedling height, we use an information-theoretic approach to select from competing models that predicted fifth-year height from group selection opening size. Asymptotic fits (modeled with Michaelis-Menton curves) were selected for giant sequoia, ponderosa pine, sugar pine, and incense-cedar. Quadratic fits were selected for white fir and Douglas-fir. Linear models predicting increasing growth with opening size were consistently ruled out for all species. Although a marked depression in seedling-height growth occurred along the edges within the openings, mean annual radial increment of the 90-year-old border trees surrounding the openings increased by 30%, compared with other canopy trees in the forested matrix between openings.","author":[{"dropping-particle":"","family":"York","given":"Robert A.","non-dropping-particle":"","parse-names":false,"suffix":""},{"dropping-particle":"","family":"Heald","given":"Robert C.","non-dropping-particle":"","parse-names":false,"suffix":""},{"dropping-particle":"","family":"Battles","given":"John J.","non-dropping-particle":"","parse-names":false,"suffix":""},{"dropping-particle":"","family":"York","given":"Jennifer D.","non-dropping-particle":"","parse-names":false,"suffix":""}],"container-title":"Canadian Journal of Forest Research","id":"ITEM-7","issue":"3","issued":{"date-parts":[["2004"]]},"page":"630-641","title":"Group selection management in conifer forests: Relationships between opening size and tree growth","type":"article-journal","volume":"34"},"uris":["http://www.mendeley.com/documents/?uuid=99b0ba98-9512-424f-b8f9-5e4fd59cda36"]}],"mendeley":{"formattedCitation":"(Schubert, 1956; York &lt;i&gt;et al.&lt;/i&gt;, 2004, 2012; Van Mantgem, Stephenson and Keeley, 2006; Angell, Waring and Graves, 2014; Levine &lt;i&gt;et al.&lt;/i&gt;, 2016; Moran &lt;i&gt;et al.&lt;/i&gt;, 2019)","plainTextFormattedCitation":"(Schubert, 1956; York et al., 2004, 2012; Van Mantgem, Stephenson and Keeley, 2006; Angell, Waring and Graves, 2014; Levine et al., 2016; Moran et al., 2019)","previouslyFormattedCitation":"(Schubert, 1956; York &lt;i&gt;et al.&lt;/i&gt;, 2004, 2012; Van Mantgem, Stephenson and Keeley, 2006; Angell, Waring and Graves, 2014; Levine &lt;i&gt;et al.&lt;/i&gt;, 2016; Moran &lt;i&gt;et al.&lt;/i&gt;, 2019)"},"properties":{"noteIndex":0},"schema":"https://github.com/citation-style-language/schema/raw/master/csl-citation.json"}</w:instrText>
      </w:r>
      <w:r w:rsidRPr="008E52D3">
        <w:rPr>
          <w:rFonts w:cstheme="minorHAnsi"/>
        </w:rPr>
        <w:fldChar w:fldCharType="separate"/>
      </w:r>
      <w:r w:rsidRPr="008E52D3">
        <w:rPr>
          <w:rFonts w:cstheme="minorHAnsi"/>
          <w:noProof/>
        </w:rPr>
        <w:t>(Schubert 1956</w:t>
      </w:r>
      <w:r w:rsidR="00123F5B">
        <w:rPr>
          <w:rFonts w:cstheme="minorHAnsi"/>
          <w:noProof/>
        </w:rPr>
        <w:t>,</w:t>
      </w:r>
      <w:r w:rsidRPr="008E52D3">
        <w:rPr>
          <w:rFonts w:cstheme="minorHAnsi"/>
          <w:noProof/>
        </w:rPr>
        <w:t xml:space="preserve"> York </w:t>
      </w:r>
      <w:r w:rsidR="005012C4" w:rsidRPr="008E52D3">
        <w:rPr>
          <w:rFonts w:cstheme="minorHAnsi"/>
          <w:noProof/>
        </w:rPr>
        <w:t>et al.</w:t>
      </w:r>
      <w:r w:rsidRPr="008E52D3">
        <w:rPr>
          <w:rFonts w:cstheme="minorHAnsi"/>
          <w:noProof/>
        </w:rPr>
        <w:t xml:space="preserve"> 2004, </w:t>
      </w:r>
      <w:r w:rsidR="00123F5B">
        <w:rPr>
          <w:rFonts w:cstheme="minorHAnsi"/>
          <w:noProof/>
        </w:rPr>
        <w:t xml:space="preserve"> York et al.</w:t>
      </w:r>
      <w:r w:rsidRPr="008E52D3">
        <w:rPr>
          <w:rFonts w:cstheme="minorHAnsi"/>
          <w:noProof/>
        </w:rPr>
        <w:t>2012</w:t>
      </w:r>
      <w:r w:rsidR="00123F5B">
        <w:rPr>
          <w:rFonts w:cstheme="minorHAnsi"/>
          <w:noProof/>
        </w:rPr>
        <w:t>,</w:t>
      </w:r>
      <w:r w:rsidRPr="008E52D3">
        <w:rPr>
          <w:rFonts w:cstheme="minorHAnsi"/>
          <w:noProof/>
        </w:rPr>
        <w:t xml:space="preserve"> </w:t>
      </w:r>
      <w:r w:rsidR="008E52D3">
        <w:rPr>
          <w:rFonts w:cstheme="minorHAnsi"/>
          <w:noProof/>
        </w:rPr>
        <w:t>v</w:t>
      </w:r>
      <w:r w:rsidRPr="008E52D3">
        <w:rPr>
          <w:rFonts w:cstheme="minorHAnsi"/>
          <w:noProof/>
        </w:rPr>
        <w:t>an Mantgem</w:t>
      </w:r>
      <w:r w:rsidR="00300F5C">
        <w:rPr>
          <w:rFonts w:cstheme="minorHAnsi"/>
          <w:noProof/>
        </w:rPr>
        <w:t xml:space="preserve"> et al. </w:t>
      </w:r>
      <w:r w:rsidRPr="008E52D3">
        <w:rPr>
          <w:rFonts w:cstheme="minorHAnsi"/>
          <w:noProof/>
        </w:rPr>
        <w:t>2006</w:t>
      </w:r>
      <w:r w:rsidR="00123F5B">
        <w:rPr>
          <w:rFonts w:cstheme="minorHAnsi"/>
          <w:noProof/>
        </w:rPr>
        <w:t>,</w:t>
      </w:r>
      <w:r w:rsidRPr="008E52D3">
        <w:rPr>
          <w:rFonts w:cstheme="minorHAnsi"/>
          <w:noProof/>
        </w:rPr>
        <w:t xml:space="preserve"> Angell</w:t>
      </w:r>
      <w:r w:rsidR="00123F5B">
        <w:rPr>
          <w:rFonts w:cstheme="minorHAnsi"/>
          <w:noProof/>
        </w:rPr>
        <w:t xml:space="preserve"> et al.</w:t>
      </w:r>
      <w:r w:rsidRPr="008E52D3">
        <w:rPr>
          <w:rFonts w:cstheme="minorHAnsi"/>
          <w:noProof/>
        </w:rPr>
        <w:t xml:space="preserve"> 2014</w:t>
      </w:r>
      <w:r w:rsidR="00123F5B">
        <w:rPr>
          <w:rFonts w:cstheme="minorHAnsi"/>
          <w:noProof/>
        </w:rPr>
        <w:t>,</w:t>
      </w:r>
      <w:r w:rsidRPr="008E52D3">
        <w:rPr>
          <w:rFonts w:cstheme="minorHAnsi"/>
          <w:noProof/>
        </w:rPr>
        <w:t xml:space="preserve"> Levine </w:t>
      </w:r>
      <w:r w:rsidR="005012C4" w:rsidRPr="008E52D3">
        <w:rPr>
          <w:rFonts w:cstheme="minorHAnsi"/>
          <w:noProof/>
        </w:rPr>
        <w:t>et al.</w:t>
      </w:r>
      <w:r w:rsidRPr="008E52D3">
        <w:rPr>
          <w:rFonts w:cstheme="minorHAnsi"/>
          <w:noProof/>
        </w:rPr>
        <w:t xml:space="preserve"> 2016</w:t>
      </w:r>
      <w:r w:rsidR="00123F5B">
        <w:rPr>
          <w:rFonts w:cstheme="minorHAnsi"/>
          <w:noProof/>
        </w:rPr>
        <w:t>,</w:t>
      </w:r>
      <w:r w:rsidRPr="008E52D3">
        <w:rPr>
          <w:rFonts w:cstheme="minorHAnsi"/>
          <w:noProof/>
        </w:rPr>
        <w:t xml:space="preserve"> Moran </w:t>
      </w:r>
      <w:r w:rsidR="005012C4" w:rsidRPr="008E52D3">
        <w:rPr>
          <w:rFonts w:cstheme="minorHAnsi"/>
          <w:noProof/>
        </w:rPr>
        <w:t>et al.</w:t>
      </w:r>
      <w:r w:rsidRPr="008E52D3">
        <w:rPr>
          <w:rFonts w:cstheme="minorHAnsi"/>
          <w:noProof/>
        </w:rPr>
        <w:t xml:space="preserve"> 2019)</w:t>
      </w:r>
      <w:r w:rsidRPr="008E52D3">
        <w:rPr>
          <w:rFonts w:cstheme="minorHAnsi"/>
        </w:rPr>
        <w:fldChar w:fldCharType="end"/>
      </w:r>
      <w:r w:rsidRPr="008E52D3">
        <w:rPr>
          <w:rFonts w:cstheme="minorHAnsi"/>
        </w:rPr>
        <w:t>. In this study, high neighborhood basal area and presence of WPBR both reduced the expected asymptotic growth rate relative to an unstressed site, though negative impacts were weaker than that of fire (</w:t>
      </w:r>
      <w:r w:rsidRPr="008E52D3">
        <w:rPr>
          <w:rFonts w:cstheme="minorHAnsi"/>
        </w:rPr>
        <w:fldChar w:fldCharType="begin"/>
      </w:r>
      <w:r w:rsidRPr="008E52D3">
        <w:rPr>
          <w:rFonts w:cstheme="minorHAnsi"/>
        </w:rPr>
        <w:instrText xml:space="preserve"> REF _Ref94616225 \h  \* MERGEFORMAT </w:instrText>
      </w:r>
      <w:r w:rsidRPr="008E52D3">
        <w:rPr>
          <w:rFonts w:cstheme="minorHAnsi"/>
        </w:rPr>
      </w:r>
      <w:r w:rsidRPr="008E52D3">
        <w:rPr>
          <w:rFonts w:cstheme="minorHAnsi"/>
        </w:rPr>
        <w:fldChar w:fldCharType="separate"/>
      </w:r>
      <w:r w:rsidRPr="008E52D3">
        <w:t xml:space="preserve">Figure </w:t>
      </w:r>
      <w:r w:rsidR="00C43959" w:rsidRPr="008E52D3">
        <w:t>12</w:t>
      </w:r>
      <w:r w:rsidRPr="008E52D3">
        <w:rPr>
          <w:rFonts w:cstheme="minorHAnsi"/>
        </w:rPr>
        <w:fldChar w:fldCharType="end"/>
      </w:r>
      <w:r w:rsidRPr="008E52D3">
        <w:rPr>
          <w:rFonts w:cstheme="minorHAnsi"/>
        </w:rPr>
        <w:t xml:space="preserve">). However, reducing neighborhood basal area to one standard deviation below the mean had positive effects on </w:t>
      </w:r>
      <m:oMath>
        <m:r>
          <m:rPr>
            <m:sty m:val="p"/>
          </m:rPr>
          <w:rPr>
            <w:rFonts w:ascii="Cambria Math" w:hAnsi="Cambria Math" w:cstheme="minorHAnsi"/>
          </w:rPr>
          <m:t>λ</m:t>
        </m:r>
      </m:oMath>
      <w:r w:rsidRPr="008E52D3">
        <w:rPr>
          <w:rFonts w:cstheme="minorHAnsi"/>
        </w:rPr>
        <w:t xml:space="preserve"> (</w:t>
      </w:r>
      <w:r w:rsidRPr="008E52D3">
        <w:rPr>
          <w:rFonts w:cstheme="minorHAnsi"/>
        </w:rPr>
        <w:fldChar w:fldCharType="begin"/>
      </w:r>
      <w:r w:rsidRPr="008E52D3">
        <w:rPr>
          <w:rFonts w:cstheme="minorHAnsi"/>
        </w:rPr>
        <w:instrText xml:space="preserve"> REF _Ref94616225 \h </w:instrText>
      </w:r>
      <w:r w:rsidR="008E52D3" w:rsidRPr="008E52D3">
        <w:rPr>
          <w:rFonts w:cstheme="minorHAnsi"/>
        </w:rPr>
        <w:instrText xml:space="preserve"> \* MERGEFORMAT </w:instrText>
      </w:r>
      <w:r w:rsidRPr="008E52D3">
        <w:rPr>
          <w:rFonts w:cstheme="minorHAnsi"/>
        </w:rPr>
      </w:r>
      <w:r w:rsidRPr="008E52D3">
        <w:rPr>
          <w:rFonts w:cstheme="minorHAnsi"/>
        </w:rPr>
        <w:fldChar w:fldCharType="separate"/>
      </w:r>
      <w:r w:rsidRPr="008E52D3">
        <w:t xml:space="preserve">Figure </w:t>
      </w:r>
      <w:r w:rsidR="00C43959" w:rsidRPr="008E52D3">
        <w:rPr>
          <w:noProof/>
        </w:rPr>
        <w:t>12</w:t>
      </w:r>
      <w:r w:rsidRPr="008E52D3">
        <w:rPr>
          <w:rFonts w:cstheme="minorHAnsi"/>
        </w:rPr>
        <w:fldChar w:fldCharType="end"/>
      </w:r>
      <w:r w:rsidRPr="008E52D3">
        <w:rPr>
          <w:rFonts w:cstheme="minorHAnsi"/>
        </w:rPr>
        <w:t>).</w:t>
      </w:r>
    </w:p>
    <w:p w14:paraId="6B7BB3BE" w14:textId="751305AD" w:rsidR="0051290D" w:rsidRPr="008E52D3" w:rsidRDefault="0051290D" w:rsidP="0051290D">
      <w:pPr>
        <w:ind w:firstLine="720"/>
        <w:rPr>
          <w:rFonts w:cstheme="minorHAnsi"/>
        </w:rPr>
      </w:pPr>
      <w:r w:rsidRPr="008E52D3">
        <w:rPr>
          <w:rFonts w:cstheme="minorHAnsi"/>
        </w:rPr>
        <w:t>This study found that long-term site dryness had clearer effects on population dynamics than did drought (departure from average climate), with site dryness having a negative impact on the growth of the largest and smallest trees. However, the asymptotic population growth rate was below one for both populations on dry sites and those experiencing drought</w:t>
      </w:r>
      <w:r w:rsidR="00C43959" w:rsidRPr="008E52D3">
        <w:rPr>
          <w:rFonts w:cstheme="minorHAnsi"/>
        </w:rPr>
        <w:t>.</w:t>
      </w:r>
      <w:r w:rsidRPr="008E52D3">
        <w:rPr>
          <w:rFonts w:cstheme="minorHAnsi"/>
        </w:rPr>
        <w:t xml:space="preserve"> Other literature has emphasized the role of moisture stress in increased mortality rates and reduced growth among sugar pine directly and indirectly via decreased ability of trees to resist mountain pine beetle </w:t>
      </w:r>
      <w:r w:rsidRPr="008E52D3">
        <w:rPr>
          <w:rFonts w:cstheme="minorHAnsi"/>
        </w:rPr>
        <w:fldChar w:fldCharType="begin" w:fldLock="1"/>
      </w:r>
      <w:r w:rsidRPr="008E52D3">
        <w:rPr>
          <w:rFonts w:cstheme="minorHAnsi"/>
        </w:rPr>
        <w:instrText>ADDIN CSL_CITATION {"citationItems":[{"id":"ITEM-1","itemData":{"DOI":"10.1002/eap.1902","author":[{"dropping-particle":"","family":"Restaino","given":"Christina","non-dropping-particle":"","parse-names":false,"suffix":""},{"dropping-particle":"","family":"Young","given":"Derek J.N.","non-dropping-particle":"","parse-names":false,"suffix":""},{"dropping-particle":"","family":"Estes","given":"Becky","non-dropping-particle":"","parse-names":false,"suffix":""},{"dropping-particle":"","family":"Gross","given":"Shana","non-dropping-particle":"","parse-names":false,"suffix":""},{"dropping-particle":"","family":"Wuenschel","given":"Amarina","non-dropping-particle":"","parse-names":false,"suffix":""},{"dropping-particle":"","family":"Meyer","given":"Marc","non-dropping-particle":"","parse-names":false,"suffix":""},{"dropping-particle":"","family":"Safford","given":"Hugh","non-dropping-particle":"","parse-names":false,"suffix":""}],"container-title":"Ecological Applications","id":"ITEM-1","issue":"December 2017","issued":{"date-parts":[["2019"]]},"page":"1-14","title":"Forest structure and climate mediate drought-induced tree mortality in forests of the Sierra Nevada , USA","type":"article-journal","volume":"29"},"uris":["http://www.mendeley.com/documents/?uuid=fab20f86-8948-4d2c-85ba-9a0ff200ff1e"]},{"id":"ITEM-2","itemData":{"DOI":"10.1371/journal.pone.0069917","ISSN":"19326203","PMID":"23936118","abstract":"Recent increases in tree mortality rates across the western USA are correlated with increasing temperatures, but mechanisms remain unresolved. Specifically, increasing mortality could predominantly be a consequence of temperature-induced increases in either (1) drought stress, or (2) the effectiveness of tree-killing insects and pathogens. Using long-term data from California's Sierra Nevada mountain range, we found that in water-limited (low-elevation) forests mortality was unambiguously best modeled by climatic water deficit, consistent with the first mechanism. In energy-limited (high-elevation) forests deficit models were only equivocally better than temperature models, suggesting that the second mechanism is increasingly important in these forests. We could not distinguish between models predicting mortality using absolute versus relative changes in water deficit, and these two model types led to different forecasts of mortality vulnerability under future climate scenarios. Our results provide evidence for differing climatic controls of tree mortality in water- and energy-limited forests, while highlighting the need for an improved understanding of tree mortality processes.","author":[{"dropping-particle":"","family":"Das","given":"Adrian J.","non-dropping-particle":"","parse-names":false,"suffix":""},{"dropping-particle":"","family":"Stephenson","given":"Nathan L.","non-dropping-particle":"","parse-names":false,"suffix":""},{"dropping-particle":"","family":"Flint","given":"Alan","non-dropping-particle":"","parse-names":false,"suffix":""},{"dropping-particle":"","family":"Das","given":"Tapash","non-dropping-particle":"","parse-names":false,"suffix":""},{"dropping-particle":"","family":"Mantgem","given":"Phillip J.","non-dropping-particle":"van","parse-names":false,"suffix":""}],"container-title":"PLoS ONE","id":"ITEM-2","issue":"7","issued":{"date-parts":[["2013"]]},"title":"Climatic Correlates of Tree Mortality in Water- and Energy-Limited Forests","type":"article-journal","volume":"8"},"uris":["http://www.mendeley.com/documents/?uuid=ae6df946-dfb3-4ab5-8ba3-0a59be138901"]},{"id":"ITEM-3","itemData":{"DOI":"10.1111/j.1461-0248.2007.01080.x","ISSN":"1461023X","PMID":"17845291","abstract":"We provide a first detailed analysis of long-term, annual-resolution demographic trends in a temperate forest. After tracking the fates of 21 338 trees in a network of old-growth forest plots in the Sierra Nevada of California, we found that mortality rate, but not the recruitment rate, increased significantly over the 22 years of measurement (1983-2004). Mortality rates increased in both of two dominant taxonomic groups (Abies and Pinus) and in different forest types (different elevational zones). The increase in overall mortality rate resulted from an increase in tree deaths attributed to stress and biotic causes, and coincided with a temperature-driven increase in an index of drought. Our findings suggest that these forests (and by implication, other water-limited forests) may be sensitive to temperature-driven drought stress, and may be poised for die-back if future climates continue to feature rising temperatures without compensating increases in precipitation. © 2007 Blackwell Publishing Ltd/CNRS.","author":[{"dropping-particle":"","family":"Mantgem","given":"Phillip J.","non-dropping-particle":"Van","parse-names":false,"suffix":""},{"dropping-particle":"","family":"Stephenson","given":"Nathan L.","non-dropping-particle":"","parse-names":false,"suffix":""}],"container-title":"Ecology Letters","id":"ITEM-3","issue":"10","issued":{"date-parts":[["2007"]]},"page":"909-916","title":"Apparent climatically induced increase of tree mortality rates in a temperate forest","type":"article-journal","volume":"10"},"uris":["http://www.mendeley.com/documents/?uuid=79dcd8ef-4ad9-462a-be9f-5a6460dbdf52"]},{"id":"ITEM-4","itemData":{"DOI":"10.1002/eap.1620","ISSN":"19395582","PMID":"28871610","abstract":"Severe drought has the potential to cause selective mortality within a forest, thereby inducing shifts in forest species composition. The southern Sierra Nevada foothills and mountains of California have experienced extensive forest dieback due to drought stress and insect outbreak. We used high-fidelity imaging spectroscopy (HiFIS) and light detection and ranging (LiDAR) from the Carnegie Airborne Observatory (CAO) to estimate the effect of forest dieback on species composition in response to drought stress in Sequoia National Park. Our aims were (1) to quantify site-specific conditions that mediate tree mortality along an elevation gradient in the southern Sierra Nevada Mountains, (2) to assess where mortality events have a greater probability of occurring, and (3) to estimate which tree species have a greater likelihood of mortality along the elevation gradient. A series of statistical models were generated to classify species composition and identify tree mortality, and the influences of different environmental factors were spatially quantified and analyzed to assess where mortality events have a greater likelihood of occurring. A higher probability of mortality was observed in the lower portion of the elevation gradient, on southwest- and west-facing slopes, in areas with shallow soils, on shallower slopes, and at greater distances from water. All of these factors are related to site water balance throughout the landscape. Our results also suggest that mortality is species-specific along the elevation gradient, mainly affecting Pinus ponderosa and Pinus lambertiana at lower elevations. Selective mortality within the forest may drive long-term shifts in community composition along the elevation gradient.","author":[{"dropping-particle":"","family":"Paz-Kagan","given":"Tarin","non-dropping-particle":"","parse-names":false,"suffix":""},{"dropping-particle":"","family":"Brodrick","given":"Philip G.","non-dropping-particle":"","parse-names":false,"suffix":""},{"dropping-particle":"","family":"Vaughn","given":"Nicholas R.","non-dropping-particle":"","parse-names":false,"suffix":""},{"dropping-particle":"","family":"Das","given":"Adrian J.","non-dropping-particle":"","parse-names":false,"suffix":""},{"dropping-particle":"","family":"Stephenson","given":"Nathan L.","non-dropping-particle":"","parse-names":false,"suffix":""},{"dropping-particle":"","family":"Nydick","given":"Koren R.","non-dropping-particle":"","parse-names":false,"suffix":""},{"dropping-particle":"","family":"Asner","given":"Gregory P.","non-dropping-particle":"","parse-names":false,"suffix":""}],"container-title":"Ecological Applications","id":"ITEM-4","issue":"8","issued":{"date-parts":[["2017"]]},"page":"2443-2457","title":"What mediates tree mortality during drought in the southern Sierra Nevada","type":"article-journal","volume":"27"},"uris":["http://www.mendeley.com/documents/?uuid=dc39be1d-6fbe-470d-bc94-505e92d410bc"]},{"id":"ITEM-5","itemData":{"DOI":"10.1139/X06-262","ISSN":"00455067","abstract":"We examined mortality of Abies concolor (Gord. &amp; Glend.) Lindl. (white fir) and Pinus lambertiana Dougl. (sugar pine) by developing logistic models using three growth indices obtained from tree rings: average growth, growth trend, and count of abrupt growth declines. For P. lambertiana, models with average growth, growth trend, and count of abrupt declines improved overall prediction (78.6% dead trees correctly classified, 83.7% live trees correctly classified) compared with a model with average recent growth alone (69.6% dead trees correctly classified, 67.3% live trees correctly classified). For A. concolor, counts of abrupt declines and longer time intervals improved overall classification (trees with DBH ≥20 cm: 78.9% dead trees correctly classified and 76.7% live trees correctly classified vs. 64.9% dead trees correctly classified and 77.9% live trees correctly classified; trees with DBH &lt;20 cm: 71.6% dead trees correctly classified and 71.0% live trees correctly classified vs. 67.2% dead trees correctly classified and 66.7% live trees correctly classified). In general, count of abrupt declines improved live-tree classification. External validation of A. concolor models showed that they functioned well at stands not used in model development, and the development of size-specific models demonstrated important differences in mortality risk between understory and canopy trees. Population-level mortality-risk models were developed for A. concolor and generated realistic mortality rates at two sites. Our results support the contention that a more comprehensive use of the growth record yields a more robust assessment of mortality risk. © 2007 NRC.","author":[{"dropping-particle":"","family":"Das","given":"Adrian J.","non-dropping-particle":"","parse-names":false,"suffix":""},{"dropping-particle":"","family":"Battles","given":"John J.","non-dropping-particle":"","parse-names":false,"suffix":""},{"dropping-particle":"","family":"Stephenson","given":"Nathan L.","non-dropping-particle":"","parse-names":false,"suffix":""},{"dropping-particle":"","family":"Mantgem","given":"Phillip J.","non-dropping-particle":"Van","parse-names":false,"suffix":""}],"container-title":"Canadian Journal of Forest Research","id":"ITEM-5","issue":"3","issued":{"date-parts":[["2007"]]},"page":"580-597","title":"The relationship between tree growth patterns and likelihood of mortality: A study of two tree species in the Sierra Nevada","type":"article-journal","volume":"37"},"uris":["http://www.mendeley.com/documents/?uuid=cae3d06a-bb2c-4a92-9822-25e3e253038a"]},{"id":"ITEM-6","itemData":{"DOI":"10.1016/j.scitotenv.2021.147744","ISSN":"00489697","abstract":"Worldwide, increasing severity of droughts threatens to change forest ecosystem functioning and community structure. Understanding how forest resilience is determined by its two underlying components, resistance and recovery, will help elucidate the mechanisms of drought responses and help inform management strategies. However, drought responses are shaped by complex processes across different scales, including species-specific drought strategies, tree size, competition, local environmental conditions, and the intensity of the drought event. Here, we quantified the reduction in tree growth during drought (an inverse measure of drought resistance) and post-drought recovery for three montane conifers (Abies concolor, Pinus jeffreyi, and Pinus lambertiana) in California. We used tree ring analysis to quantify responses to drought events of varying intensity between 1895 and 2018 across a geographic climatic gradient, to examine the roles of tree size (DBH) and competition (tree density) in mediating drought responses. We found that years of more intense drought corresponded with larger growth reductions and recovery rates were lower following drought years where trees suffered larger reductions. We found little variation among species in their growth reductions during drought events, but significant differences among species in their recovery post-drought. Across the geographic gradient, trees in the driest locations were susceptible to large growth reductions, signaling either strong sensitivity to drought intensity or exposure to the most extreme drought conditions. These growth reductions were not always compensated for by higher recovery rates. We also found that larger trees were more susceptible to drought due to a steeper negative relationship between recovery rates and the intensity of growth reduction during the drought. Contrary to expectations, recovery rates following the most detrimental drought years were higher in denser forests. Our results demonstrate the importance of considering how factors at various spatial and temporal scales affect the different components of drought responses.","author":[{"dropping-particle":"","family":"Bohner","given":"Teresa","non-dropping-particle":"","parse-names":false,"suffix":""},{"dropping-particle":"","family":"Diez","given":"Jeffrey","non-dropping-particle":"","parse-names":false,"suffix":""}],"container-title":"Science of The Total Environment","id":"ITEM-6","issued":{"date-parts":[["2021"]]},"page":"147744","publisher":"Elsevier B.V.","title":"Tree resistance and recovery from drought mediated by multiple abiotic and biotic processes across a large geographic gradient","type":"article-journal","volume":"789"},"uris":["http://www.mendeley.com/documents/?uuid=3793b222-188a-4ef5-9faa-857daeae6c29"]}],"mendeley":{"formattedCitation":"(Das &lt;i&gt;et al.&lt;/i&gt;, 2007, 2013; Van Mantgem and Stephenson, 2007; Paz-Kagan &lt;i&gt;et al.&lt;/i&gt;, 2017; Restaino &lt;i&gt;et al.&lt;/i&gt;, 2019; Bohner and Diez, 2021)","plainTextFormattedCitation":"(Das et al., 2007, 2013; Van Mantgem and Stephenson, 2007; Paz-Kagan et al., 2017; Restaino et al., 2019; Bohner and Diez, 2021)","previouslyFormattedCitation":"(Das &lt;i&gt;et al.&lt;/i&gt;, 2007, 2013; Van Mantgem and Stephenson, 2007; Paz-Kagan &lt;i&gt;et al.&lt;/i&gt;, 2017; Restaino &lt;i&gt;et al.&lt;/i&gt;, 2019; Bohner and Diez, 2021)"},"properties":{"noteIndex":0},"schema":"https://github.com/citation-style-language/schema/raw/master/csl-citation.json"}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(Das </w:t>
      </w:r>
      <w:r w:rsidR="005012C4" w:rsidRPr="008E52D3">
        <w:rPr>
          <w:rFonts w:cstheme="minorHAnsi"/>
          <w:noProof/>
        </w:rPr>
        <w:t>et al.</w:t>
      </w:r>
      <w:r w:rsidRPr="008E52D3">
        <w:rPr>
          <w:rFonts w:cstheme="minorHAnsi"/>
          <w:noProof/>
        </w:rPr>
        <w:t xml:space="preserve"> 2007, </w:t>
      </w:r>
      <w:r w:rsidR="00123F5B">
        <w:rPr>
          <w:rFonts w:cstheme="minorHAnsi"/>
          <w:noProof/>
        </w:rPr>
        <w:t xml:space="preserve">Das et al. </w:t>
      </w:r>
      <w:r w:rsidRPr="008E52D3">
        <w:rPr>
          <w:rFonts w:cstheme="minorHAnsi"/>
          <w:noProof/>
        </w:rPr>
        <w:t>2013</w:t>
      </w:r>
      <w:r w:rsidR="00123F5B">
        <w:rPr>
          <w:rFonts w:cstheme="minorHAnsi"/>
          <w:noProof/>
        </w:rPr>
        <w:t>,</w:t>
      </w:r>
      <w:r w:rsidRPr="008E52D3">
        <w:rPr>
          <w:rFonts w:cstheme="minorHAnsi"/>
          <w:noProof/>
        </w:rPr>
        <w:t xml:space="preserve"> </w:t>
      </w:r>
      <w:r w:rsidR="008E52D3">
        <w:rPr>
          <w:rFonts w:cstheme="minorHAnsi"/>
          <w:noProof/>
        </w:rPr>
        <w:t>v</w:t>
      </w:r>
      <w:r w:rsidRPr="008E52D3">
        <w:rPr>
          <w:rFonts w:cstheme="minorHAnsi"/>
          <w:noProof/>
        </w:rPr>
        <w:t>an Mantgem and Stephenson 2007</w:t>
      </w:r>
      <w:r w:rsidR="00123F5B">
        <w:rPr>
          <w:rFonts w:cstheme="minorHAnsi"/>
          <w:noProof/>
        </w:rPr>
        <w:t>,</w:t>
      </w:r>
      <w:r w:rsidRPr="008E52D3">
        <w:rPr>
          <w:rFonts w:cstheme="minorHAnsi"/>
          <w:noProof/>
        </w:rPr>
        <w:t xml:space="preserve"> Paz-Kagan </w:t>
      </w:r>
      <w:r w:rsidR="005012C4" w:rsidRPr="008E52D3">
        <w:rPr>
          <w:rFonts w:cstheme="minorHAnsi"/>
          <w:noProof/>
        </w:rPr>
        <w:t>et al.</w:t>
      </w:r>
      <w:r w:rsidRPr="008E52D3">
        <w:rPr>
          <w:rFonts w:cstheme="minorHAnsi"/>
          <w:noProof/>
        </w:rPr>
        <w:t xml:space="preserve"> 2017</w:t>
      </w:r>
      <w:r w:rsidR="00123F5B">
        <w:rPr>
          <w:rFonts w:cstheme="minorHAnsi"/>
          <w:noProof/>
        </w:rPr>
        <w:t>,</w:t>
      </w:r>
      <w:r w:rsidRPr="008E52D3">
        <w:rPr>
          <w:rFonts w:cstheme="minorHAnsi"/>
          <w:noProof/>
        </w:rPr>
        <w:t xml:space="preserve"> Restaino </w:t>
      </w:r>
      <w:r w:rsidR="005012C4" w:rsidRPr="008E52D3">
        <w:rPr>
          <w:rFonts w:cstheme="minorHAnsi"/>
          <w:noProof/>
        </w:rPr>
        <w:t>et al.</w:t>
      </w:r>
      <w:r w:rsidRPr="008E52D3">
        <w:rPr>
          <w:rFonts w:cstheme="minorHAnsi"/>
          <w:noProof/>
        </w:rPr>
        <w:t xml:space="preserve"> 2019</w:t>
      </w:r>
      <w:r w:rsidR="00123F5B">
        <w:rPr>
          <w:rFonts w:cstheme="minorHAnsi"/>
          <w:noProof/>
        </w:rPr>
        <w:t>,</w:t>
      </w:r>
      <w:r w:rsidRPr="008E52D3">
        <w:rPr>
          <w:rFonts w:cstheme="minorHAnsi"/>
          <w:noProof/>
        </w:rPr>
        <w:t xml:space="preserve"> Bohner and Die, 2021)</w:t>
      </w:r>
      <w:r w:rsidRPr="008E52D3">
        <w:rPr>
          <w:rFonts w:cstheme="minorHAnsi"/>
        </w:rPr>
        <w:fldChar w:fldCharType="end"/>
      </w:r>
      <w:r w:rsidRPr="008E52D3">
        <w:rPr>
          <w:rFonts w:cstheme="minorHAnsi"/>
        </w:rPr>
        <w:t xml:space="preserve">, though see Furniss et al. (2021) which found that stand density played a more important role than climate variables in shaping mortality dynamics after fire and/or drought. Stephenson et al. (2019) examined the role of mountain pine beetle as the primary mortality agent taking advantage of widespread stress among sugar pine populations affected by drought, a finding supported by other assessments of the relationship between drought and bark beetles </w:t>
      </w:r>
      <w:r w:rsidRPr="008E52D3">
        <w:rPr>
          <w:rFonts w:cstheme="minorHAnsi"/>
        </w:rPr>
        <w:fldChar w:fldCharType="begin" w:fldLock="1"/>
      </w:r>
      <w:r w:rsidRPr="008E52D3">
        <w:rPr>
          <w:rFonts w:cstheme="minorHAnsi"/>
        </w:rPr>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10.1007/s00468-021-02098-8","ISBN":"0123456789","ISSN":"1432-2285","author":[{"dropping-particle":"","family":"Slack","given":"Andrew W","non-dropping-particle":"","parse-names":false,"suffix":""},{"dropping-particle":"","family":"Kane","given":"Jeffrey M","non-dropping-particle":"","parse-names":false,"suffix":""},{"dropping-particle":"","family":"Knapp","given":"Eric E","non-dropping-particle":"","parse-names":false,"suffix":""}],"container-title":"Trees","id":"ITEM-2","issue":"0123456789","issued":{"date-parts":[["2021"]]},"publisher":"Springer Berlin Heidelberg","title":"Growth and defense inform large sugar pine ( Pinus lambertiana ) mortality in a fire ‐ excluded forest of the central Sierra Nevada","type":"article-journal"},"uris":["http://www.mendeley.com/documents/?uuid=bd0e16be-b004-446b-96c7-c370b5251e9a"]}],"mendeley":{"formattedCitation":"(Fettig &lt;i&gt;et al.&lt;/i&gt;, 2019; Slack, Kane and Knapp, 2021)","plainTextFormattedCitation":"(Fettig et al., 2019; Slack, Kane and Knapp, 2021)","previouslyFormattedCitation":"(Fettig &lt;i&gt;et al.&lt;/i&gt;, 2019; Slack, Kane and Knapp, 2021)"},"properties":{"noteIndex":0},"schema":"https://github.com/citation-style-language/schema/raw/master/csl-citation.json"}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(Fettig </w:t>
      </w:r>
      <w:r w:rsidR="005012C4" w:rsidRPr="008E52D3">
        <w:rPr>
          <w:rFonts w:cstheme="minorHAnsi"/>
          <w:noProof/>
        </w:rPr>
        <w:t>et al.</w:t>
      </w:r>
      <w:r w:rsidRPr="008E52D3">
        <w:rPr>
          <w:rFonts w:cstheme="minorHAnsi"/>
          <w:noProof/>
        </w:rPr>
        <w:t xml:space="preserve"> 2019</w:t>
      </w:r>
      <w:r w:rsidR="00123F5B">
        <w:rPr>
          <w:rFonts w:cstheme="minorHAnsi"/>
          <w:noProof/>
        </w:rPr>
        <w:t>,</w:t>
      </w:r>
      <w:r w:rsidRPr="008E52D3">
        <w:rPr>
          <w:rFonts w:cstheme="minorHAnsi"/>
          <w:noProof/>
        </w:rPr>
        <w:t xml:space="preserve"> Slack</w:t>
      </w:r>
      <w:r w:rsidR="00123F5B">
        <w:rPr>
          <w:rFonts w:cstheme="minorHAnsi"/>
          <w:noProof/>
        </w:rPr>
        <w:t xml:space="preserve"> et al.</w:t>
      </w:r>
      <w:r w:rsidRPr="008E52D3">
        <w:rPr>
          <w:rFonts w:cstheme="minorHAnsi"/>
          <w:noProof/>
        </w:rPr>
        <w:t xml:space="preserve"> 2021)</w:t>
      </w:r>
      <w:r w:rsidRPr="008E52D3">
        <w:rPr>
          <w:rFonts w:cstheme="minorHAnsi"/>
        </w:rPr>
        <w:fldChar w:fldCharType="end"/>
      </w:r>
      <w:r w:rsidRPr="008E52D3">
        <w:rPr>
          <w:rFonts w:cstheme="minorHAnsi"/>
        </w:rPr>
        <w:t xml:space="preserve">. Intermittent droughts and/or long-term mean climatic conditions may particularly challenge small trees, causing recruitment failures even on sites where adult trees are able to persist </w:t>
      </w:r>
      <w:r w:rsidRPr="008E52D3">
        <w:rPr>
          <w:rFonts w:cstheme="minorHAnsi"/>
        </w:rPr>
        <w:fldChar w:fldCharType="begin" w:fldLock="1"/>
      </w:r>
      <w:r w:rsidRPr="008E52D3">
        <w:rPr>
          <w:rFonts w:cstheme="minorHAnsi"/>
        </w:rPr>
        <w:instrText>ADDIN CSL_CITATION {"citationItems":[{"id":"ITEM-1","itemData":{"DOI":"10.1007/s11258-013-0295-6","ISSN":"13850237","abstract":"Recruitment success can have significant consequences on forest community dynamics. Seedlings and saplings were studied for 3 five-needled white pine species: sugar pine (Pinus lambertiana), western white pine (P. monticola), and whitebark pine (P. albicaulis) across an elevational gradient, representing three distinct forest types, in the Sierra Nevada. This study was designed to determine the importance of local environmental and biological conditions versus broad regional climate patterns influencing conifer recruitment. No relationships were found between recruitment and precipitation, but increasing nighttime temperature was positively correlated with sugar pine and western white pine recruitment and negatively correlated with whitebark pine recruitment. Recruitment pulses were found for sugar pine and western white pine from 1995 to 2006. Whitebark pine recruitment is low and relatively steady from 1970 to 2000 with no observed new recruits after 2001. Source strength was the most consistent predictor of white pine recruitment along with soil properties, climate, light, and the presence of non-conspecifics. Source, light, and soil explained 71 % of the variation in sugar pine recruitment. The presence of non-conspecifics, source, and climate explained 71 % of the variation in western white pine recruitment, and the presence of non-conspecifics and source explained 36 % of the variation for whitebark pine. Recruitment present in forest communities of the Sierra Nevada have successfully transitioned through critical stages (i.e., seed and germinant) and appear to be influenced by multiple factors at both local and regional scales. © 2014 Springer Science+Business Media Dordrecht.","author":[{"dropping-particle":"","family":"Maloney","given":"Patricia E.","non-dropping-particle":"","parse-names":false,"suffix":""}],"container-title":"Plant Ecology","id":"ITEM-1","issue":"2","issued":{"date-parts":[["2014"]]},"page":"261-274","title":"The multivariate underpinnings of recruitment for three Pinus species in montane forests of the Sierra Nevada, USA","type":"article-journal","volume":"215"},"uris":["http://www.mendeley.com/documents/?uuid=24bb7379-bab4-43fd-a774-2bb01abe3f3f"]},{"id":"ITEM-2","itemData":{"DOI":"10.1111/geb.12109","ISSN":"1466822X","abstract":"Aim: To determine if differences in climate envelopes for six coniferous tree species and two life stages (trees and seedlings) suggest a potential for species range contractions, expansions or shifts in response to climate change and if these patterns differ between subalpine (i.e. cool-climate) and montane (i.e. warm-climate) species. Location: The dry domain of the western United States. Methods: Using data from the Forest Inventory and Analysis National Program, we quantified the relationship between probability of occurrence and climate for adults and seedlings of each species with a Bayesian logistic regression. Assuming that distributional differences between life stages highlight shifting regeneration patterns relative to adult trees, we assessed differences between seedlings and adult trees based on predicted probabilities of occurrence and climate envelope boundaries. Results: Differences between occurrence probabilities for seedlings and adults were greatest for montane, as opposed to subalpine, species and along range margins, especially in the southern and western portions of the study area. Climate envelope boundaries of seedlings differed from adult trees most frequently in montane species and often suggested range contractions or range shifts, as opposed to range expansion. Main conclusions: Our results indicated that climate-induced contractions and shifts in seedling distribution in response to recent change are already under way and are particularly severe in montane tree species. While adult trees may persist for hundreds of years without significant regeneration, tree species ranges will eventually contract where tree regeneration fails. © 2013 John Wiley &amp; Sons Ltd.","author":[{"dropping-particle":"","family":"Bell","given":"David M.","non-dropping-particle":"","parse-names":false,"suffix":""},{"dropping-particle":"","family":"Bradford","given":"John B.","non-dropping-particle":"","parse-names":false,"suffix":""},{"dropping-particle":"","family":"Lauenroth","given":"William K.","non-dropping-particle":"","parse-names":false,"suffix":""}],"container-title":"Global Ecology and Biogeography","id":"ITEM-2","issue":"2","issued":{"date-parts":[["2014"]]},"page":"168-180","title":"Early indicators of change: Divergent climate envelopes between tree life stages imply range shifts in the western United States","type":"article-journal","volume":"23"},"uris":["http://www.mendeley.com/documents/?uuid=5141f6fa-6947-4346-8469-aaf7bc0f8fc5"]},{"id":"ITEM-3","itemData":{"DOI":"10.1002/ecs2.2776","ISSN":"21508925","abstract":"Understanding the response of forests to climate change is important for predicting changes in biodiversity and ecosystem services, including carbon storage. Seedlings represent a key demographic stage in these responses, because seedling establishment is necessary for population persistence and spread, and because the conditions allowing seedlings to survive and grow are often more restrictive than those adults can tolerate. However, detailed long-term data on the responses of individual seedlings to climatic variation are rare. Here, we analyze a decade of seedling growth and survival data collected in 25 long-term plots located in Sequoia and Yosemite National Parks. The forest types represented range from lower-elevation mixed conifer, to red fir-dominated, to high-elevation western white pine stands. Twelve species, including two oaks and ten conifers, are found across these plots. Survival and transition to larger size classes are modeled within a Bayesian framework as a function of species, size, fire, and various climate variables. We initially expected that precipitation-related variables would have a strong effect on seedling survival and growth in this Mediterranean-climate region and that some species might respond positively to higher temperatures if they are adapted to warmer low-elevation areas or to higher-than-average temperatures if they are high-elevation species whose growing seasons are limited by cold. However, we found that higher July maximum temperature or temperature anomalies were associated with lower survival and growth for most species, while precipitation and snow effects were weaker and more variable. Higher precipitation had a positive effect on survival of most species, but snow effects and precipitation effects on growth could be negative. Given the estimated climate responses, under potential future scenarios of higher summer temperatures and altered precipitation, most species are predicted to have lower survival and reduced growth. This is likely to favor species that have relatively high survival and growth and less negative responses to climatic shift (such as several of the pines) and perhaps lead to a more open forest structure—or potentially transition to non-forest vegetation types where seedling recruitment does not keep pace with adult mortality.","author":[{"dropping-particle":"V.","family":"Moran","given":"Emily","non-dropping-particle":"","parse-names":false,"suffix":""},{"dropping-particle":"","family":"Das","given":"Adrian J.","non-dropping-particle":"","parse-names":false,"suffix":""},{"dropping-particle":"","family":"Keeley","given":"Jon E.","non-dropping-particle":"","parse-names":false,"suffix":""},{"dropping-particle":"","family":"Stephenson","given":"Nathan L.","non-dropping-particle":"","parse-names":false,"suffix":""}],"container-title":"Ecosphere","id":"ITEM-3","issue":"6","issued":{"date-parts":[["2019"]]},"title":"Negative impacts of summer heat on Sierra Nevada tree seedlings","type":"article-journal","volume":"10"},"uris":["http://www.mendeley.com/documents/?uuid=52ae7f69-ba42-496d-827f-0c3f1dd1fb27"]},{"id":"ITEM-4","itemData":{"DOI":"10.1073/pnas.1815107116","ISSN":"10916490","PMID":"30858310","abstract":"Climate change is increasing fire activity in the western United States, which has the potential to accelerate climate-induced shifts in vegetation communities. Wildfire can catalyze vegetation change by killing adult trees that could otherwise persist in climate conditions no longer suitable for seedling establishment and survival. Recently documented declines in postfire conifer recruitment in thewestern United States may be an example of this phenomenon. However, the role of annual climate variation and its interaction with long-term climate trends in driving these changes is poorly resolved. Here we examine the relationship between annual climate and postfire tree regeneration of two dominant, low-elevation conifers (ponderosa pine and Douglas-fir) using annually resolved establishment dates from 2,935 destructively sampled trees from 33 wildfires across four regions in the western United States. We show that regeneration had a nonlinear response to annual climate conditions, with distinct thresholds for recruitment based on vapor pressure deficit, soil moisture, and maximum surface temperature. At dry sites across our study region, seasonal to annual climate conditions over the past 20 years have crossed these thresholds, such that conditions have become increasingly unsuitable for regeneration. High fire severity and low seed availability further reduced the probability of postfire regeneration. Together, our results demonstrate that climate change combined with high severity fire is leading to increasingly fewer opportunities for seedlings to establish after wildfires and may lead to ecosystem transitions in low-elevation ponderosa pine and Douglas-fir forests across the western United States.","author":[{"dropping-particle":"","family":"Davis","given":"Kimberley T.","non-dropping-particle":"","parse-names":false,"suffix":""},{"dropping-particle":"","family":"Dobrowski","given":"Solomon Z.","non-dropping-particle":"","parse-names":false,"suffix":""},{"dropping-particle":"","family":"Higuera","given":"Philip E.","non-dropping-particle":"","parse-names":false,"suffix":""},{"dropping-particle":"","family":"Holden","given":"Zachary A.","non-dropping-particle":"","parse-names":false,"suffix":""},{"dropping-particle":"","family":"Veblen","given":"Thomas T.","non-dropping-particle":"","parse-names":false,"suffix":""},{"dropping-particle":"","family":"Rother","given":"Monica T.","non-dropping-particle":"","parse-names":false,"suffix":""},{"dropping-particle":"","family":"Parks","given":"Sean A.","non-dropping-particle":"","parse-names":false,"suffix":""},{"dropping-particle":"","family":"Sala","given":"Anna","non-dropping-particle":"","parse-names":false,"suffix":""},{"dropping-particle":"","family":"Maneta","given":"Marco P.","non-dropping-particle":"","parse-names":false,"suffix":""}],"container-title":"Proceedings of the National Academy of Sciences of the United States of America","id":"ITEM-4","issue":"13","issued":{"date-parts":[["2019"]]},"page":"6193-6198","title":"Wildfires and climate change push low-elevation forests across a critical climate threshold for tree regeneration","type":"article-journal","volume":"116"},"uris":["http://www.mendeley.com/documents/?uuid=371a7944-1853-43c0-bbe0-6cfe794db39c"]},{"id":"ITEM-5","itemData":{"DOI":"10.1002/eap.2280","ISSN":"19395582","PMID":"33331069","abstract":"Large, severe fires are becoming more frequent in many forest types across the western United States and have resulted in tree mortality across tens of thousands of hectares. Conifer regeneration in these areas is limited because seeds must travel long distances to reach the interior of large burned patches and establishment is jeopardized by increasingly hot and dry conditions. To better inform postfire management in low elevation forests of California, USA, we collected 5-yr postfire recovery data from 1,234 study plots in 19 wildfires that burned from 2004–2012 and 18 yrs of seed production data from 216 seed fall traps (1999–2017). We used these data in conjunction with spatially extensive climate, topography, forest composition, and burn severity surfaces to construct taxon-specific, spatially explicit models of conifer regeneration that incorporate climate conditions and seed availability during postfire recovery windows. We found that after accounting for other predictors both postfire and historical precipitation were strong predictors of regeneration, suggesting that both direct effects of postfire moisture conditions and biological inertia from historical climate may play a role in regeneration. Alternatively, postfire regeneration may simply be driven by postfire climate and apparent relationships with historical climate could be spurious. The estimated sensitivity of regeneration to postfire seed availability was strongest in firs and all conifers combined and weaker in pines. Seed production exhibited high temporal variability with seed production varying by over two orders of magnitude among years. Our models indicate that during droughts postfire conifer regeneration declines most substantially in low-to-moderate elevation forests. These findings enhance our mechanistic understanding of forecasted and historically documented shifts in the distribution of trees.","author":[{"dropping-particle":"","family":"Stewart","given":"Joseph A.E.","non-dropping-particle":"","parse-names":false,"suffix":""},{"dropping-particle":"","family":"Mantgem","given":"Phillip J.","non-dropping-particle":"van","parse-names":false,"suffix":""},{"dropping-particle":"","family":"Young","given":"Derek J.N.","non-dropping-particle":"","parse-names":false,"suffix":""},{"dropping-particle":"","family":"Shive","given":"Kristen L.","non-dropping-particle":"","parse-names":false,"suffix":""},{"dropping-particle":"","family":"Preisler","given":"Haiganoush K.","non-dropping-particle":"","parse-names":false,"suffix":""},{"dropping-particle":"","family":"Das","given":"Adrian J.","non-dropping-particle":"","parse-names":false,"suffix":""},{"dropping-particle":"","family":"Stephenson","given":"Nathan L.","non-dropping-particle":"","parse-names":false,"suffix":""},{"dropping-particle":"","family":"Keeley","given":"Jon E.","non-dropping-particle":"","parse-names":false,"suffix":""},{"dropping-particle":"","family":"Safford","given":"Hugh D.","non-dropping-particle":"","parse-names":false,"suffix":""},{"dropping-particle":"","family":"Wright","given":"Micah C.","non-dropping-particle":"","parse-names":false,"suffix":""},{"dropping-particle":"","family":"Welch","given":"Kevin R.","non-dropping-particle":"","parse-names":false,"suffix":""},{"dropping-particle":"","family":"Thorne","given":"James H.","non-dropping-particle":"","parse-names":false,"suffix":""}],"container-title":"Ecological Applications","id":"ITEM-5","issue":"3","issued":{"date-parts":[["2021"]]},"page":"1-14","title":"Effects of postfire climate and seed availability on postfire conifer regeneration","type":"article-journal","volume":"31"},"uris":["http://www.mendeley.com/documents/?uuid=76e0b1c0-bae5-446e-90ce-1c9503882636"]}],"mendeley":{"formattedCitation":"(Bell, Bradford and Lauenroth, 2014; Maloney, 2014; Davis &lt;i&gt;et al.&lt;/i&gt;, 2019; Moran &lt;i&gt;et al.&lt;/i&gt;, 2019; Stewart &lt;i&gt;et al.&lt;/i&gt;, 2021)","plainTextFormattedCitation":"(Bell, Bradford and Lauenroth, 2014; Maloney, 2014; Davis et al., 2019; Moran et al., 2019; Stewart et al., 2021)","previouslyFormattedCitation":"(Bell, Bradford and Lauenroth, 2014; Maloney, 2014; Davis &lt;i&gt;et al.&lt;/i&gt;, 2019; Moran &lt;i&gt;et al.&lt;/i&gt;, 2019; Stewart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(Bell</w:t>
      </w:r>
      <w:r w:rsidR="00123F5B">
        <w:rPr>
          <w:rFonts w:cstheme="minorHAnsi"/>
          <w:noProof/>
        </w:rPr>
        <w:t xml:space="preserve"> et al.</w:t>
      </w:r>
      <w:r w:rsidRPr="008E52D3">
        <w:rPr>
          <w:rFonts w:cstheme="minorHAnsi"/>
          <w:noProof/>
        </w:rPr>
        <w:t xml:space="preserve"> 2014</w:t>
      </w:r>
      <w:r w:rsidR="00123F5B">
        <w:rPr>
          <w:rFonts w:cstheme="minorHAnsi"/>
          <w:noProof/>
        </w:rPr>
        <w:t>,</w:t>
      </w:r>
      <w:r w:rsidRPr="008E52D3">
        <w:rPr>
          <w:rFonts w:cstheme="minorHAnsi"/>
          <w:noProof/>
        </w:rPr>
        <w:t xml:space="preserve"> Maloney 2014</w:t>
      </w:r>
      <w:r w:rsidR="00123F5B">
        <w:rPr>
          <w:rFonts w:cstheme="minorHAnsi"/>
          <w:noProof/>
        </w:rPr>
        <w:t>,</w:t>
      </w:r>
      <w:r w:rsidRPr="008E52D3">
        <w:rPr>
          <w:rFonts w:cstheme="minorHAnsi"/>
          <w:noProof/>
        </w:rPr>
        <w:t xml:space="preserve"> Davis </w:t>
      </w:r>
      <w:r w:rsidR="005012C4" w:rsidRPr="008E52D3">
        <w:rPr>
          <w:rFonts w:cstheme="minorHAnsi"/>
          <w:noProof/>
        </w:rPr>
        <w:t>et al.</w:t>
      </w:r>
      <w:r w:rsidRPr="008E52D3">
        <w:rPr>
          <w:rFonts w:cstheme="minorHAnsi"/>
          <w:noProof/>
        </w:rPr>
        <w:t xml:space="preserve"> 2019</w:t>
      </w:r>
      <w:r w:rsidR="00123F5B">
        <w:rPr>
          <w:rFonts w:cstheme="minorHAnsi"/>
          <w:noProof/>
        </w:rPr>
        <w:t>,</w:t>
      </w:r>
      <w:r w:rsidRPr="008E52D3">
        <w:rPr>
          <w:rFonts w:cstheme="minorHAnsi"/>
          <w:noProof/>
        </w:rPr>
        <w:t xml:space="preserve"> Moran </w:t>
      </w:r>
      <w:r w:rsidR="005012C4" w:rsidRPr="008E52D3">
        <w:rPr>
          <w:rFonts w:cstheme="minorHAnsi"/>
          <w:noProof/>
        </w:rPr>
        <w:t>et al.</w:t>
      </w:r>
      <w:r w:rsidRPr="008E52D3">
        <w:rPr>
          <w:rFonts w:cstheme="minorHAnsi"/>
          <w:noProof/>
        </w:rPr>
        <w:t xml:space="preserve"> 2019</w:t>
      </w:r>
      <w:r w:rsidR="00123F5B">
        <w:rPr>
          <w:rFonts w:cstheme="minorHAnsi"/>
          <w:noProof/>
        </w:rPr>
        <w:t>,</w:t>
      </w:r>
      <w:r w:rsidRPr="008E52D3">
        <w:rPr>
          <w:rFonts w:cstheme="minorHAnsi"/>
          <w:noProof/>
        </w:rPr>
        <w:t xml:space="preserve"> Stewart </w:t>
      </w:r>
      <w:r w:rsidR="005012C4" w:rsidRPr="008E52D3">
        <w:rPr>
          <w:rFonts w:cstheme="minorHAnsi"/>
          <w:noProof/>
        </w:rPr>
        <w:t>et al.</w:t>
      </w:r>
      <w:r w:rsidRPr="008E52D3">
        <w:rPr>
          <w:rFonts w:cstheme="minorHAnsi"/>
          <w:noProof/>
        </w:rPr>
        <w:t xml:space="preserve"> 2021)</w:t>
      </w:r>
      <w:r w:rsidRPr="008E52D3">
        <w:rPr>
          <w:rFonts w:cstheme="minorHAnsi"/>
        </w:rPr>
        <w:fldChar w:fldCharType="end"/>
      </w:r>
      <w:r w:rsidRPr="008E52D3">
        <w:rPr>
          <w:rFonts w:cstheme="minorHAnsi"/>
        </w:rPr>
        <w:t xml:space="preserve">. However, we did not find strong effects of drought on survival. </w:t>
      </w:r>
      <w:commentRangeStart w:id="182"/>
      <w:r w:rsidRPr="008E52D3">
        <w:rPr>
          <w:rFonts w:cstheme="minorHAnsi"/>
        </w:rPr>
        <w:t xml:space="preserve">Though the extreme drought from 2012-2016 resulted in beetle epidemics that caused massive mortality among sugar pine </w:t>
      </w:r>
      <w:r w:rsidRPr="008E52D3">
        <w:rPr>
          <w:rFonts w:cstheme="minorHAnsi"/>
        </w:rPr>
        <w:fldChar w:fldCharType="begin" w:fldLock="1"/>
      </w:r>
      <w:r w:rsidRPr="008E52D3">
        <w:rPr>
          <w:rFonts w:cstheme="minorHAnsi"/>
        </w:rPr>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(Stephenson </w:t>
      </w:r>
      <w:r w:rsidR="005012C4" w:rsidRPr="008E52D3">
        <w:rPr>
          <w:rFonts w:cstheme="minorHAnsi"/>
          <w:noProof/>
        </w:rPr>
        <w:t>et al.</w:t>
      </w:r>
      <w:r w:rsidRPr="008E52D3">
        <w:rPr>
          <w:rFonts w:cstheme="minorHAnsi"/>
          <w:noProof/>
        </w:rPr>
        <w:t xml:space="preserve"> 2019)</w:t>
      </w:r>
      <w:r w:rsidRPr="008E52D3">
        <w:rPr>
          <w:rFonts w:cstheme="minorHAnsi"/>
        </w:rPr>
        <w:fldChar w:fldCharType="end"/>
      </w:r>
      <w:r w:rsidRPr="008E52D3">
        <w:rPr>
          <w:rFonts w:cstheme="minorHAnsi"/>
        </w:rPr>
        <w:t xml:space="preserve">, drought may be a necessary but not sufficient condition for causing such epidemics, with some droughts not resulting in widespread mortality. </w:t>
      </w:r>
      <w:commentRangeEnd w:id="182"/>
      <w:r w:rsidR="00FD5502">
        <w:rPr>
          <w:rStyle w:val="CommentReference"/>
        </w:rPr>
        <w:commentReference w:id="182"/>
      </w:r>
    </w:p>
    <w:p w14:paraId="03AB6807" w14:textId="71A1C339" w:rsidR="0051290D" w:rsidRPr="008E52D3" w:rsidRDefault="0051290D" w:rsidP="0051290D">
      <w:pPr>
        <w:ind w:firstLine="720"/>
        <w:rPr>
          <w:rFonts w:cstheme="minorHAnsi"/>
        </w:rPr>
      </w:pPr>
      <w:r w:rsidRPr="008E52D3">
        <w:rPr>
          <w:rFonts w:cstheme="minorHAnsi"/>
        </w:rPr>
        <w:t>One unexplained but troubling finding of this study was the declining survival rates observed for the largest sugar pines (</w:t>
      </w:r>
      <w:r w:rsidRPr="008E52D3">
        <w:rPr>
          <w:rFonts w:cstheme="minorHAnsi"/>
        </w:rPr>
        <w:fldChar w:fldCharType="begin"/>
      </w:r>
      <w:r w:rsidRPr="008E52D3">
        <w:rPr>
          <w:rFonts w:cstheme="minorHAnsi"/>
        </w:rPr>
        <w:instrText xml:space="preserve"> REF _Ref93744929 \h </w:instrText>
      </w:r>
      <w:r w:rsidR="008E52D3" w:rsidRPr="008E52D3">
        <w:rPr>
          <w:rFonts w:cstheme="minorHAnsi"/>
        </w:rPr>
        <w:instrText xml:space="preserve"> \* MERGEFORMAT </w:instrText>
      </w:r>
      <w:r w:rsidRPr="008E52D3">
        <w:rPr>
          <w:rFonts w:cstheme="minorHAnsi"/>
        </w:rPr>
      </w:r>
      <w:r w:rsidRPr="008E52D3">
        <w:rPr>
          <w:rFonts w:cstheme="minorHAnsi"/>
        </w:rPr>
        <w:fldChar w:fldCharType="separate"/>
      </w:r>
      <w:r w:rsidRPr="008E52D3">
        <w:t xml:space="preserve">Figure </w:t>
      </w:r>
      <w:r w:rsidR="00C43959" w:rsidRPr="008E52D3">
        <w:t>10</w:t>
      </w:r>
      <w:r w:rsidRPr="008E52D3">
        <w:rPr>
          <w:rFonts w:cstheme="minorHAnsi"/>
        </w:rPr>
        <w:fldChar w:fldCharType="end"/>
      </w:r>
      <w:r w:rsidRPr="008E52D3">
        <w:rPr>
          <w:rFonts w:cstheme="minorHAnsi"/>
        </w:rPr>
        <w:t xml:space="preserve">). One possible explanation is bark beetles, which are a driver of mortality for these trees: Once an outbreak is underway, beetles often preferentially kill large individuals </w:t>
      </w:r>
      <w:r w:rsidRPr="008E52D3">
        <w:rPr>
          <w:rFonts w:cstheme="minorHAnsi"/>
        </w:rPr>
        <w:fldChar w:fldCharType="begin" w:fldLock="1"/>
      </w:r>
      <w:r w:rsidRPr="008E52D3">
        <w:rPr>
          <w:rFonts w:cstheme="minorHAnsi"/>
        </w:rPr>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&lt;i&gt;et al.&lt;/i&gt;, 2019)","plainTextFormattedCitation":"(Stephenson et al., 2019)","previouslyFormattedCitation":"(Stephenson &lt;i&gt;et al.&lt;/i&gt;, 2019)"},"properties":{"noteIndex":0},"schema":"https://github.com/citation-style-language/schema/raw/master/csl-citation.json"}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(Stephenson </w:t>
      </w:r>
      <w:r w:rsidR="005012C4" w:rsidRPr="008E52D3">
        <w:rPr>
          <w:rFonts w:cstheme="minorHAnsi"/>
          <w:noProof/>
        </w:rPr>
        <w:t>et al.</w:t>
      </w:r>
      <w:r w:rsidRPr="008E52D3">
        <w:rPr>
          <w:rFonts w:cstheme="minorHAnsi"/>
          <w:noProof/>
        </w:rPr>
        <w:t xml:space="preserve"> 2019)</w:t>
      </w:r>
      <w:r w:rsidRPr="008E52D3">
        <w:rPr>
          <w:rFonts w:cstheme="minorHAnsi"/>
        </w:rPr>
        <w:fldChar w:fldCharType="end"/>
      </w:r>
      <w:r w:rsidRPr="008E52D3">
        <w:rPr>
          <w:rFonts w:cstheme="minorHAnsi"/>
        </w:rPr>
        <w:t xml:space="preserve">, and localized beetle outbreaks could explain the low survival of the largest trees in our data. However, this finding is based on relatively few data points and should be interpreted with caution. This </w:t>
      </w:r>
      <w:r w:rsidRPr="008E52D3">
        <w:rPr>
          <w:rFonts w:cstheme="minorHAnsi"/>
        </w:rPr>
        <w:lastRenderedPageBreak/>
        <w:t xml:space="preserve">uncertainty regarding the outlook for the largest individuals, which are an important ecological resource </w:t>
      </w:r>
      <w:r w:rsidRPr="008E52D3">
        <w:rPr>
          <w:rFonts w:cstheme="minorHAnsi"/>
        </w:rPr>
        <w:fldChar w:fldCharType="begin" w:fldLock="1"/>
      </w:r>
      <w:r w:rsidRPr="008E52D3">
        <w:rPr>
          <w:rFonts w:cstheme="minorHAnsi"/>
        </w:rPr>
        <w:instrText>ADDIN CSL_CITATION {"citationItems":[{"id":"ITEM-1","itemData":{"DOI":"10.1111/geb.12747","ISSN":"14668238","abstract":"Aim: To examine the contribution of large-diameter trees to biomass, stand structure, and species richness across forest biomes. Location: Global. Time period: Early 21st century. Major taxa studied: Woody plants. Methods: We examined the contribution of large trees to forest density, richness and biomass using a global network of 48 large (from 2 to 60 ha) forest plots representing 5,601,473 stems across 9,298 species and 210 plant families. This contribution was assessed using three metrics: the largest 1% of trees ≥ 1 cm diameter at breast height (DBH), all trees ≥ 60 cm DBH, and those rank-ordered largest trees that cumulatively comprise 50% of forest biomass. Results: Averaged across these 48 forest plots, the largest 1% of trees ≥ 1 cm DBH comprised 50% of aboveground live biomass, with hectare-scale standard deviation of 26%. Trees ≥ 60 cm DBH comprised 41% of aboveground live tree biomass. The size of the largest trees correlated with total forest biomass (r2 =.62, p &lt;.001). Large-diameter trees in high biomass forests represented far fewer species relative to overall forest richness (r2 =.45, p &lt;.001). Forests with more diverse large-diameter tree communities were comprised of smaller trees (r2 =.33, p &lt;.001). Lower large-diameter richness was associated with large-diameter trees being individuals of more common species (r2 =.17, p =.002). The concentration of biomass in the largest 1% of trees declined with increasing absolute latitude (r2 =.46, p &lt;.001), as did forest density (r2 =.31, p &lt;.001). Forest structural complexity increased with increasing absolute latitude (r2 =.26, p &lt;.001). Main conclusions: Because large-diameter trees constitute roughly half of the mature forest biomass worldwide, their dynamics and sensitivities to environmental change represent potentially large controls on global forest carbon cycling. We recommend managing forests for conservation of existing large-diameter trees or those that can soon reach large diameters as a simple way to conserve and potentially enhance ecosystem services.","author":[{"dropping-particle":"","family":"Lutz","given":"James A.","non-dropping-particle":"","parse-names":false,"suffix":""},{"dropping-particle":"","family":"Furniss","given":"Tucker J.","non-dropping-particle":"","parse-names":false,"suffix":""},{"dropping-particle":"","family":"Johnson","given":"Daniel J.","non-dropping-particle":"","parse-names":false,"suffix":""},{"dropping-particle":"","family":"Davies","given":"Stuart J.","non-dropping-particle":"","parse-names":false,"suffix":""},{"dropping-particle":"","family":"Allen","given":"David","non-dropping-particle":"","parse-names":false,"suffix":""},{"dropping-particle":"","family":"Alonso","given":"Alfonso","non-dropping-particle":"","parse-names":false,"suffix":""},{"dropping-particle":"","family":"Anderson-Teixeira","given":"Kristina J.","non-dropping-particle":"","parse-names":false,"suffix":""},{"dropping-particle":"","family":"Andrade","given":"Ana","non-dropping-particle":"","parse-names":false,"suffix":""},{"dropping-particle":"","family":"Baltzer","given":"Jennifer","non-dropping-particle":"","parse-names":false,"suffix":""},{"dropping-particle":"","family":"Becker","given":"Kendall M.L.","non-dropping-particle":"","parse-names":false,"suffix":""},{"dropping-particle":"","family":"Blomdahl","given":"Erika M.","non-dropping-particle":"","parse-names":false,"suffix":""},{"dropping-particle":"","family":"Bourg","given":"Norman A.","non-dropping-particle":"","parse-names":false,"suffix":""},{"dropping-particle":"","family":"Bunyavejchewin","given":"Sarayudh","non-dropping-particle":"","parse-names":false,"suffix":""},{"dropping-particle":"","family":"Burslem","given":"David F.R.P.","non-dropping-particle":"","parse-names":false,"suffix":""},{"dropping-particle":"","family":"Cansler","given":"C. Alina","non-dropping-particle":"","parse-names":false,"suffix":""},{"dropping-particle":"","family":"Cao","given":"Ke","non-dropping-particle":"","parse-names":false,"suffix":""},{"dropping-particle":"","family":"Cao","given":"Min","non-dropping-particle":"","parse-names":false,"suffix":""},{"dropping-particle":"","family":"Cárdenas","given":"Dairon","non-dropping-particle":"","parse-names":false,"suffix":""},{"dropping-particle":"","family":"Chang","given":"Li Wan","non-dropping-particle":"","parse-names":false,"suffix":""},{"dropping-particle":"","family":"Chao","given":"Kuo Jung","non-dropping-particle":"","parse-names":false,"suffix":""},{"dropping-particle":"","family":"Chao","given":"Wei Chun","non-dropping-particle":"","parse-names":false,"suffix":""},{"dropping-particle":"","family":"Chiang","given":"Jyh Min","non-dropping-particle":"","parse-names":false,"suffix":""},{"dropping-particle":"","family":"Chu","given":"Chengjin","non-dropping-particle":"","parse-names":false,"suffix":""},{"dropping-particle":"","family":"Chuyong","given":"George B.","non-dropping-particle":"","parse-names":false,"suffix":""},{"dropping-particle":"","family":"Clay","given":"Keith","non-dropping-particle":"","parse-names":false,"suffix":""},{"dropping-particle":"","family":"Condit","given":"Richard","non-dropping-particle":"","parse-names":false,"suffix":""},{"dropping-particle":"","family":"Cordell","given":"Susan","non-dropping-particle":"","parse-names":false,"suffix":""},{"dropping-particle":"","family":"Dattaraja","given":"Handanakere S.","non-dropping-particle":"","parse-names":false,"suffix":""},{"dropping-particle":"","family":"Duque","given":"Alvaro","non-dropping-particle":"","parse-names":false,"suffix":""},{"dropping-particle":"","family":"Ewango","given":"Corneille E.N.","non-dropping-particle":"","parse-names":false,"suffix":""},{"dropping-particle":"","family":"Fischer","given":"Gunter A.","non-dropping-particle":"","parse-names":false,"suffix":""},{"dropping-particle":"","family":"Fletcher","given":"Christine","non-dropping-particle":"","parse-names":false,"suffix":""},{"dropping-particle":"","family":"Freund","given":"James A.","non-dropping-particle":"","parse-names":false,"suffix":""},{"dropping-particle":"","family":"Giardina","given":"Christian","non-dropping-particle":"","parse-names":false,"suffix":""},{"dropping-particle":"","family":"Germain","given":"Sara J.","non-dropping-particle":"","parse-names":false,"suffix":""},{"dropping-particle":"","family":"Gilbert","given":"Gregory S.","non-dropping-particle":"","parse-names":false,"suffix":""},{"dropping-particle":"","family":"Hao","given":"Zhanqing","non-dropping-particle":"","parse-names":false,"suffix":""},{"dropping-particle":"","family":"Hart","given":"Terese","non-dropping-particle":"","parse-names":false,"suffix":""},{"dropping-particle":"","family":"Hau","given":"Billy C.H.","non-dropping-particle":"","parse-names":false,"suffix":""},{"dropping-particle":"","family":"He","given":"Fangliang","non-dropping-particle":"","parse-names":false,"suffix":""},{"dropping-particle":"","family":"Hector","given":"Andrew","non-dropping-particle":"","parse-names":false,"suffix":""},{"dropping-particle":"","family":"Howe","given":"Robert W.","non-dropping-particle":"","parse-names":false,"suffix":""},{"dropping-particle":"","family":"Hsieh","given":"Chang Fu","non-dropping-particle":"","parse-names":false,"suffix":""},{"dropping-particle":"","family":"Hu","given":"Yue Hua","non-dropping-particle":"","parse-names":false,"suffix":""},{"dropping-particle":"","family":"Hubbell","given":"Stephen P.","non-dropping-particle":"","parse-names":false,"suffix":""},{"dropping-particle":"","family":"Inman-Narahari","given":"Faith M.","non-dropping-particle":"","parse-names":false,"suffix":""},{"dropping-particle":"","family":"Itoh","given":"Akira","non-dropping-particle":"","parse-names":false,"suffix":""},{"dropping-particle":"","family":"Janík","given":"David","non-dropping-particle":"","parse-names":false,"suffix":""},{"dropping-particle":"","family":"Kassim","given":"Abdul Rahman","non-dropping-particle":"","parse-names":false,"suffix":""},{"dropping-particle":"","family":"Kenfack","given":"David","non-dropping-particle":"","parse-names":false,"suffix":""},{"dropping-particle":"","family":"Korte","given":"Lisa","non-dropping-particle":"","parse-names":false,"suffix":""},{"dropping-particle":"","family":"Král","given":"Kamil","non-dropping-particle":"","parse-names":false,"suffix":""},{"dropping-particle":"","family":"Larson","given":"Andrew J.","non-dropping-particle":"","parse-names":false,"suffix":""},{"dropping-particle":"De","family":"Li","given":"Yi","non-dropping-particle":"","parse-names":false,"suffix":""},{"dropping-particle":"","family":"Lin","given":"Yiching","non-dropping-particle":"","parse-names":false,"suffix":""},{"dropping-particle":"","family":"Liu","given":"Shirong","non-dropping-particle":"","parse-names":false,"suffix":""},{"dropping-particle":"","family":"Lum","given":"Shawn","non-dropping-particle":"","parse-names":false,"suffix":""},{"dropping-particle":"","family":"Ma","given":"Keping","non-dropping-particle":"","parse-names":false,"suffix":""},{"dropping-particle":"","family":"Makana","given":"Jean Remy","non-dropping-particle":"","parse-names":false,"suffix":""},{"dropping-particle":"","family":"Malhi","given":"Yadvinder","non-dropping-particle":"","parse-names":false,"suffix":""},{"dropping-particle":"","family":"McMahon","given":"Sean M.","non-dropping-particle":"","parse-names":false,"suffix":""},{"dropping-particle":"","family":"McShea","given":"William J.","non-dropping-particle":"","parse-names":false,"suffix":""},{"dropping-particle":"","family":"Memiaghe","given":"Hervé R.","non-dropping-particle":"","parse-names":false,"suffix":""},{"dropping-particle":"","family":"Mi","given":"Xiangcheng","non-dropping-particle":"","parse-names":false,"suffix":""},{"dropping-particle":"","family":"Morecroft","given":"Michael","non-dropping-particle":"","parse-names":false,"suffix":""},{"dropping-particle":"","family":"Musili","given":"Paul M.","non-dropping-particle":"","parse-names":false,"suffix":""},{"dropping-particle":"","family":"Myers","given":"Jonathan A.","non-dropping-particle":"","parse-names":false,"suffix":""},{"dropping-particle":"","family":"Novotny","given":"Vojtech","non-dropping-particle":"","parse-names":false,"suffix":""},{"dropping-particle":"","family":"Oliveira","given":"Alexandre","non-dropping-particle":"de","parse-names":false,"suffix":""},{"dropping-particle":"","family":"Ong","given":"Perry","non-dropping-particle":"","parse-names":false,"suffix":""},{"dropping-particle":"","family":"Orwig","given":"David A.","non-dropping-particle":"","parse-names":false,"suffix":""},{"dropping-particle":"","family":"Ostertag","given":"Rebecca","non-dropping-particle":"","parse-names":false,"suffix":""},{"dropping-particle":"","family":"Parker","given":"Geoffrey G.","non-dropping-particle":"","parse-names":false,"suffix":""},{"dropping-particle":"","family":"Patankar","given":"Rajit","non-dropping-particle":"","parse-names":false,"suffix":""},{"dropping-particle":"","family":"Phillips","given":"Richard P.","non-dropping-particle":"","parse-names":false,"suffix":""},{"dropping-particle":"","family":"Reynolds","given":"Glen","non-dropping-particle":"","parse-names":false,"suffix":""},{"dropping-particle":"","family":"Sack","given":"Lawren","non-dropping-particle":"","parse-names":false,"suffix":""},{"dropping-particle":"","family":"Song","given":"Guo Zhang M.","non-dropping-particle":"","parse-names":false,"suffix":""},{"dropping-particle":"","family":"Su","given":"Sheng Hsin","non-dropping-particle":"","parse-names":false,"suffix":""},{"dropping-particle":"","family":"Sukumar","given":"Raman","non-dropping-particle":"","parse-names":false,"suffix":""},{"dropping-particle":"","family":"Sun","given":"I. Fang","non-dropping-particle":"","parse-names":false,"suffix":""},{"dropping-particle":"","family":"Suresh","given":"Hebbalalu S.","non-dropping-particle":"","parse-names":false,"suffix":""},{"dropping-particle":"","family":"Swanson","given":"Mark E.","non-dropping-particle":"","parse-names":false,"suffix":""},{"dropping-particle":"","family":"Tan","given":"Sylvester","non-dropping-particle":"","parse-names":false,"suffix":""},{"dropping-particle":"","family":"Thomas","given":"Duncan W.","non-dropping-particle":"","parse-names":false,"suffix":""},{"dropping-particle":"","family":"Thompson","given":"Jill","non-dropping-particle":"","parse-names":false,"suffix":""},{"dropping-particle":"","family":"Uriarte","given":"Maria","non-dropping-particle":"","parse-names":false,"suffix":""},{"dropping-particle":"","family":"Valencia","given":"Renato","non-dropping-particle":"","parse-names":false,"suffix":""},{"dropping-particle":"","family":"Vicentini","given":"Alberto","non-dropping-particle":"","parse-names":false,"suffix":""},{"dropping-particle":"","family":"Vrška","given":"Tomáš","non-dropping-particle":"","parse-names":false,"suffix":""},{"dropping-particle":"","family":"Wang","given":"Xugao","non-dropping-particle":"","parse-names":false,"suffix":""},{"dropping-particle":"","family":"Weiblen","given":"George D.","non-dropping-particle":"","parse-names":false,"suffix":""},{"dropping-particle":"","family":"Wolf","given":"Amy","non-dropping-particle":"","parse-names":false,"suffix":""},{"dropping-particle":"","family":"Wu","given":"Shu Hui","non-dropping-particle":"","parse-names":false,"suffix":""},{"dropping-particle":"","family":"Xu","given":"Han","non-dropping-particle":"","parse-names":false,"suffix":""},{"dropping-particle":"","family":"Yamakura","given":"Takuo","non-dropping-particle":"","parse-names":false,"suffix":""},{"dropping-particle":"","family":"Yap","given":"Sandra","non-dropping-particle":"","parse-names":false,"suffix":""},{"dropping-particle":"","family":"Zimmerman","given":"Jess K.","non-dropping-particle":"","parse-names":false,"suffix":""}],"container-title":"Global Ecology and Biogeography","id":"ITEM-1","issue":"7","issued":{"date-parts":[["2018"]]},"page":"849-864","title":"Global importance of large-diameter trees","type":"article-journal","volume":"27"},"uris":["http://www.mendeley.com/documents/?uuid=4cce4722-d96c-497f-987b-7ff4cf9cc13a"]}],"mendeley":{"formattedCitation":"(Lutz &lt;i&gt;et al.&lt;/i&gt;, 2018)","plainTextFormattedCitation":"(Lutz et al., 2018)","previouslyFormattedCitation":"(Lutz &lt;i&gt;et al.&lt;/i&gt;, 2018)"},"properties":{"noteIndex":0},"schema":"https://github.com/citation-style-language/schema/raw/master/csl-citation.json"}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(Lutz </w:t>
      </w:r>
      <w:r w:rsidR="005012C4" w:rsidRPr="008E52D3">
        <w:rPr>
          <w:rFonts w:cstheme="minorHAnsi"/>
          <w:noProof/>
        </w:rPr>
        <w:t>et al.</w:t>
      </w:r>
      <w:r w:rsidRPr="008E52D3">
        <w:rPr>
          <w:rFonts w:cstheme="minorHAnsi"/>
          <w:noProof/>
        </w:rPr>
        <w:t xml:space="preserve"> 201</w:t>
      </w:r>
      <w:r w:rsidR="00123F5B">
        <w:rPr>
          <w:rFonts w:cstheme="minorHAnsi"/>
          <w:noProof/>
        </w:rPr>
        <w:t>3</w:t>
      </w:r>
      <w:r w:rsidRPr="008E52D3">
        <w:rPr>
          <w:rFonts w:cstheme="minorHAnsi"/>
          <w:noProof/>
        </w:rPr>
        <w:t>)</w:t>
      </w:r>
      <w:r w:rsidRPr="008E52D3">
        <w:rPr>
          <w:rFonts w:cstheme="minorHAnsi"/>
        </w:rPr>
        <w:fldChar w:fldCharType="end"/>
      </w:r>
      <w:r w:rsidRPr="008E52D3">
        <w:rPr>
          <w:rFonts w:cstheme="minorHAnsi"/>
        </w:rPr>
        <w:t xml:space="preserve">, highlights a need for further research. </w:t>
      </w:r>
    </w:p>
    <w:p w14:paraId="61C28C83" w14:textId="5995DF63" w:rsidR="0051290D" w:rsidRPr="008E52D3" w:rsidRDefault="0051290D" w:rsidP="0051290D">
      <w:pPr>
        <w:ind w:firstLine="720"/>
        <w:rPr>
          <w:rFonts w:cstheme="minorHAnsi"/>
        </w:rPr>
      </w:pPr>
      <w:r w:rsidRPr="008E52D3">
        <w:rPr>
          <w:rFonts w:cstheme="minorHAnsi"/>
        </w:rPr>
        <w:t xml:space="preserve">An important limitation of this study is that we did not test for interaction between stressors in shaping vital rates of sugar pine. We did not test for interactions because including numerous three-way interactions between size and two stressors would have resulted in difficult-to-interpret vital rate models. The literature suggests that a variety of such interactions may be important. For example, moisture stress increases the likelihood of regeneration failure, which may be a particularly acute problem in postfire landscapes where seed sources and shade trees may be limited </w:t>
      </w:r>
      <w:r w:rsidRPr="008E52D3">
        <w:rPr>
          <w:rFonts w:cstheme="minorHAnsi"/>
        </w:rPr>
        <w:fldChar w:fldCharType="begin" w:fldLock="1"/>
      </w:r>
      <w:r w:rsidRPr="008E52D3">
        <w:rPr>
          <w:rFonts w:cstheme="minorHAnsi"/>
        </w:rPr>
        <w:instrText>ADDIN CSL_CITATION {"citationItems":[{"id":"ITEM-1","itemData":{"DOI":"10.1073/pnas.1815107116","ISSN":"10916490","PMID":"30858310","abstract":"Climate change is increasing fire activity in the western United States, which has the potential to accelerate climate-induced shifts in vegetation communities. Wildfire can catalyze vegetation change by killing adult trees that could otherwise persist in climate conditions no longer suitable for seedling establishment and survival. Recently documented declines in postfire conifer recruitment in thewestern United States may be an example of this phenomenon. However, the role of annual climate variation and its interaction with long-term climate trends in driving these changes is poorly resolved. Here we examine the relationship between annual climate and postfire tree regeneration of two dominant, low-elevation conifers (ponderosa pine and Douglas-fir) using annually resolved establishment dates from 2,935 destructively sampled trees from 33 wildfires across four regions in the western United States. We show that regeneration had a nonlinear response to annual climate conditions, with distinct thresholds for recruitment based on vapor pressure deficit, soil moisture, and maximum surface temperature. At dry sites across our study region, seasonal to annual climate conditions over the past 20 years have crossed these thresholds, such that conditions have become increasingly unsuitable for regeneration. High fire severity and low seed availability further reduced the probability of postfire regeneration. Together, our results demonstrate that climate change combined with high severity fire is leading to increasingly fewer opportunities for seedlings to establish after wildfires and may lead to ecosystem transitions in low-elevation ponderosa pine and Douglas-fir forests across the western United States.","author":[{"dropping-particle":"","family":"Davis","given":"Kimberley T.","non-dropping-particle":"","parse-names":false,"suffix":""},{"dropping-particle":"","family":"Dobrowski","given":"Solomon Z.","non-dropping-particle":"","parse-names":false,"suffix":""},{"dropping-particle":"","family":"Higuera","given":"Philip E.","non-dropping-particle":"","parse-names":false,"suffix":""},{"dropping-particle":"","family":"Holden","given":"Zachary A.","non-dropping-particle":"","parse-names":false,"suffix":""},{"dropping-particle":"","family":"Veblen","given":"Thomas T.","non-dropping-particle":"","parse-names":false,"suffix":""},{"dropping-particle":"","family":"Rother","given":"Monica T.","non-dropping-particle":"","parse-names":false,"suffix":""},{"dropping-particle":"","family":"Parks","given":"Sean A.","non-dropping-particle":"","parse-names":false,"suffix":""},{"dropping-particle":"","family":"Sala","given":"Anna","non-dropping-particle":"","parse-names":false,"suffix":""},{"dropping-particle":"","family":"Maneta","given":"Marco P.","non-dropping-particle":"","parse-names":false,"suffix":""}],"container-title":"Proceedings of the National Academy of Sciences of the United States of America","id":"ITEM-1","issue":"13","issued":{"date-parts":[["2019"]]},"page":"6193-6198","title":"Wildfires and climate change push low-elevation forests across a critical climate threshold for tree regeneration","type":"article-journal","volume":"116"},"uris":["http://www.mendeley.com/documents/?uuid=371a7944-1853-43c0-bbe0-6cfe794db39c"]},{"id":"ITEM-2","itemData":{"DOI":"10.1002/eap.2280","ISSN":"19395582","PMID":"33331069","abstract":"Large, severe fires are becoming more frequent in many forest types across the western United States and have resulted in tree mortality across tens of thousands of hectares. Conifer regeneration in these areas is limited because seeds must travel long distances to reach the interior of large burned patches and establishment is jeopardized by increasingly hot and dry conditions. To better inform postfire management in low elevation forests of California, USA, we collected 5-yr postfire recovery data from 1,234 study plots in 19 wildfires that burned from 2004–2012 and 18 yrs of seed production data from 216 seed fall traps (1999–2017). We used these data in conjunction with spatially extensive climate, topography, forest composition, and burn severity surfaces to construct taxon-specific, spatially explicit models of conifer regeneration that incorporate climate conditions and seed availability during postfire recovery windows. We found that after accounting for other predictors both postfire and historical precipitation were strong predictors of regeneration, suggesting that both direct effects of postfire moisture conditions and biological inertia from historical climate may play a role in regeneration. Alternatively, postfire regeneration may simply be driven by postfire climate and apparent relationships with historical climate could be spurious. The estimated sensitivity of regeneration to postfire seed availability was strongest in firs and all conifers combined and weaker in pines. Seed production exhibited high temporal variability with seed production varying by over two orders of magnitude among years. Our models indicate that during droughts postfire conifer regeneration declines most substantially in low-to-moderate elevation forests. These findings enhance our mechanistic understanding of forecasted and historically documented shifts in the distribution of trees.","author":[{"dropping-particle":"","family":"Stewart","given":"Joseph A.E.","non-dropping-particle":"","parse-names":false,"suffix":""},{"dropping-particle":"","family":"Mantgem","given":"Phillip J.","non-dropping-particle":"van","parse-names":false,"suffix":""},{"dropping-particle":"","family":"Young","given":"Derek J.N.","non-dropping-particle":"","parse-names":false,"suffix":""},{"dropping-particle":"","family":"Shive","given":"Kristen L.","non-dropping-particle":"","parse-names":false,"suffix":""},{"dropping-particle":"","family":"Preisler","given":"Haiganoush K.","non-dropping-particle":"","parse-names":false,"suffix":""},{"dropping-particle":"","family":"Das","given":"Adrian J.","non-dropping-particle":"","parse-names":false,"suffix":""},{"dropping-particle":"","family":"Stephenson","given":"Nathan L.","non-dropping-particle":"","parse-names":false,"suffix":""},{"dropping-particle":"","family":"Keeley","given":"Jon E.","non-dropping-particle":"","parse-names":false,"suffix":""},{"dropping-particle":"","family":"Safford","given":"Hugh D.","non-dropping-particle":"","parse-names":false,"suffix":""},{"dropping-particle":"","family":"Wright","given":"Micah C.","non-dropping-particle":"","parse-names":false,"suffix":""},{"dropping-particle":"","family":"Welch","given":"Kevin R.","non-dropping-particle":"","parse-names":false,"suffix":""},{"dropping-particle":"","family":"Thorne","given":"James H.","non-dropping-particle":"","parse-names":false,"suffix":""}],"container-title":"Ecological Applications","id":"ITEM-2","issue":"3","issued":{"date-parts":[["2021"]]},"page":"1-14","title":"Effects of postfire climate and seed availability on postfire conifer regeneration","type":"article-journal","volume":"31"},"uris":["http://www.mendeley.com/documents/?uuid=76e0b1c0-bae5-446e-90ce-1c9503882636"]}],"mendeley":{"formattedCitation":"(Davis &lt;i&gt;et al.&lt;/i&gt;, 2019; Stewart &lt;i&gt;et al.&lt;/i&gt;, 2021)","plainTextFormattedCitation":"(Davis et al., 2019; Stewart et al., 2021)","previouslyFormattedCitation":"(Davis &lt;i&gt;et al.&lt;/i&gt;, 2019; Stewart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(Davis </w:t>
      </w:r>
      <w:r w:rsidR="005012C4" w:rsidRPr="008E52D3">
        <w:rPr>
          <w:rFonts w:cstheme="minorHAnsi"/>
          <w:noProof/>
        </w:rPr>
        <w:t>et al.</w:t>
      </w:r>
      <w:r w:rsidRPr="008E52D3">
        <w:rPr>
          <w:rFonts w:cstheme="minorHAnsi"/>
          <w:noProof/>
        </w:rPr>
        <w:t xml:space="preserve"> 2019</w:t>
      </w:r>
      <w:r w:rsidR="00123F5B">
        <w:rPr>
          <w:rFonts w:cstheme="minorHAnsi"/>
          <w:noProof/>
        </w:rPr>
        <w:t>,</w:t>
      </w:r>
      <w:r w:rsidRPr="008E52D3">
        <w:rPr>
          <w:rFonts w:cstheme="minorHAnsi"/>
          <w:noProof/>
        </w:rPr>
        <w:t xml:space="preserve"> Stewart </w:t>
      </w:r>
      <w:r w:rsidR="005012C4" w:rsidRPr="008E52D3">
        <w:rPr>
          <w:rFonts w:cstheme="minorHAnsi"/>
          <w:noProof/>
        </w:rPr>
        <w:t>et al.</w:t>
      </w:r>
      <w:r w:rsidRPr="008E52D3">
        <w:rPr>
          <w:rFonts w:cstheme="minorHAnsi"/>
          <w:noProof/>
        </w:rPr>
        <w:t xml:space="preserve"> 2021)</w:t>
      </w:r>
      <w:r w:rsidRPr="008E52D3">
        <w:rPr>
          <w:rFonts w:cstheme="minorHAnsi"/>
        </w:rPr>
        <w:fldChar w:fldCharType="end"/>
      </w:r>
      <w:r w:rsidRPr="008E52D3">
        <w:rPr>
          <w:rFonts w:cstheme="minorHAnsi"/>
        </w:rPr>
        <w:t xml:space="preserve">. A warmer and dryer climate may provide some relief from WPBR for sugar pine, as the disease’s climatic envelope </w:t>
      </w:r>
      <w:ins w:id="183" w:author="Author">
        <w:r w:rsidR="00FD5502">
          <w:rPr>
            <w:rFonts w:cstheme="minorHAnsi"/>
          </w:rPr>
          <w:t xml:space="preserve">potentially </w:t>
        </w:r>
      </w:ins>
      <w:r w:rsidRPr="008E52D3">
        <w:rPr>
          <w:rFonts w:cstheme="minorHAnsi"/>
        </w:rPr>
        <w:t xml:space="preserve">shifts upslope away from existing populations of sugar pine </w:t>
      </w:r>
      <w:r w:rsidRPr="008E52D3">
        <w:rPr>
          <w:rFonts w:cstheme="minorHAnsi"/>
        </w:rPr>
        <w:fldChar w:fldCharType="begin" w:fldLock="1"/>
      </w:r>
      <w:r w:rsidRPr="008E52D3">
        <w:rPr>
          <w:rFonts w:cstheme="minorHAnsi"/>
        </w:rPr>
        <w:instrText>ADDIN CSL_CITATION {"citationItems":[{"id":"ITEM-1","itemData":{"DOI":"10.1111/j.1439-0329.2011.00732.x","ISSN":"14374781","abstract":"In 2004-2006, a California-wide survey was conducted to evaluate the incidence and distribution of Cronartium ribicola, cause of white pine blister rust (WPBR), in the high-elevation white pine forests. WPBR occurrence varied considerably within and between regions, and little to no disease was found in the Basin and Range, eastern Sierra Nevada and Transverse and Peninsular mountain ranges. Field surveys revealed no evidence of rust on Great Basin bristlecone, limber or the southern subspecies of foxtail pine. Rust incidence for western white pine was highest in the North Coast region (42% of trees surveyed), followed by the Klamath (18%) and northern Sierra Nevada (14%). For whitebark pine, WPBR incidence averaged 24% in the northern Sierra Nevada; this was considerably greater than other regions where whitebark pine was found infected. Latitudinal trends in WPBR incidence (i.e. greater in the north) may correspond with earlier introductions of C. ribicola into these regions, reflecting the southward spread of the pathogen since its introduction from the north in the early 1900s and environmental conditions favourable for infection. Distance from inoculum sources and potentially host phenology may also be important factors influencing the distribution of C. ribicola. © 2011 Blackwell Verlag GmbH.","author":[{"dropping-particle":"","family":"Maloney","given":"P. E.","non-dropping-particle":"","parse-names":false,"suffix":""}],"container-title":"Forest Pathology","id":"ITEM-1","issue":"4","issued":{"date-parts":[["2011"]]},"page":"308-316","title":"Incidence and distribution of white pine blister rust in the high-elevation forests of California","type":"article-journal","volume":"41"},"uris":["http://www.mendeley.com/documents/?uuid=4592bd57-75a0-43be-a1f5-6088cf4dc878"]},{"id":"ITEM-2","itemData":{"DOI":"10.1038/s41467-021-25182-6","ISSN":"20411723","abstract":"Range shifts of infectious plant disease are expected under climate change. As plant diseases move, emergent abiotic-biotic interactions are predicted to modify their distributions, leading to unexpected changes in disease risk. Evidence of these complex range shifts due to climate change, however, remains largely speculative. Here, we combine a long-term study of the infectious tree disease, white pine blister rust, with a six-year field assessment of drought-disease interactions in the southern Sierra Nevada. We find that climate change between 1996 and 2016 moved the climate optimum of the disease into higher elevations. The nonlinear climate change-disease relationship contributed to an estimated 5.5 (4.4–6.6) percentage points (p.p.) decline in disease prevalence in arid regions and an estimated 6.8 (5.8–7.9) p.p. increase in colder regions. Though climate change likely expanded the suitable area for blister rust by 777.9 (1.0–1392.9) km2 into previously inhospitable regions, the combination of host-pathogen and drought-disease interactions contributed to a substantial decrease (32.79%) in mean disease prevalence between surveys. Specifically, declining alternate host abundance suppressed infection probabilities at high elevations, even as climatic conditions became more suitable. Further, drought-disease interactions varied in strength and direction across an aridity gradient—likely decreasing infection risk at low elevations while simultaneously increasing infection risk at high elevations. These results highlight the critical role of aridity in modifying host-pathogen-drought interactions. Variation in aridity across topographic gradients can strongly mediate plant disease range shifts in response to climate change.","author":[{"dropping-particle":"","family":"Dudney","given":"Joan","non-dropping-particle":"","parse-names":false,"suffix":""},{"dropping-particle":"","family":"Willing","given":"Claire E.","non-dropping-particle":"","parse-names":false,"suffix":""},{"dropping-particle":"","family":"Das","given":"Adrian J.","non-dropping-particle":"","parse-names":false,"suffix":""},{"dropping-particle":"","family":"Latimer","given":"Andrew M.","non-dropping-particle":"","parse-names":false,"suffix":""},{"dropping-particle":"","family":"Nesmith","given":"Jonathan C. B.","non-dropping-particle":"","parse-names":false,"suffix":""},{"dropping-particle":"","family":"Battles","given":"John J.","non-dropping-particle":"","parse-names":false,"suffix":""}],"container-title":"Nature Communications","id":"ITEM-2","issue":"1","issued":{"date-parts":[["2021"]]},"publisher":"Springer US","title":"Nonlinear shifts in infectious rust disease due to climate change","type":"article-journal","volume":"12"},"uris":["http://www.mendeley.com/documents/?uuid=10496e7a-ba49-4a8b-bdc2-011e99900f4a"]}],"mendeley":{"formattedCitation":"(Maloney, 2011; Dudney &lt;i&gt;et al.&lt;/i&gt;, 2021)","plainTextFormattedCitation":"(Maloney, 2011; Dudney et al., 2021)","previouslyFormattedCitation":"(Maloney, 2011; Dudney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(Maloney 2011</w:t>
      </w:r>
      <w:r w:rsidR="00123F5B">
        <w:rPr>
          <w:rFonts w:cstheme="minorHAnsi"/>
          <w:noProof/>
        </w:rPr>
        <w:t>,</w:t>
      </w:r>
      <w:r w:rsidRPr="008E52D3">
        <w:rPr>
          <w:rFonts w:cstheme="minorHAnsi"/>
          <w:noProof/>
        </w:rPr>
        <w:t xml:space="preserve"> Dudney </w:t>
      </w:r>
      <w:r w:rsidR="005012C4" w:rsidRPr="008E52D3">
        <w:rPr>
          <w:rFonts w:cstheme="minorHAnsi"/>
          <w:noProof/>
        </w:rPr>
        <w:t>et al.</w:t>
      </w:r>
      <w:r w:rsidRPr="008E52D3">
        <w:rPr>
          <w:rFonts w:cstheme="minorHAnsi"/>
          <w:noProof/>
        </w:rPr>
        <w:t xml:space="preserve"> 2021)</w:t>
      </w:r>
      <w:r w:rsidRPr="008E52D3">
        <w:rPr>
          <w:rFonts w:cstheme="minorHAnsi"/>
        </w:rPr>
        <w:fldChar w:fldCharType="end"/>
      </w:r>
      <w:r w:rsidRPr="008E52D3">
        <w:rPr>
          <w:rFonts w:cstheme="minorHAnsi"/>
        </w:rPr>
        <w:t xml:space="preserve">. A relationship between fire exclusion, stand density, and WPBR infection has been suggested </w:t>
      </w:r>
      <w:r w:rsidRPr="008E52D3">
        <w:rPr>
          <w:rFonts w:cstheme="minorHAnsi"/>
        </w:rPr>
        <w:fldChar w:fldCharType="begin" w:fldLock="1"/>
      </w:r>
      <w:r w:rsidRPr="008E52D3">
        <w:rPr>
          <w:rFonts w:cstheme="minorHAnsi"/>
        </w:rPr>
        <w:instrText>ADDIN CSL_CITATION {"citationItems":[{"id":"ITEM-1","itemData":{"DOI":"10.1002/ecs2.3263","author":[{"dropping-particle":"","family":"Dudney","given":"Joan C.","non-dropping-particle":"","parse-names":false,"suffix":""},{"dropping-particle":"","family":"Nesmith","given":"Jonathan C.B.","non-dropping-particle":"","parse-names":false,"suffix":""},{"dropping-particle":"","family":"Cahill","given":"Matthew C.","non-dropping-particle":"","parse-names":false,"suffix":""},{"dropping-particle":"","family":"Cribbs","given":"Jennifer E.","non-dropping-particle":"","parse-names":false,"suffix":""},{"dropping-particle":"","family":"Duriscoe","given":"Dan M.","non-dropping-particle":"","parse-names":false,"suffix":""},{"dropping-particle":"","family":"Das","given":"Adrian J.","non-dropping-particle":"","parse-names":false,"suffix":""},{"dropping-particle":"","family":"Stephenson","given":"Nathan L.","non-dropping-particle":"","parse-names":false,"suffix":""},{"dropping-particle":"","family":"Battles","given":"John J.","non-dropping-particle":"","parse-names":false,"suffix":""}],"container-title":"Ecosphere","id":"ITEM-1","issue":"October","issued":{"date-parts":[["2020"]]},"page":"e03263","title":"Compounding effects of white pine blister rust, mountain pine beetle, and fire threaten four white pine species","type":"article-journal","volume":"11"},"uris":["http://www.mendeley.com/documents/?uuid=54eba3d7-5ed4-4e44-a51e-b1150e7c2215"]}],"mendeley":{"formattedCitation":"(Dudney &lt;i&gt;et al.&lt;/i&gt;, 2020)","plainTextFormattedCitation":"(Dudney et al., 2020)","previouslyFormattedCitation":"(Dudney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(Dudney </w:t>
      </w:r>
      <w:r w:rsidR="005012C4" w:rsidRPr="008E52D3">
        <w:rPr>
          <w:rFonts w:cstheme="minorHAnsi"/>
          <w:noProof/>
        </w:rPr>
        <w:t>et al.</w:t>
      </w:r>
      <w:r w:rsidRPr="008E52D3">
        <w:rPr>
          <w:rFonts w:cstheme="minorHAnsi"/>
          <w:noProof/>
        </w:rPr>
        <w:t xml:space="preserve"> 2020)</w:t>
      </w:r>
      <w:r w:rsidRPr="008E52D3">
        <w:rPr>
          <w:rFonts w:cstheme="minorHAnsi"/>
        </w:rPr>
        <w:fldChar w:fldCharType="end"/>
      </w:r>
      <w:r w:rsidRPr="008E52D3">
        <w:rPr>
          <w:rFonts w:cstheme="minorHAnsi"/>
        </w:rPr>
        <w:t xml:space="preserve">, but evidence is mixed with some studies finding that conspecific basal area was an important driver of sugar pine mortality </w:t>
      </w:r>
      <w:r w:rsidRPr="008E52D3">
        <w:rPr>
          <w:rFonts w:cstheme="minorHAnsi"/>
        </w:rPr>
        <w:fldChar w:fldCharType="begin" w:fldLock="1"/>
      </w:r>
      <w:r w:rsidRPr="008E52D3">
        <w:rPr>
          <w:rFonts w:cstheme="minorHAnsi"/>
        </w:rPr>
        <w:instrText>ADDIN CSL_CITATION {"citationItems":[{"id":"ITEM-1","itemData":{"DOI":"10.1890/07-0524.1","ISSN":"00129658","PMID":"18589538","abstract":"For many species of long-lived organisms, such as trees, survival appears to be the most critical vital rate affecting population persistence. However, methods commonly used to quantify tree death, such as relating tree mortality risk solely to diameter growth, almost certainly do not account for important spatial processes. Our goal in this study was to detect and, if present, to quantify the relevance of such processes. For this purpose, we examined purely spatial aspects of mortality for four species, Abies concolor, Abies magnifica, Calocedrus decurrens, and Pinus lambertiana, in an old-growth conifer forest in the Sierra Nevada of California, USA. The analysis was performed using data from nine fully mapped long-term monitoring plots. In three cases, the results unequivocally supported the inclusion of spatial information in models used to predict mortality. For Abies concolor, our results suggested that growth rate may not always adequately capture increased mortality risk due to competition. We also found evidence of a facilitative effect for this species, with mortality risk decreasing with proximity to conspecific neighbors. For Pinus lambertiana, mortality risk increased with density of conspecific neighbors, in keeping with a mechanism of increased pathogen or insect pressure (i.e., a Janzen-Connell type effect). Finally, we found that models estimating risk of being crushed were strongly improved by the inclusion of a simple index of spatial proximity. Not only did spatial indices improve models, those improvements were relevant for mortality prediction. For P. lambertiana, spatial factors were important for estimation of mortality risk regardless of growth rate. For A. concolor, although most of the population fell within spatial conditions in which mortality risk was well described by growth, trees that died occurred outside those conditions in a disproportionate fashion. Furthermore, as stands of A. concolor become increasingly dense, such spatial factors are likely to become increasingly important. In general, models that fail to account for spatial pattern are at risk of failure as conditions change. © 2008 by the Ecological Society of America.","author":[{"dropping-particle":"","family":"Das","given":"Adrian","non-dropping-particle":"","parse-names":false,"suffix":""},{"dropping-particle":"","family":"Battles","given":"John","non-dropping-particle":"","parse-names":false,"suffix":""},{"dropping-particle":"","family":"Mantgem","given":"Phillip J.","non-dropping-particle":"Van","parse-names":false,"suffix":""},{"dropping-particle":"","family":"Stephenson","given":"Nathan L.","non-dropping-particle":"","parse-names":false,"suffix":""}],"container-title":"Ecology","id":"ITEM-1","issue":"6","issued":{"date-parts":[["2008"]]},"page":"1744-1756","title":"Spatial elements of mortality risk in old-growth forests","type":"article-journal","volume":"89"},"uris":["http://www.mendeley.com/documents/?uuid=883aefb5-9323-4312-8f8f-ea507ebf99cb"]}],"mendeley":{"formattedCitation":"(Das &lt;i&gt;et al.&lt;/i&gt;, 2008)","plainTextFormattedCitation":"(Das et al., 2008)","previouslyFormattedCitation":"(Das &lt;i&gt;et al.&lt;/i&gt;, 2008)"},"properties":{"noteIndex":0},"schema":"https://github.com/citation-style-language/schema/raw/master/csl-citation.json"}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(Das </w:t>
      </w:r>
      <w:r w:rsidR="005012C4" w:rsidRPr="008E52D3">
        <w:rPr>
          <w:rFonts w:cstheme="minorHAnsi"/>
          <w:noProof/>
        </w:rPr>
        <w:t>et al.</w:t>
      </w:r>
      <w:r w:rsidRPr="008E52D3">
        <w:rPr>
          <w:rFonts w:cstheme="minorHAnsi"/>
          <w:noProof/>
        </w:rPr>
        <w:t xml:space="preserve"> 2008)</w:t>
      </w:r>
      <w:r w:rsidRPr="008E52D3">
        <w:rPr>
          <w:rFonts w:cstheme="minorHAnsi"/>
        </w:rPr>
        <w:fldChar w:fldCharType="end"/>
      </w:r>
      <w:r w:rsidRPr="008E52D3">
        <w:rPr>
          <w:rFonts w:cstheme="minorHAnsi"/>
        </w:rPr>
        <w:t xml:space="preserve"> but others failing to find evidence linking fire exclusion to elevated rates of WPBR infection </w:t>
      </w:r>
      <w:r w:rsidRPr="008E52D3">
        <w:rPr>
          <w:rFonts w:cstheme="minorHAnsi"/>
        </w:rPr>
        <w:fldChar w:fldCharType="begin" w:fldLock="1"/>
      </w:r>
      <w:r w:rsidRPr="008E52D3">
        <w:rPr>
          <w:rFonts w:cstheme="minorHAnsi"/>
        </w:rPr>
        <w:instrText>ADDIN CSL_CITATION {"citationItems":[{"id":"ITEM-1","itemData":{"DOI":"10.1890/03-5109","ISSN":"10510761","abstract":"An introduced pathogen, white pine blister rust (Cronartium ribicola), has caused declines in five-needled pines throughout North America. Simultaneously, fire exclusion has resulted in dense stands in many forest types, which may create additional stress for these generally shade-intolerant pines. Fire exclusion also allows fuels to accumulate, and it is unclear how affected populations will respond to the reintroduction of fire. Although white pine blister rust and fire exclusion are widely recognized threats, long-term demographic data that document the effects of these stressors are rare. We present population trends from 2168 individuals over 5-15 years for an affected species, sugar pine (Pinus lambertiana), at several burned and unburned sites in the Sierra Nevada of California. Size-based matrix models indicate that most unburned populations have negative growth rates (λ range: 0.82-1.04). The growth rate of most populations was, however, indistinguishable from replacement levels (λ = 1.0), implying that, if populations are indeed declining, the progression of any such decline is slow, and longer observations are needed to clearly determine population trends. We found significant differences among population growth rates, primarily due to variation in recruitment rates. Deaths associated with blister rust and stress (i.e., resource competition) were common, suggesting significant roles for both blister rust and fire exclusion in determining population trajectories. Data from 15 prescribed fires showed that the immediate effect of burning was the death of many small trees, with the frequency of mortality returning to pre-fire levels within five years. In spite of a poor prognosis for sugar pine, our results suggest that we have time to apply and refine management strategies to protect this species.","author":[{"dropping-particle":"","family":"Mantgem","given":"Phillip J.","non-dropping-particle":"Van","parse-names":false,"suffix":""},{"dropping-particle":"","family":"Stephenson","given":"Nathan L.","non-dropping-particle":"","parse-names":false,"suffix":""},{"dropping-particle":"","family":"Keifer","given":"Mary Beth","non-dropping-particle":"","parse-names":false,"suffix":""},{"dropping-particle":"","family":"Keeley","given":"Jon","non-dropping-particle":"","parse-names":false,"suffix":""}],"container-title":"Ecological Applications","id":"ITEM-1","issue":"5","issued":{"date-parts":[["2004"]]},"page":"1590-1602","title":"Effects of an introduced pathogen and fire exclusion on the demography of sugar pine","type":"article-journal","volume":"14"},"uris":["http://www.mendeley.com/documents/?uuid=4017c084-8b81-48ae-b134-e117d840d93b"]},{"id":"ITEM-2","itemData":{"DOI":"10.1002/ecs2.3263","author":[{"dropping-particle":"","family":"Dudney","given":"Joan C.","non-dropping-particle":"","parse-names":false,"suffix":""},{"dropping-particle":"","family":"Nesmith","given":"Jonathan C.B.","non-dropping-particle":"","parse-names":false,"suffix":""},{"dropping-particle":"","family":"Cahill","given":"Matthew C.","non-dropping-particle":"","parse-names":false,"suffix":""},{"dropping-particle":"","family":"Cribbs","given":"Jennifer E.","non-dropping-particle":"","parse-names":false,"suffix":""},{"dropping-particle":"","family":"Duriscoe","given":"Dan M.","non-dropping-particle":"","parse-names":false,"suffix":""},{"dropping-particle":"","family":"Das","given":"Adrian J.","non-dropping-particle":"","parse-names":false,"suffix":""},{"dropping-particle":"","family":"Stephenson","given":"Nathan L.","non-dropping-particle":"","parse-names":false,"suffix":""},{"dropping-particle":"","family":"Battles","given":"John J.","non-dropping-particle":"","parse-names":false,"suffix":""}],"container-title":"Ecosphere","id":"ITEM-2","issue":"October","issued":{"date-parts":[["2020"]]},"page":"e03263","title":"Compounding effects of white pine blister rust, mountain pine beetle, and fire threaten four white pine species","type":"article-journal","volume":"11"},"uris":["http://www.mendeley.com/documents/?uuid=54eba3d7-5ed4-4e44-a51e-b1150e7c2215"]}],"mendeley":{"formattedCitation":"(Van Mantgem &lt;i&gt;et al.&lt;/i&gt;, 2004; Dudney &lt;i&gt;et al.&lt;/i&gt;, 2020)","plainTextFormattedCitation":"(Van Mantgem et al., 2004; Dudney et al., 2020)","previouslyFormattedCitation":"(Van Mantgem &lt;i&gt;et al.&lt;/i&gt;, 2004; Dudney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w:t>
      </w:r>
      <w:r w:rsidR="008E52D3">
        <w:rPr>
          <w:rFonts w:cstheme="minorHAnsi"/>
          <w:noProof/>
        </w:rPr>
        <w:t>v</w:t>
      </w:r>
      <w:r w:rsidRPr="008E52D3">
        <w:rPr>
          <w:rFonts w:cstheme="minorHAnsi"/>
          <w:noProof/>
        </w:rPr>
        <w:t xml:space="preserve">an Mantgem </w:t>
      </w:r>
      <w:r w:rsidR="005012C4" w:rsidRPr="008E52D3">
        <w:rPr>
          <w:rFonts w:cstheme="minorHAnsi"/>
          <w:noProof/>
        </w:rPr>
        <w:t>et al.</w:t>
      </w:r>
      <w:r w:rsidRPr="008E52D3">
        <w:rPr>
          <w:rFonts w:cstheme="minorHAnsi"/>
          <w:noProof/>
        </w:rPr>
        <w:t xml:space="preserve"> 2004</w:t>
      </w:r>
      <w:r w:rsidR="00123F5B">
        <w:rPr>
          <w:rFonts w:cstheme="minorHAnsi"/>
          <w:noProof/>
        </w:rPr>
        <w:t>,</w:t>
      </w:r>
      <w:r w:rsidRPr="008E52D3">
        <w:rPr>
          <w:rFonts w:cstheme="minorHAnsi"/>
          <w:noProof/>
        </w:rPr>
        <w:t xml:space="preserve"> Dudney </w:t>
      </w:r>
      <w:r w:rsidR="005012C4" w:rsidRPr="008E52D3">
        <w:rPr>
          <w:rFonts w:cstheme="minorHAnsi"/>
          <w:noProof/>
        </w:rPr>
        <w:t>et al.</w:t>
      </w:r>
      <w:r w:rsidRPr="008E52D3">
        <w:rPr>
          <w:rFonts w:cstheme="minorHAnsi"/>
          <w:noProof/>
        </w:rPr>
        <w:t xml:space="preserve"> 2020)</w:t>
      </w:r>
      <w:r w:rsidRPr="008E52D3">
        <w:rPr>
          <w:rFonts w:cstheme="minorHAnsi"/>
        </w:rPr>
        <w:fldChar w:fldCharType="end"/>
      </w:r>
      <w:r w:rsidRPr="008E52D3">
        <w:rPr>
          <w:rFonts w:cstheme="minorHAnsi"/>
        </w:rPr>
        <w:t xml:space="preserve">. Stress caused by drought and/or competition may decrease trees’ ability to resist wildfire </w:t>
      </w:r>
      <w:r w:rsidRPr="008E52D3">
        <w:rPr>
          <w:rFonts w:cstheme="minorHAnsi"/>
        </w:rPr>
        <w:fldChar w:fldCharType="begin" w:fldLock="1"/>
      </w:r>
      <w:r w:rsidRPr="008E52D3">
        <w:rPr>
          <w:rFonts w:cstheme="minorHAnsi"/>
        </w:rPr>
        <w:instrText>ADDIN CSL_CITATION {"citationItems":[{"id":"ITEM-1","itemData":{"DOI":"10.1139/cjfr-2014-0449","ISSN":"12086037","abstract":"Tree mortality is a vital component of forest management in the context of prescribed fires: however, few studies have examined the effect of prefire tree health on postfire mortality. This is especially relevant for sugar pine (Pinus lambertiana Douglas), a species experiencing population declines due to a suite of anthropogenic factors. Using data from an old-growth mixed-conifer forest in Sequoia National Park, we evaluated the effects of fire, tree size, prefire radial growth, and crown condition on postfire mortality. Models based only on tree size and measures of fire damage were compared with models that included tree size, fire damage, and prefire tree health (e.g., measures of prefire tree radial growth or crown condition). Immediately following the fire, the inclusion of different metrics of prefire tree health produced variable improvements over the models that included only tree size and measures of fire damage, as models that included measures of crown condition performed better than fire-only models, but models that included measures of prefire radial growth did not perform better. However, 5 years following the fire, sugar pine mortality was best predicted by models that included measures of both fire damage and prefire tree health, specifically, diameter at breast height (DBH, 1.37 m), crown scorch, 30-year mean growth, and the number of sharp declines in growth over a 30-year period. This suggests that factors that influence prefire tree health (e.g., drought, competition, pathogens, etc.) may partially determine postfire mortality, especially when accounting for delayed mortality following fire.","author":[{"dropping-particle":"","family":"Nesmith","given":"Jonathan C.B.","non-dropping-particle":"","parse-names":false,"suffix":""},{"dropping-particle":"","family":"Das","given":"Adrian J.","non-dropping-particle":"","parse-names":false,"suffix":""},{"dropping-particle":"","family":"O’Hara","given":"Kevin L.","non-dropping-particle":"","parse-names":false,"suffix":""},{"dropping-particle":"","family":"Mantgem","given":"Phillip J.","non-dropping-particle":"van","parse-names":false,"suffix":""}],"container-title":"Canadian Journal of Forest Research","id":"ITEM-1","issue":"7","issued":{"date-parts":[["2015"]]},"page":"910-919","title":"The influence of prefire tree growth and crown condition on postfire mortality of sugar pine following prescribed fire in Sequoia National Park","type":"article-journal","volume":"45"},"uris":["http://www.mendeley.com/documents/?uuid=cd8ba33c-48ac-44de-90c9-962cbecf6d95"]},{"id":"ITEM-2","itemData":{"DOI":"10.1002/eap.1778","ISSN":"19395582","PMID":"30151923","abstract":"Tree mortality is an important outcome of many forest fires. Extensive tree injuries from fire may lead directly to mortality, but environmental and biological stressors may also contribute to tree death. However, there is little evidence showing how the combined effects of two common stressors, drought and competition, influence post-fire mortality. Geographically broad observations of three common western coniferous trees subjected to prescribed fire showed the likelihood of post-fire mortality was related to intermediate-term (10 yr) pre-fire average radial growth, an important component of tree vigor. Path analysis showed that indices of competition and drought stress prior to fire can be described in terms of joint effects on growth, indirectly affecting post-fire mortality. Our results suggest that the conditions that govern the relationship between growth and mortality in unburned stands may also apply to post-fire environments. Thus, biotic and abiotic changes that affect growth negatively (e.g., drought stress) or positively (e.g., growth releases following thinning treatments) prior to fire may influence expressed fire severity, independent of fire intensity (e.g., heat flux, residence time). These relationships suggest that tree mortality may increase under stressful climatic or stand conditions even if fire behavior remains constant.","author":[{"dropping-particle":"","family":"Mantgem","given":"Phillip J.","non-dropping-particle":"van","parse-names":false,"suffix":""},{"dropping-particle":"","family":"Falk","given":"Donald A.","non-dropping-particle":"","parse-names":false,"suffix":""},{"dropping-particle":"","family":"Williams","given":"Emma C.","non-dropping-particle":"","parse-names":false,"suffix":""},{"dropping-particle":"","family":"Das","given":"Adrian J.","non-dropping-particle":"","parse-names":false,"suffix":""},{"dropping-particle":"","family":"Stephenson","given":"Nathan L.","non-dropping-particle":"","parse-names":false,"suffix":""}],"container-title":"Ecological Applications","id":"ITEM-2","issue":"7","issued":{"date-parts":[["2018"]]},"page":"1730-1739","title":"Pre-fire drought and competition mediate post-fire conifer mortality in western U.S. National Parks","type":"article-journal","volume":"28"},"uris":["http://www.mendeley.com/documents/?uuid=58cc14e0-6ea7-4354-b0b5-262696f8bc85"]},{"id":"ITEM-3","itemData":{"DOI":"10.1071/WF19020","ISSN":"10498001","abstract":"Fire severity in forests is often defined in terms of post-fire tree mortality, yet the influences on tree mortality following fire are not fully understood. Pre-fire growth may serve as an index of vigour, indicating resource availability and the capacity to recover from injury and defend against pests. For trees that are not killed immediately by severe fire injury, tree growth patterns could therefore partially predict post-fire mortality probabilities. Here, we consider the influence of multiple growth patterns on post-fire tree mortality for three common conifer species in the western USA. Using observations from 1 to 9 years following prescribed fires in USA national parks across five western states, we show that post-fire conifer mortality was related not only to fire-caused injuries (crown scorch and bole char), but also to average growth rate and long-term (25 years) growth patterns (counts of abrupt growth declines and possibly growth trends). Our results suggest that pre-fire conditions affecting tree vigour may influence post-fire tree mortality probabilities. Environmental conditions (such as rising temperatures and moisture stress), independent of fire intensity, may thus cause expressed fire severity to increase in western forests.","author":[{"dropping-particle":"","family":"Mantgem","given":"Phillip J.","non-dropping-particle":"Van","parse-names":false,"suffix":""},{"dropping-particle":"","family":"Falk","given":"Donald A.","non-dropping-particle":"","parse-names":false,"suffix":""},{"dropping-particle":"","family":"Williams","given":"Emma C.","non-dropping-particle":"","parse-names":false,"suffix":""},{"dropping-particle":"","family":"Das","given":"Adrian J.","non-dropping-particle":"","parse-names":false,"suffix":""},{"dropping-particle":"","family":"Stephenson","given":"Nathan L.","non-dropping-particle":"","parse-names":false,"suffix":""}],"container-title":"International Journal of Wildland Fire","id":"ITEM-3","issue":"6","issued":{"date-parts":[["2020"]]},"page":"513-518","title":"The influence of pre-fire growth patterns on post-fire tree mortality for common conifers in western US parks","type":"article-journal","volume":"29"},"uris":["http://www.mendeley.com/documents/?uuid=b3d0e54b-2bb5-4c84-8aca-648ac7a9fb32"]},{"id":"ITEM-4","itemData":{"DOI":"10.1071/WF18031","ISSN":"1049-8001","author":[{"dropping-particle":"","family":"Furniss","given":"T. J.","non-dropping-particle":"","parse-names":false,"suffix":""},{"dropping-particle":"","family":"Larson","given":"A. J.","non-dropping-particle":"","parse-names":false,"suffix":""},{"dropping-particle":"","family":"Kane","given":"V. R.","non-dropping-particle":"","parse-names":false,"suffix":""},{"dropping-particle":"","family":"Lutz","given":"J. A.","non-dropping-particle":"","parse-names":false,"suffix":""}],"container-title":"International Journal of Wildland Fire","id":"ITEM-4","issued":{"date-parts":[["2018"]]},"page":"in press","title":"Multi-scale assessment of post-fire tree mortality models","type":"article-journal"},"uris":["http://www.mendeley.com/documents/?uuid=5dce8c9b-16a7-4930-9de8-231f1ca41bb7"]},{"id":"ITEM-5","itemData":{"DOI":"10.1002/eap.2507","ISSN":"1051-0761","abstract":"In an emerging era of megadisturbance, bolstering forest resilience to wildfire, insects, and drought has become a central objective in many western forests. Climate has received considerable attention as a driver of these disturbances, but few studies have examined the complexities of climate-vegetation-disturbance interactions. Current strategies for creating resilient forests often rely on retrospective approaches, seeking to impart resilience by restoring historical conditions to contemporary landscapes, but historical conditions are becoming increasingly unattainable amidst modern bioclimatic conditions. What becomes an appropriate benchmark for resilience when we have novel forests, rapidly changing climate, and unprecedented disturbance regimes? We combined two longitudinal datasets-each representing some of the most comprehensive spatially explicit, annual tree mortality data in existence-in a post-hoc factorial design to examine the non-linear relationships between fire, climate, forest spatial structure, and bark beetles. We found that while pre-fire drought elevated mortality risk, advantageous local neighborhoods could offset these effects. Surprisingly, mortality risk (Pm) was higher in crowded local neighborhoods that burned in wet years (Pm = 42%) compared with sparse neighborhoods that burned during drought (Pm = 30%). Risk of beetle attack was also increased by drought, but lower conspecific crowding impeded the otherwise positive interaction between fire and beetle attack. Antecedent fire increased drought-related mortality over short timespans (&lt;7 yrs) but reduced mortality over longer intervals. These results clarify interacting disturbance dynamics and provide a mechanistic underpinning for forest restoration strategies. Importantly, they demonstrate the potential for managed fire and silvicultural strategies to offset climate effects and bolster resilience to fire, beetles, and drought.","author":[{"dropping-particle":"","family":"Furniss","given":"Tucker J.","non-dropping-particle":"","parse-names":false,"suffix":""},{"dropping-particle":"","family":"Das","given":"Adrian J.","non-dropping-particle":"","parse-names":false,"suffix":""},{"dropping-particle":"","family":"Mantgem","given":"Phillip J.","non-dropping-particle":"","parse-names":false,"suffix":""},{"dropping-particle":"","family":"Stephenson","given":"Nathan L.","non-dropping-particle":"","parse-names":false,"suffix":""},{"dropping-particle":"","family":"Lutz","given":"James A.","non-dropping-particle":"","parse-names":false,"suffix":""}],"container-title":"Ecological Applications","id":"ITEM-5","issue":"June 2021","issued":{"date-parts":[["2021"]]},"page":"1-14","title":"Crowding, climate, and the case for social distancing among trees","type":"article-journal"},"uris":["http://www.mendeley.com/documents/?uuid=923f9f80-0634-4566-ac74-bb9eb698fef4"]}],"mendeley":{"formattedCitation":"(Nesmith &lt;i&gt;et al.&lt;/i&gt;, 2015; Furniss &lt;i&gt;et al.&lt;/i&gt;, 2018, 2021; van Mantgem &lt;i&gt;et al.&lt;/i&gt;, 2018; Van Mantgem &lt;i&gt;et al.&lt;/i&gt;, 2020)","plainTextFormattedCitation":"(Nesmith et al., 2015; Furniss et al., 2018, 2021; van Mantgem et al., 2018; Van Mantgem et al., 2020)","previouslyFormattedCitation":"(Nesmith &lt;i&gt;et al.&lt;/i&gt;, 2015; Furniss &lt;i&gt;et al.&lt;/i&gt;, 2018, 2021; van Mantgem &lt;i&gt;et al.&lt;/i&gt;, 2018; Van Mantgem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(Nesmith </w:t>
      </w:r>
      <w:r w:rsidR="005012C4" w:rsidRPr="008E52D3">
        <w:rPr>
          <w:rFonts w:cstheme="minorHAnsi"/>
          <w:noProof/>
        </w:rPr>
        <w:t>et al.</w:t>
      </w:r>
      <w:r w:rsidRPr="008E52D3">
        <w:rPr>
          <w:rFonts w:cstheme="minorHAnsi"/>
          <w:noProof/>
        </w:rPr>
        <w:t xml:space="preserve"> 2015</w:t>
      </w:r>
      <w:r w:rsidR="00123F5B">
        <w:rPr>
          <w:rFonts w:cstheme="minorHAnsi"/>
          <w:noProof/>
        </w:rPr>
        <w:t>,</w:t>
      </w:r>
      <w:r w:rsidRPr="008E52D3">
        <w:rPr>
          <w:rFonts w:cstheme="minorHAnsi"/>
          <w:noProof/>
        </w:rPr>
        <w:t xml:space="preserve"> Furniss </w:t>
      </w:r>
      <w:r w:rsidR="005012C4" w:rsidRPr="008E52D3">
        <w:rPr>
          <w:rFonts w:cstheme="minorHAnsi"/>
          <w:noProof/>
        </w:rPr>
        <w:t>et al.</w:t>
      </w:r>
      <w:r w:rsidRPr="008E52D3">
        <w:rPr>
          <w:rFonts w:cstheme="minorHAnsi"/>
          <w:noProof/>
        </w:rPr>
        <w:t xml:space="preserve"> 2018, </w:t>
      </w:r>
      <w:r w:rsidR="008B147F">
        <w:rPr>
          <w:rFonts w:cstheme="minorHAnsi"/>
          <w:noProof/>
        </w:rPr>
        <w:t xml:space="preserve">Furniss et al. </w:t>
      </w:r>
      <w:r w:rsidRPr="008E52D3">
        <w:rPr>
          <w:rFonts w:cstheme="minorHAnsi"/>
          <w:noProof/>
        </w:rPr>
        <w:t>2021</w:t>
      </w:r>
      <w:r w:rsidR="00123F5B">
        <w:rPr>
          <w:rFonts w:cstheme="minorHAnsi"/>
          <w:noProof/>
        </w:rPr>
        <w:t>,</w:t>
      </w:r>
      <w:r w:rsidRPr="008E52D3">
        <w:rPr>
          <w:rFonts w:cstheme="minorHAnsi"/>
          <w:noProof/>
        </w:rPr>
        <w:t xml:space="preserve"> van Mantgem </w:t>
      </w:r>
      <w:r w:rsidR="005012C4" w:rsidRPr="008E52D3">
        <w:rPr>
          <w:rFonts w:cstheme="minorHAnsi"/>
          <w:noProof/>
        </w:rPr>
        <w:t>et al.</w:t>
      </w:r>
      <w:r w:rsidRPr="008E52D3">
        <w:rPr>
          <w:rFonts w:cstheme="minorHAnsi"/>
          <w:noProof/>
        </w:rPr>
        <w:t xml:space="preserve"> 2018</w:t>
      </w:r>
      <w:r w:rsidR="00123F5B">
        <w:rPr>
          <w:rFonts w:cstheme="minorHAnsi"/>
          <w:noProof/>
        </w:rPr>
        <w:t>,</w:t>
      </w:r>
      <w:r w:rsidRPr="008E52D3">
        <w:rPr>
          <w:rFonts w:cstheme="minorHAnsi"/>
          <w:noProof/>
        </w:rPr>
        <w:t xml:space="preserve"> </w:t>
      </w:r>
      <w:r w:rsidR="008E52D3">
        <w:rPr>
          <w:rFonts w:cstheme="minorHAnsi"/>
          <w:noProof/>
        </w:rPr>
        <w:t>v</w:t>
      </w:r>
      <w:r w:rsidRPr="008E52D3">
        <w:rPr>
          <w:rFonts w:cstheme="minorHAnsi"/>
          <w:noProof/>
        </w:rPr>
        <w:t xml:space="preserve">an Mantgem </w:t>
      </w:r>
      <w:r w:rsidR="005012C4" w:rsidRPr="008E52D3">
        <w:rPr>
          <w:rFonts w:cstheme="minorHAnsi"/>
          <w:noProof/>
        </w:rPr>
        <w:t>et al.</w:t>
      </w:r>
      <w:r w:rsidRPr="008E52D3">
        <w:rPr>
          <w:rFonts w:cstheme="minorHAnsi"/>
          <w:noProof/>
        </w:rPr>
        <w:t xml:space="preserve"> 2020)</w:t>
      </w:r>
      <w:r w:rsidRPr="008E52D3">
        <w:rPr>
          <w:rFonts w:cstheme="minorHAnsi"/>
        </w:rPr>
        <w:fldChar w:fldCharType="end"/>
      </w:r>
      <w:r w:rsidRPr="008E52D3">
        <w:rPr>
          <w:rFonts w:cstheme="minorHAnsi"/>
        </w:rPr>
        <w:t xml:space="preserve">, and beetle epidemics may kill off the largest and most fire-resistant individuals </w:t>
      </w:r>
      <w:r w:rsidRPr="008E52D3">
        <w:rPr>
          <w:rFonts w:cstheme="minorHAnsi"/>
        </w:rPr>
        <w:fldChar w:fldCharType="begin" w:fldLock="1"/>
      </w:r>
      <w:r w:rsidRPr="008E52D3">
        <w:rPr>
          <w:rFonts w:cstheme="minorHAnsi"/>
        </w:rPr>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-2","itemData":{"DOI":"10.1002/ecs2.3344","author":[{"dropping-particle":"","family":"Steel","given":"Zachary","non-dropping-particle":"","parse-names":false,"suffix":""},{"dropping-particle":"","family":"Goodwin","given":"Marissa","non-dropping-particle":"","parse-names":false,"suffix":""},{"dropping-particle":"","family":"Meyer","given":"Marc","non-dropping-particle":"","parse-names":false,"suffix":""},{"dropping-particle":"","family":"Fricker","given":"G.A.","non-dropping-particle":"","parse-names":false,"suffix":""},{"dropping-particle":"","family":"Zald","given":"Harold","non-dropping-particle":"","parse-names":false,"suffix":""},{"dropping-particle":"","family":"Hurteau","given":"Matthew D.","non-dropping-particle":"","parse-names":false,"suffix":""}],"container-title":"Ecosphere","id":"ITEM-2","issue":"January","issued":{"date-parts":[["2021"]]},"title":"Do Forest Fuel Reduction Treatments Confer Resistance to Beetle Infestation and Drought Mortality?","type":"article-journal","volume":"12"},"uris":["http://www.mendeley.com/documents/?uuid=27f300f3-6aa3-4e67-9ff2-302a5568e9e8"]}],"mendeley":{"formattedCitation":"(Stephenson &lt;i&gt;et al.&lt;/i&gt;, 2019; Steel &lt;i&gt;et al.&lt;/i&gt;, 2021)","plainTextFormattedCitation":"(Stephenson et al., 2019; Steel et al., 2021)","previouslyFormattedCitation":"(Stephenson &lt;i&gt;et al.&lt;/i&gt;, 2019; Steel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(Stephenson </w:t>
      </w:r>
      <w:r w:rsidR="005012C4" w:rsidRPr="008E52D3">
        <w:rPr>
          <w:rFonts w:cstheme="minorHAnsi"/>
          <w:noProof/>
        </w:rPr>
        <w:t>et al.</w:t>
      </w:r>
      <w:r w:rsidRPr="008E52D3">
        <w:rPr>
          <w:rFonts w:cstheme="minorHAnsi"/>
          <w:noProof/>
        </w:rPr>
        <w:t xml:space="preserve"> 2019</w:t>
      </w:r>
      <w:r w:rsidR="00123F5B">
        <w:rPr>
          <w:rFonts w:cstheme="minorHAnsi"/>
          <w:noProof/>
        </w:rPr>
        <w:t>,</w:t>
      </w:r>
      <w:r w:rsidRPr="008E52D3">
        <w:rPr>
          <w:rFonts w:cstheme="minorHAnsi"/>
          <w:noProof/>
        </w:rPr>
        <w:t xml:space="preserve"> Steel </w:t>
      </w:r>
      <w:r w:rsidR="005012C4" w:rsidRPr="008E52D3">
        <w:rPr>
          <w:rFonts w:cstheme="minorHAnsi"/>
          <w:noProof/>
        </w:rPr>
        <w:t>et al.</w:t>
      </w:r>
      <w:r w:rsidRPr="008E52D3">
        <w:rPr>
          <w:rFonts w:cstheme="minorHAnsi"/>
          <w:noProof/>
        </w:rPr>
        <w:t xml:space="preserve"> 2021)</w:t>
      </w:r>
      <w:r w:rsidRPr="008E52D3">
        <w:rPr>
          <w:rFonts w:cstheme="minorHAnsi"/>
        </w:rPr>
        <w:fldChar w:fldCharType="end"/>
      </w:r>
      <w:r w:rsidRPr="008E52D3">
        <w:rPr>
          <w:rFonts w:cstheme="minorHAnsi"/>
        </w:rPr>
        <w:t xml:space="preserve">. Drought and density both alter the fuelbed in ways that may increase the intensity of wildfires </w:t>
      </w:r>
      <w:r w:rsidRPr="008E52D3">
        <w:rPr>
          <w:rFonts w:cstheme="minorHAnsi"/>
        </w:rPr>
        <w:fldChar w:fldCharType="begin" w:fldLock="1"/>
      </w:r>
      <w:r w:rsidRPr="008E52D3">
        <w:rPr>
          <w:rFonts w:cstheme="minorHAnsi"/>
        </w:rPr>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B.","non-dropping-particle":"","parse-names":false,"suffix":""}],"container-title":"BioScience","id":"ITEM-1","issue":"X","issued":{"date-parts":[["2018"]]},"page":"1-12","title":"Drought, Tree Mortality, and Wildfire in Forests Adapted to Frequent Fire","type":"article-journal","volume":"XX"},"uris":["http://www.mendeley.com/documents/?uuid=83a571e8-0d79-4b5a-8bd3-aaef26a39cd2"]},{"id":"ITEM-2","itemData":{"DOI":"10.1016/j.foreco.2012.02.005","ISSN":"03781127","abstract":"Millions of trees killed by bark beetles in western North America have raised concerns about subsequent wildfire, but studies have reported a range of conclusions, often seemingly contradictory, about effects on fuels and wildfire. In this study, we reviewed and synthesized the published literature on modifications to fuels and fire characteristics following beetle-caused tree mortality. We found 39 studies addressing this topic with a variety of methods including fuels measurements, fire behavior simulations, an experiment, and observations of fire occurrence, severity, or frequency. From these publications, we developed a conceptual framework describing expected changes of fuels and fire behavior. Some characteristics of fuels and fire are enhanced following outbreaks and others are unchanged or diminished, with time since outbreak a key factor influencing changes. We also quantified areas of higher and lower confidence in our framework based on the number of studies addressing a particular area as well as agreement among studies. The published literature agrees about responses in many conditions, including fuels measurements and changes in stands with longer times since outbreak, and so we assigned higher confidence to our conceptual framework for these conditions. Disagreement or gaps in knowledge exist in several conditions, particularly in early postoutbreak phases and crown fire behavior responses, leading to low confidence in our framework in these areas and highlighting the need for future research. Our findings resolved some of the controversy about effects of bark beetles on fire through more specificity about time since outbreak and fuels or fire characteristic. Recognition of the type of study question was also important in resolving controversy: some publications assessed whether beetle-caused tree mortality caused differences relative to unattacked locations, whereas other publications assessed differences relative to other drivers of wildfire such as climate. However, some disagreement among studies remained. Given the large areas of recent bark beetle and wildfire disturbances and expected effects of climate change, land and fire managers need more confidence in key areas when making decisions about treatments to reduce future fire hazard and when fighting fires. © 2012 Elsevier B.V.","author":[{"dropping-particle":"","family":"Hicke","given":"Jeffrey A.","non-dropping-particle":"","parse-names":false,"suffix":""},{"dropping-particle":"","family":"Johnson","given":"Morris C.","non-dropping-particle":"","parse-names":false,"suffix":""},{"dropping-particle":"","family":"Hayes","given":"Jane L.","non-dropping-particle":"","parse-names":false,"suffix":""},{"dropping-particle":"","family":"Preisler","given":"Haiganoush K.","non-dropping-particle":"","parse-names":false,"suffix":""}],"container-title":"Forest Ecology and Management","id":"ITEM-2","issued":{"date-parts":[["2012"]]},"page":"81-90","publisher":"Elsevier B.V.","title":"Effects of bark beetle-caused tree mortality on wildfire","type":"article-journal","volume":"271"},"uris":["http://www.mendeley.com/documents/?uuid=bdfd1573-8416-4817-b574-9059b40c9bdf"]},{"id":"ITEM-3","itemData":{"DOI":"10.1002/eap.2287","ISSN":"19395582","PMID":"33426715","abstract":"In temperate forests, elevated frequency of drought related disturbances will likely increase the incidence of interactions between disturbances such as bark beetle epidemics and wildfires. Our understanding of the influence of recent drought and insect-induced tree mortality on wildfire severity has largely lacked information from forests adapted to frequent fire. A recent unprecedented tree mortality event in California’s Sierra Nevada provides an opportunity to examine this disturbance interaction in historically frequent-fire forests. Using field data collected within areas of recent tree mortality that subsequently burned in wildfire, we examined whether and under what conditions wildfire severity relates to severity of prefire tree mortality in Sierra Nevada mixed-conifer forests. We collected data on 180 plots within the 2015 Rough Fire and 2016 Cedar Fire footprints (California, USA). Our analyses identified prefire tree mortality as influential on all measures of wildfire severity (basal area killed by fire, RdNBR, and canopy torch) on the Cedar Fire, although it was less influential than fire weather (relative humidity). Prefire tree mortality was influential on two of three fire-severity measures on the Rough Fire, and was the most important predictor of basal area killed by fire; topographic position was influential on two metrics. On the Cedar Fire, the influence of prefire mortality on basal area killed by fire was greater under milder weather conditions. All measures of fire severity increased as prefire mortality increased up to prefire mortality levels of approximately 30–40%; further increases did not result in greater fire severity. The interacting disturbances shifted a pine-dominated system (Rough Fire) to a cedar–pine–fir system, while the pre-disturbance fir–cedar system (Cedar Fire) saw its dominant species unchanged. Managers of historically frequent-fire forests will benefit from utilizing this information when prioritizing fuels reduction treatments in areas of recent tree mortality, as it is the first empirical study to document a relationship between prefire mortality and subsequent wildfire severity in these systems. This study contributes to a growing body of evidence that the influence of prefire tree mortality on wildfire severity in temperate coniferous forests may depend on other conditions capable of driving extreme wildfire behavior, such as weather.","author":[{"dropping-particle":"","family":"Wayman","given":"Rebecca B.","non-dropping-particle":"","parse-names":false,"suffix":""},{"dropping-particle":"","family":"Safford","given":"Hugh D.","non-dropping-particle":"","parse-names":false,"suffix":""}],"container-title":"Ecological Applications","id":"ITEM-3","issue":"3","issued":{"date-parts":[["2021"]]},"note":"severe weather can swamp fuel and topographic conditions\n\nimplication is causal (red phase -&amp;gt; changes in fuel structure), but equally plausible is a correlation (drought stress / epidemic BB pop -&amp;gt; red phase mortality AND reduced individual-level file resistance)\n\npositive effect of drought mortality on fire severity caps out at ~40% drought mortality, but well below 100% severity; this is super interesting","page":"1-19","title":"Recent bark beetle outbreaks influence wildfire severity in mixed-conifer forests of the Sierra Nevada, California, USA","type":"article-journal","volume":"31"},"uris":["http://www.mendeley.com/documents/?uuid=6b2a85d6-0253-4578-b2ab-f78ffe9b857e"]}],"mendeley":{"formattedCitation":"(Hicke &lt;i&gt;et al.&lt;/i&gt;, 2012; Stephens &lt;i&gt;et al.&lt;/i&gt;, 2018; Wayman and Safford, 2021)","plainTextFormattedCitation":"(Hicke et al., 2012; Stephens et al., 2018; Wayman and Safford, 2021)","previouslyFormattedCitation":"(Hicke &lt;i&gt;et al.&lt;/i&gt;, 2012; Stephens &lt;i&gt;et al.&lt;/i&gt;, 2018; Wayman and Safford, 2021)"},"properties":{"noteIndex":0},"schema":"https://github.com/citation-style-language/schema/raw/master/csl-citation.json"}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(Hicke </w:t>
      </w:r>
      <w:r w:rsidR="005012C4" w:rsidRPr="008E52D3">
        <w:rPr>
          <w:rFonts w:cstheme="minorHAnsi"/>
          <w:noProof/>
        </w:rPr>
        <w:t>et al.</w:t>
      </w:r>
      <w:r w:rsidRPr="008E52D3">
        <w:rPr>
          <w:rFonts w:cstheme="minorHAnsi"/>
          <w:noProof/>
        </w:rPr>
        <w:t xml:space="preserve"> 2012</w:t>
      </w:r>
      <w:r w:rsidR="00123F5B">
        <w:rPr>
          <w:rFonts w:cstheme="minorHAnsi"/>
          <w:noProof/>
        </w:rPr>
        <w:t>,</w:t>
      </w:r>
      <w:r w:rsidRPr="008E52D3">
        <w:rPr>
          <w:rFonts w:cstheme="minorHAnsi"/>
          <w:noProof/>
        </w:rPr>
        <w:t xml:space="preserve"> Stephens </w:t>
      </w:r>
      <w:r w:rsidR="005012C4" w:rsidRPr="008E52D3">
        <w:rPr>
          <w:rFonts w:cstheme="minorHAnsi"/>
          <w:noProof/>
        </w:rPr>
        <w:t>et al.</w:t>
      </w:r>
      <w:r w:rsidRPr="008E52D3">
        <w:rPr>
          <w:rFonts w:cstheme="minorHAnsi"/>
          <w:noProof/>
        </w:rPr>
        <w:t xml:space="preserve"> 2018</w:t>
      </w:r>
      <w:r w:rsidR="00123F5B">
        <w:rPr>
          <w:rFonts w:cstheme="minorHAnsi"/>
          <w:noProof/>
        </w:rPr>
        <w:t>,</w:t>
      </w:r>
      <w:r w:rsidRPr="008E52D3">
        <w:rPr>
          <w:rFonts w:cstheme="minorHAnsi"/>
          <w:noProof/>
        </w:rPr>
        <w:t xml:space="preserve"> Wayman and Safford, 2021)</w:t>
      </w:r>
      <w:r w:rsidRPr="008E52D3">
        <w:rPr>
          <w:rFonts w:cstheme="minorHAnsi"/>
        </w:rPr>
        <w:fldChar w:fldCharType="end"/>
      </w:r>
      <w:r w:rsidRPr="008E52D3">
        <w:rPr>
          <w:rFonts w:cstheme="minorHAnsi"/>
        </w:rPr>
        <w:t xml:space="preserve">. Likewise, wildfires may decrease trees’ ability to resist bark beetles, facilitating epidemic outbreaks in the event of a post-fire drought </w:t>
      </w:r>
      <w:r w:rsidRPr="008E52D3">
        <w:rPr>
          <w:rFonts w:cstheme="minorHAnsi"/>
        </w:rPr>
        <w:fldChar w:fldCharType="begin" w:fldLock="1"/>
      </w:r>
      <w:r w:rsidRPr="008E52D3">
        <w:rPr>
          <w:rFonts w:cstheme="minorHAnsi"/>
        </w:rPr>
        <w:instrText>ADDIN CSL_CITATION {"citationItems":[{"id":"ITEM-1","itemData":{"DOI":"10.1139/x2012-147","ISBN":"0045-5067","ISSN":"0045-5067","abstract":"Bark beetles can cause substantial mortality of trees that would otherwise survive fire injuries. Resin response of fire-injured northern Rocky Mountain ponderosa pine (Pinus ponderosa Douglas ex P. Lawson &amp; C. Lawson) and specific injuries that contribute to increased bark beetle attack susceptibility and brood production are unknown. We monitored ponderosa pine mortality and resin flow and bark beetle colonization and reproduction following a prescribed fire in Idaho and a wildfire in Montana. The level of fire-caused tree injury differed between the two sites, and the level of tree injury most susceptible to bark beetle attack and colonization also differed. Strip-attacked trees alive 3 years post-fire had lower levels of bole and crown injury than trees mass attacked and killed by bark beetles, suggesting that fire-injured trees were less well defended. Brood production of western pine beetle (Dendroctonus brevicomis LeConte) did not differ between fire-injured and uninjured trees, although mountain pine beetle (Dendroctonus ponderosae Hopkins) brood production was low in both tree types, potentially due to competition with faster developing bark beetle species that also colonized trees. Despite a large number of live trees remaining at both sites, bark beetle response to fire-injured trees pulsed and receded within 2 years post-fire, potentially due to a limited number of trees that could be easily colonized.","author":[{"dropping-particle":"","family":"Davis","given":"Ryan S","non-dropping-particle":"","parse-names":false,"suffix":""},{"dropping-particle":"","family":"Hood","given":"Sharon","non-dropping-particle":"","parse-names":false,"suffix":""},{"dropping-particle":"","family":"Bentz","given":"Barbara J","non-dropping-particle":"","parse-names":false,"suffix":""}],"container-title":"Canadian Journal of Forest Research-Revue Canadienne De Recherche Forestiere","id":"ITEM-1","issue":"12","issued":{"date-parts":[["2012"]]},"page":"2022-2036","title":"Fire-injured ponderosa pine provide a pulsed resource for bark beetles","type":"article-journal","volume":"42"},"uris":["http://www.mendeley.com/documents/?uuid=b48fe7a1-921e-4743-b78b-7bb3d931a4bf"]},{"id":"ITEM-2","itemData":{"DOI":"10.1002/eap.2507","ISSN":"1051-0761","abstract":"In an emerging era of megadisturbance, bolstering forest resilience to wildfire, insects, and drought has become a central objective in many western forests. Climate has received considerable attention as a driver of these disturbances, but few studies have examined the complexities of climate-vegetation-disturbance interactions. Current strategies for creating resilient forests often rely on retrospective approaches, seeking to impart resilience by restoring historical conditions to contemporary landscapes, but historical conditions are becoming increasingly unattainable amidst modern bioclimatic conditions. What becomes an appropriate benchmark for resilience when we have novel forests, rapidly changing climate, and unprecedented disturbance regimes? We combined two longitudinal datasets-each representing some of the most comprehensive spatially explicit, annual tree mortality data in existence-in a post-hoc factorial design to examine the non-linear relationships between fire, climate, forest spatial structure, and bark beetles. We found that while pre-fire drought elevated mortality risk, advantageous local neighborhoods could offset these effects. Surprisingly, mortality risk (Pm) was higher in crowded local neighborhoods that burned in wet years (Pm = 42%) compared with sparse neighborhoods that burned during drought (Pm = 30%). Risk of beetle attack was also increased by drought, but lower conspecific crowding impeded the otherwise positive interaction between fire and beetle attack. Antecedent fire increased drought-related mortality over short timespans (&lt;7 yrs) but reduced mortality over longer intervals. These results clarify interacting disturbance dynamics and provide a mechanistic underpinning for forest restoration strategies. Importantly, they demonstrate the potential for managed fire and silvicultural strategies to offset climate effects and bolster resilience to fire, beetles, and drought.","author":[{"dropping-particle":"","family":"Furniss","given":"Tucker J.","non-dropping-particle":"","parse-names":false,"suffix":""},{"dropping-particle":"","family":"Das","given":"Adrian J.","non-dropping-particle":"","parse-names":false,"suffix":""},{"dropping-particle":"","family":"Mantgem","given":"Phillip J.","non-dropping-particle":"","parse-names":false,"suffix":""},{"dropping-particle":"","family":"Stephenson","given":"Nathan L.","non-dropping-particle":"","parse-names":false,"suffix":""},{"dropping-particle":"","family":"Lutz","given":"James A.","non-dropping-particle":"","parse-names":false,"suffix":""}],"container-title":"Ecological Applications","id":"ITEM-2","issue":"June 2021","issued":{"date-parts":[["2021"]]},"page":"1-14","title":"Crowding, climate, and the case for social distancing among trees","type":"article-journal"},"uris":["http://www.mendeley.com/documents/?uuid=923f9f80-0634-4566-ac74-bb9eb698fef4"]}],"mendeley":{"formattedCitation":"(Davis, Hood and Bentz, 2012; Furniss &lt;i&gt;et al.&lt;/i&gt;, 2021)","plainTextFormattedCitation":"(Davis, Hood and Bentz, 2012; Furniss et al., 2021)","previouslyFormattedCitation":"(Davis, Hood and Bentz, 2012; Furniss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(Davis</w:t>
      </w:r>
      <w:r w:rsidR="008B147F">
        <w:rPr>
          <w:rFonts w:cstheme="minorHAnsi"/>
          <w:noProof/>
        </w:rPr>
        <w:t xml:space="preserve"> et al.</w:t>
      </w:r>
      <w:r w:rsidRPr="008E52D3">
        <w:rPr>
          <w:rFonts w:cstheme="minorHAnsi"/>
          <w:noProof/>
        </w:rPr>
        <w:t xml:space="preserve"> 2012</w:t>
      </w:r>
      <w:r w:rsidR="00123F5B">
        <w:rPr>
          <w:rFonts w:cstheme="minorHAnsi"/>
          <w:noProof/>
        </w:rPr>
        <w:t>,</w:t>
      </w:r>
      <w:r w:rsidRPr="008E52D3">
        <w:rPr>
          <w:rFonts w:cstheme="minorHAnsi"/>
          <w:noProof/>
        </w:rPr>
        <w:t xml:space="preserve"> Furniss </w:t>
      </w:r>
      <w:r w:rsidR="005012C4" w:rsidRPr="008E52D3">
        <w:rPr>
          <w:rFonts w:cstheme="minorHAnsi"/>
          <w:noProof/>
        </w:rPr>
        <w:t>et al.</w:t>
      </w:r>
      <w:r w:rsidRPr="008E52D3">
        <w:rPr>
          <w:rFonts w:cstheme="minorHAnsi"/>
          <w:noProof/>
        </w:rPr>
        <w:t xml:space="preserve"> 2021)</w:t>
      </w:r>
      <w:r w:rsidRPr="008E52D3">
        <w:rPr>
          <w:rFonts w:cstheme="minorHAnsi"/>
        </w:rPr>
        <w:fldChar w:fldCharType="end"/>
      </w:r>
      <w:r w:rsidRPr="008E52D3">
        <w:rPr>
          <w:rFonts w:cstheme="minorHAnsi"/>
        </w:rPr>
        <w:t xml:space="preserve">. Competition tends to reduce trees’ ability to resist drought and beetle epidemics </w:t>
      </w:r>
      <w:r w:rsidRPr="008E52D3">
        <w:rPr>
          <w:rFonts w:cstheme="minorHAnsi"/>
        </w:rPr>
        <w:fldChar w:fldCharType="begin" w:fldLock="1"/>
      </w:r>
      <w:r w:rsidRPr="008E52D3">
        <w:rPr>
          <w:rFonts w:cstheme="minorHAnsi"/>
        </w:rPr>
        <w:instrText>ADDIN CSL_CITATION {"citationItems":[{"id":"ITEM-1","itemData":{"DOI":"10.1002/eap.2507","ISSN":"1051-0761","abstract":"In an emerging era of megadisturbance, bolstering forest resilience to wildfire, insects, and drought has become a central objective in many western forests. Climate has received considerable attention as a driver of these disturbances, but few studies have examined the complexities of climate-vegetation-disturbance interactions. Current strategies for creating resilient forests often rely on retrospective approaches, seeking to impart resilience by restoring historical conditions to contemporary landscapes, but historical conditions are becoming increasingly unattainable amidst modern bioclimatic conditions. What becomes an appropriate benchmark for resilience when we have novel forests, rapidly changing climate, and unprecedented disturbance regimes? We combined two longitudinal datasets-each representing some of the most comprehensive spatially explicit, annual tree mortality data in existence-in a post-hoc factorial design to examine the non-linear relationships between fire, climate, forest spatial structure, and bark beetles. We found that while pre-fire drought elevated mortality risk, advantageous local neighborhoods could offset these effects. Surprisingly, mortality risk (Pm) was higher in crowded local neighborhoods that burned in wet years (Pm = 42%) compared with sparse neighborhoods that burned during drought (Pm = 30%). Risk of beetle attack was also increased by drought, but lower conspecific crowding impeded the otherwise positive interaction between fire and beetle attack. Antecedent fire increased drought-related mortality over short timespans (&lt;7 yrs) but reduced mortality over longer intervals. These results clarify interacting disturbance dynamics and provide a mechanistic underpinning for forest restoration strategies. Importantly, they demonstrate the potential for managed fire and silvicultural strategies to offset climate effects and bolster resilience to fire, beetles, and drought.","author":[{"dropping-particle":"","family":"Furniss","given":"Tucker J.","non-dropping-particle":"","parse-names":false,"suffix":""},{"dropping-particle":"","family":"Das","given":"Adrian J.","non-dropping-particle":"","parse-names":false,"suffix":""},{"dropping-particle":"","family":"Mantgem","given":"Phillip J.","non-dropping-particle":"","parse-names":false,"suffix":""},{"dropping-particle":"","family":"Stephenson","given":"Nathan L.","non-dropping-particle":"","parse-names":false,"suffix":""},{"dropping-particle":"","family":"Lutz","given":"James A.","non-dropping-particle":"","parse-names":false,"suffix":""}],"container-title":"Ecological Applications","id":"ITEM-1","issue":"June 2021","issued":{"date-parts":[["2021"]]},"page":"1-14","title":"Crowding, climate, and the case for social distancing among trees","type":"article-journal"},"uris":["http://www.mendeley.com/documents/?uuid=923f9f80-0634-4566-ac74-bb9eb698fef4"]},{"id":"ITEM-2","itemData":{"DOI":"10.1111/ele.12711","ISSN":"1461023X","author":[{"dropping-particle":"","family":"Young","given":"Derek J. N.","non-dropping-particle":"","parse-names":false,"suffix":""},{"dropping-particle":"","family":"Stevens","given":"Jens T.","non-dropping-particle":"","parse-names":false,"suffix":""},{"dropping-particle":"","family":"Earles","given":"J. Mason","non-dropping-particle":"","parse-names":false,"suffix":""},{"dropping-particle":"","family":"Moore","given":"Jeffrey","non-dropping-particle":"","parse-names":false,"suffix":""},{"dropping-particle":"","family":"Ellis","given":"Adam","non-dropping-particle":"","parse-names":false,"suffix":""},{"dropping-particle":"","family":"Jirka","given":"Amy L.","non-dropping-particle":"","parse-names":false,"suffix":""},{"dropping-particle":"","family":"Latimer","given":"Andrew M.","non-dropping-particle":"","parse-names":false,"suffix":""}],"container-title":"Ecology Letters","id":"ITEM-2","issue":"1","issued":{"date-parts":[["2017"]]},"page":"78-86","title":"Long-term climate and competition explain forest mortality patterns under extreme drought","type":"article-journal","volume":"20"},"uris":["http://www.mendeley.com/documents/?uuid=11db3a96-5a65-4eb7-b92a-5cde2681bbb2"]},{"id":"ITEM-3","itemData":{"DOI":"10.1111/1365-2664.14073","ISSN":"13652664","abstract":"The future of dry forests around the world is uncertain given predictions that rising temperatures and enhanced aridity will increase drought-induced tree mortality. Using forest management and ecological restoration to reduce density and competition for water offers one of the few pathways that forests managers can potentially minimize drought-induced tree mortality. Competition for water during drought leads to elevated tree mortality in dense stands, although the influence of density on heat-induced stress and the durations of hot or dry conditions that most impact mortality remain unclear. Understanding how competition interacts with hot-drought stress is essential to recognize how, where and how much reducing density can help sustain dry forests in a rapidly changing world. Here, we integrated repeat measurements of 28,881 ponderosa pine trees across the western US (2000–2017) with soil moisture estimates from a water balance model to examine how annual mortality responds to competition, temperature and soil moisture conditions. Tree mortality responded most strongly to basal area, and was elevated in places with high mean temperatures, unusually hot 7-year high temperature anomalies, and unusually dry 8-year low soil moisture anomalies. Mortality was also lower in places that experienced unusually wet 3-year soil moisture anomalies between measurements. Importantly, we found that basal area interacts with temperature and soil moisture, exacerbating mortality during times of stress imposed by high temperature or low moisture. Synthesis and applications. Our results imply that a 50% reduction in forest basal area could reduce drought-driven tree mortality by 20%–80%. The largest impacts of density reduction are seen in areas with high current basal area and places that experience high temperatures and/or severe multiyear droughts. These interactions between competition and drought are critical to understand past and future patterns of tree mortality in the context of climate change, and provide information for resource managers seeking to enhance dry forest drought resistance.","author":[{"dropping-particle":"","family":"Bradford","given":"John B.","non-dropping-particle":"","parse-names":false,"suffix":""},{"dropping-particle":"","family":"Shriver","given":"Robert K.","non-dropping-particle":"","parse-names":false,"suffix":""},{"dropping-particle":"","family":"Robles","given":"Marcos D.","non-dropping-particle":"","parse-names":false,"suffix":""},{"dropping-particle":"","family":"McCauley","given":"Lisa A.","non-dropping-particle":"","parse-names":false,"suffix":""},{"dropping-particle":"","family":"Woolley","given":"Travis J.","non-dropping-particle":"","parse-names":false,"suffix":""},{"dropping-particle":"","family":"Andrews","given":"Caitlin A.","non-dropping-particle":"","parse-names":false,"suffix":""},{"dropping-particle":"","family":"Crimmins","given":"Michael","non-dropping-particle":"","parse-names":false,"suffix":""},{"dropping-particle":"","family":"Bell","given":"David M.","non-dropping-particle":"","parse-names":false,"suffix":""}],"container-title":"Journal of Applied Ecology","id":"ITEM-3","issue":"2","issued":{"date-parts":[["2022"]]},"page":"549-559","title":"Tree mortality response to drought-density interactions suggests opportunities to enhance drought resistance","type":"article-journal","volume":"59"},"uris":["http://www.mendeley.com/documents/?uuid=b5c155df-c555-4ef7-9f91-84c15344a5b7"]}],"mendeley":{"formattedCitation":"(Young &lt;i&gt;et al.&lt;/i&gt;, 2017; Furniss &lt;i&gt;et al.&lt;/i&gt;, 2021; Bradford &lt;i&gt;et al.&lt;/i&gt;, 2022)","plainTextFormattedCitation":"(Young et al., 2017; Furniss et al., 2021; Bradford et al., 2022)","previouslyFormattedCitation":"(Young &lt;i&gt;et al.&lt;/i&gt;, 2017; Furniss &lt;i&gt;et al.&lt;/i&gt;, 2021; Bradford &lt;i&gt;et al.&lt;/i&gt;, 2022)"},"properties":{"noteIndex":0},"schema":"https://github.com/citation-style-language/schema/raw/master/csl-citation.json"}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(Young </w:t>
      </w:r>
      <w:r w:rsidR="005012C4" w:rsidRPr="008E52D3">
        <w:rPr>
          <w:rFonts w:cstheme="minorHAnsi"/>
          <w:noProof/>
        </w:rPr>
        <w:t>et al.</w:t>
      </w:r>
      <w:r w:rsidRPr="008E52D3">
        <w:rPr>
          <w:rFonts w:cstheme="minorHAnsi"/>
          <w:noProof/>
        </w:rPr>
        <w:t xml:space="preserve"> 2017</w:t>
      </w:r>
      <w:r w:rsidR="00123F5B">
        <w:rPr>
          <w:rFonts w:cstheme="minorHAnsi"/>
          <w:noProof/>
        </w:rPr>
        <w:t>,</w:t>
      </w:r>
      <w:r w:rsidRPr="008E52D3">
        <w:rPr>
          <w:rFonts w:cstheme="minorHAnsi"/>
          <w:noProof/>
        </w:rPr>
        <w:t xml:space="preserve"> Furniss </w:t>
      </w:r>
      <w:r w:rsidR="005012C4" w:rsidRPr="008E52D3">
        <w:rPr>
          <w:rFonts w:cstheme="minorHAnsi"/>
          <w:noProof/>
        </w:rPr>
        <w:t>et al.</w:t>
      </w:r>
      <w:r w:rsidRPr="008E52D3">
        <w:rPr>
          <w:rFonts w:cstheme="minorHAnsi"/>
          <w:noProof/>
        </w:rPr>
        <w:t xml:space="preserve"> 2021</w:t>
      </w:r>
      <w:r w:rsidR="00123F5B">
        <w:rPr>
          <w:rFonts w:cstheme="minorHAnsi"/>
          <w:noProof/>
        </w:rPr>
        <w:t>,</w:t>
      </w:r>
      <w:r w:rsidRPr="008E52D3">
        <w:rPr>
          <w:rFonts w:cstheme="minorHAnsi"/>
          <w:noProof/>
        </w:rPr>
        <w:t xml:space="preserve"> Bradford </w:t>
      </w:r>
      <w:r w:rsidR="005012C4" w:rsidRPr="008E52D3">
        <w:rPr>
          <w:rFonts w:cstheme="minorHAnsi"/>
          <w:noProof/>
        </w:rPr>
        <w:t>et al.</w:t>
      </w:r>
      <w:r w:rsidRPr="008E52D3">
        <w:rPr>
          <w:rFonts w:cstheme="minorHAnsi"/>
          <w:noProof/>
        </w:rPr>
        <w:t xml:space="preserve"> 2022)</w:t>
      </w:r>
      <w:r w:rsidRPr="008E52D3">
        <w:rPr>
          <w:rFonts w:cstheme="minorHAnsi"/>
        </w:rPr>
        <w:fldChar w:fldCharType="end"/>
      </w:r>
      <w:r w:rsidRPr="008E52D3">
        <w:rPr>
          <w:rFonts w:cstheme="minorHAnsi"/>
        </w:rPr>
        <w:t xml:space="preserve">. Finally, there is potential for stressors to mitigate one another, primarily by a mechanism where mortality caused by one stressor results in less competitive stress and increased resilience to other stressors </w:t>
      </w:r>
      <w:r w:rsidRPr="008E52D3">
        <w:rPr>
          <w:rFonts w:cstheme="minorHAnsi"/>
        </w:rPr>
        <w:fldChar w:fldCharType="begin" w:fldLock="1"/>
      </w:r>
      <w:r w:rsidRPr="008E52D3">
        <w:rPr>
          <w:rFonts w:cstheme="minorHAnsi"/>
        </w:rPr>
        <w:instrText>ADDIN CSL_CITATION {"citationItems":[{"id":"ITEM-1","itemData":{"DOI":"10.1016/j.foreco.2021.120004","ISSN":"03781127","author":[{"dropping-particle":"","family":"North","given":"Malcolm P.","non-dropping-particle":"","parse-names":false,"suffix":""},{"dropping-particle":"","family":"Tompkins","given":"Ryan E.","non-dropping-particle":"","parse-names":false,"suffix":""},{"dropping-particle":"","family":"Bernal","given":"Alexis A.","non-dropping-particle":"","parse-names":false,"suffix":""},{"dropping-particle":"","family":"Collins","given":"Brandon M.","non-dropping-particle":"","parse-names":false,"suffix":""},{"dropping-particle":"","family":"Stephens","given":"Scott L.","non-dropping-particle":"","parse-names":false,"suffix":""},{"dropping-particle":"","family":"York","given":"Robert A.","non-dropping-particle":"","parse-names":false,"suffix":""}],"container-title":"Forest Ecology and Management","id":"ITEM-1","issue":"November 2021","issued":{"date-parts":[["2022"]]},"page":"120004","publisher":"Elsevier B.V.","title":"Operational resilience in western US frequent-fire forests","type":"article-journal","volume":"507"},"uris":["http://www.mendeley.com/documents/?uuid=465230a6-1d96-4a43-8dec-1e3c5870286d"]},{"id":"ITEM-2","itemData":{"DOI":"10.4996/fireecology.1201013","author":[{"dropping-particle":"","family":"Mantgem","given":"Philip J.","non-dropping-particle":"van","parse-names":false,"suffix":""},{"dropping-particle":"","family":"Caprio","given":"Anthony C.","non-dropping-particle":"","parse-names":false,"suffix":""},{"dropping-particle":"","family":"Stephenson","given":"Nathan L.","non-dropping-particle":"","parse-names":false,"suffix":""},{"dropping-particle":"","family":"Das","given":"Adrian J.","non-dropping-particle":"","parse-names":false,"suffix":""}],"container-title":"Fire Ecology","id":"ITEM-2","issue":"1","issued":{"date-parts":[["2016"]]},"page":"5-15","title":"Does Prescribed Fire Promote Resistance To Drought in Low Elevation Forests of the Sierra Nevada, California, Usa?","type":"article-journal","volume":"12"},"uris":["http://www.mendeley.com/documents/?uuid=a2a16642-586b-4123-bc0c-4ec90fc1da8b"]},{"id":"ITEM-3","itemData":{"DOI":"10.1111/gcb.14543","ISSN":"13652486","abstract":"A century of fire suppression across the Western United States has led to more crowded forests and increased competition for resources. Studies of forest thinning or stand conditions after mortality events have provided indirect evidence for how competition can promote drought stress and predispose forests to severe fire and/or bark beetle outbreaks. Here, we demonstrate linkages between fire deficits and increasing drought stress through analyses of annually resolved tree-ring growth, fire scars, and carbon isotope discrimination (Δ 13 C) across a dry mixed-conifer forest landscape. Fire deficits across the study area have increased the sensitivity of leaf gas exchange to drought stress over the past &gt;100 years. Since 1910, stand basal area in these forests has more than doubled and fire-return intervals have increased from 25 to 140 years. Meanwhile, the portion of interannual variation in tree-ring Δ 13 C explained by the Palmer Drought Severity Index has more than doubled in ca. 300–500-year-old Pinus ponderosa as well as in fire-intolerant, ca. 90–190-year-old Abies grandis. Drought stress has increased in stands with a basal area of ≥25 m 2 /ha in 1910, as indicated by negative temporal Δ 13 C trends, whereas stands with basal area ≤25 m 2 /ha in 1910, due to frequent or intense wildfire activity in decades beforehand, were initially buffered from increased drought stress and have benefited more from rising ambient carbon dioxide concentrations, [CO 2 ], as demonstrated by positive temporal Δ 13 C trends. Furthermore, the average Δ 13 C response across all P. ponderosa since 1830 indicates that photosynthetic assimilation rates and stomatal conductance have been reduced by ~10% and ~20%, respectively, compared to expected trends due to increasing [CO 2 ]. Although disturbance legacies contribute to local-scale intensity of drought stress, fire deficits have reduced drought resistance of mixed-conifer forests and made them more susceptible to challenges by pests and pathogens and other disturbances.","author":[{"dropping-particle":"","family":"Voelker","given":"Steven L.","non-dropping-particle":"","parse-names":false,"suffix":""},{"dropping-particle":"","family":"Merschel","given":"Andrew G.","non-dropping-particle":"","parse-names":false,"suffix":""},{"dropping-particle":"","family":"Meinzer","given":"Frederick C.","non-dropping-particle":"","parse-names":false,"suffix":""},{"dropping-particle":"","family":"Ulrich","given":"Danielle E.M.","non-dropping-particle":"","parse-names":false,"suffix":""},{"dropping-particle":"","family":"Spies","given":"Thomas A.","non-dropping-particle":"","parse-names":false,"suffix":""},{"dropping-particle":"","family":"Still","given":"Christopher J.","non-dropping-particle":"","parse-names":false,"suffix":""}],"container-title":"Global Change Biology","id":"ITEM-3","issue":"4","issued":{"date-parts":[["2019"]]},"page":"1247-1262","title":"Fire deficits have increased drought sensitivity in dry conifer forests: Fire frequency and tree-ring carbon isotope evidence from Central Oregon","type":"article-journal","volume":"25"},"uris":["http://www.mendeley.com/documents/?uuid=9142c91d-cd4f-4631-ad88-9407d08c0bc5"]}],"mendeley":{"formattedCitation":"(van Mantgem &lt;i&gt;et al.&lt;/i&gt;, 2016; Voelker &lt;i&gt;et al.&lt;/i&gt;, 2019; North &lt;i&gt;et al.&lt;/i&gt;, 2022)","plainTextFormattedCitation":"(van Mantgem et al., 2016; Voelker et al., 2019; North et al., 2022)","previouslyFormattedCitation":"(van Mantgem &lt;i&gt;et al.&lt;/i&gt;, 2016; Voelker &lt;i&gt;et al.&lt;/i&gt;, 2019; North &lt;i&gt;et al.&lt;/i&gt;, 2022)"},"properties":{"noteIndex":0},"schema":"https://github.com/citation-style-language/schema/raw/master/csl-citation.json"}</w:instrText>
      </w:r>
      <w:r w:rsidRPr="008E52D3">
        <w:rPr>
          <w:rFonts w:cstheme="minorHAnsi"/>
        </w:rPr>
        <w:fldChar w:fldCharType="separate"/>
      </w:r>
      <w:r w:rsidRPr="008E52D3">
        <w:rPr>
          <w:rFonts w:cstheme="minorHAnsi"/>
          <w:noProof/>
        </w:rPr>
        <w:t xml:space="preserve">(van Mantgem </w:t>
      </w:r>
      <w:r w:rsidR="005012C4" w:rsidRPr="008E52D3">
        <w:rPr>
          <w:rFonts w:cstheme="minorHAnsi"/>
          <w:noProof/>
        </w:rPr>
        <w:t>et al.</w:t>
      </w:r>
      <w:r w:rsidRPr="008E52D3">
        <w:rPr>
          <w:rFonts w:cstheme="minorHAnsi"/>
          <w:noProof/>
        </w:rPr>
        <w:t xml:space="preserve"> 2016</w:t>
      </w:r>
      <w:r w:rsidR="00123F5B">
        <w:rPr>
          <w:rFonts w:cstheme="minorHAnsi"/>
          <w:noProof/>
        </w:rPr>
        <w:t>,</w:t>
      </w:r>
      <w:r w:rsidRPr="008E52D3">
        <w:rPr>
          <w:rFonts w:cstheme="minorHAnsi"/>
          <w:noProof/>
        </w:rPr>
        <w:t xml:space="preserve"> Voelker </w:t>
      </w:r>
      <w:r w:rsidR="005012C4" w:rsidRPr="008E52D3">
        <w:rPr>
          <w:rFonts w:cstheme="minorHAnsi"/>
          <w:noProof/>
        </w:rPr>
        <w:t>et al.</w:t>
      </w:r>
      <w:r w:rsidRPr="008E52D3">
        <w:rPr>
          <w:rFonts w:cstheme="minorHAnsi"/>
          <w:noProof/>
        </w:rPr>
        <w:t xml:space="preserve"> 2019</w:t>
      </w:r>
      <w:r w:rsidR="00123F5B">
        <w:rPr>
          <w:rFonts w:cstheme="minorHAnsi"/>
          <w:noProof/>
        </w:rPr>
        <w:t>,</w:t>
      </w:r>
      <w:r w:rsidRPr="008E52D3">
        <w:rPr>
          <w:rFonts w:cstheme="minorHAnsi"/>
          <w:noProof/>
        </w:rPr>
        <w:t xml:space="preserve"> North </w:t>
      </w:r>
      <w:r w:rsidR="005012C4" w:rsidRPr="008E52D3">
        <w:rPr>
          <w:rFonts w:cstheme="minorHAnsi"/>
          <w:noProof/>
        </w:rPr>
        <w:t>et al.</w:t>
      </w:r>
      <w:r w:rsidRPr="008E52D3">
        <w:rPr>
          <w:rFonts w:cstheme="minorHAnsi"/>
          <w:noProof/>
        </w:rPr>
        <w:t xml:space="preserve"> 2022)</w:t>
      </w:r>
      <w:r w:rsidRPr="008E52D3">
        <w:rPr>
          <w:rFonts w:cstheme="minorHAnsi"/>
        </w:rPr>
        <w:fldChar w:fldCharType="end"/>
      </w:r>
      <w:r w:rsidRPr="008E52D3">
        <w:rPr>
          <w:rFonts w:cstheme="minorHAnsi"/>
        </w:rPr>
        <w:t xml:space="preserve">. For example, wildfire could reduce basal area, leaving the surviving trees better able to resist drought over the long term. Exploring how stressors are likely to interact and shape population dynamics is another goal for future research. </w:t>
      </w:r>
    </w:p>
    <w:p w14:paraId="32195E19" w14:textId="316BC6C4" w:rsidR="00FF6204" w:rsidRPr="008E52D3" w:rsidRDefault="00FF6204" w:rsidP="00FF6204">
      <w:pPr>
        <w:pStyle w:val="nrpsHeading1"/>
      </w:pPr>
      <w:bookmarkStart w:id="184" w:name="_Toc405362325"/>
      <w:bookmarkStart w:id="185" w:name="_Toc465075041"/>
      <w:bookmarkStart w:id="186" w:name="_Toc503514014"/>
      <w:r w:rsidRPr="008E52D3">
        <w:t xml:space="preserve">Conclusions </w:t>
      </w:r>
      <w:bookmarkEnd w:id="184"/>
      <w:bookmarkEnd w:id="185"/>
      <w:bookmarkEnd w:id="186"/>
    </w:p>
    <w:p w14:paraId="1E976789" w14:textId="07A8FF86" w:rsidR="008B147F" w:rsidRPr="008E52D3" w:rsidRDefault="008B147F" w:rsidP="008B147F">
      <w:pPr>
        <w:ind w:firstLine="720"/>
        <w:rPr>
          <w:rFonts w:cstheme="minorHAnsi"/>
          <w:sz w:val="20"/>
          <w:szCs w:val="20"/>
        </w:rPr>
      </w:pPr>
      <w:del w:id="187" w:author="Author">
        <w:r w:rsidRPr="008E52D3" w:rsidDel="008813A8">
          <w:rPr>
            <w:rFonts w:cstheme="minorHAnsi"/>
          </w:rPr>
          <w:delText xml:space="preserve">The results of this study provide clear guidance for managers interested in conserving sugar pine. </w:delText>
        </w:r>
      </w:del>
      <w:r w:rsidRPr="008E52D3">
        <w:rPr>
          <w:rFonts w:cstheme="minorHAnsi"/>
        </w:rPr>
        <w:t xml:space="preserve">This study’s findings, which point at fire, WPBR, and neighborhood basal area as major stressors of sugar pine, suggest that fuel treatments with a density reduction component could substantially benefit sugar pine populations. Fuel treatments to reduce or rearrange the dead biomass which fuels wildfires have been proven to reduce the hazard of severe wildfire </w:t>
      </w:r>
      <w:r w:rsidRPr="008E52D3">
        <w:rPr>
          <w:rFonts w:cstheme="minorHAnsi"/>
        </w:rPr>
        <w:fldChar w:fldCharType="begin" w:fldLock="1"/>
      </w:r>
      <w:r w:rsidRPr="008E52D3">
        <w:rPr>
          <w:rFonts w:cstheme="minorHAnsi"/>
        </w:rPr>
        <w:instrText>ADDIN CSL_CITATION {"citationItems":[{"id":"ITEM-1","itemData":{"DOI":"10.1002/ecs2.3198","ISSN":"21508925","abstract":"Forests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L.","non-dropping-particle":"","parse-names":false,"suffix":""}],"container-title":"Ecosphere","id":"ITEM-1","issue":"8","issued":{"date-parts":[["2020"]]},"title":"Potential wildfire and carbon stability in frequent-fire forests in the Sierra Nevada: trade-offs from a long-term study","type":"article-journal","volume":"11"},"uris":["http://www.mendeley.com/documents/?uuid=eb2bae80-149d-4e46-be37-b171fce5c7f0"]},{"id":"ITEM-2","itemData":{"DOI":"10.1016/j.foreco.2005.03.070","ISBN":"0378-1127","ISSN":"03781127","abstract":"Fuel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Management","id":"ITEM-2","issue":"1-3","issued":{"date-parts":[["2005"]]},"page":"21-36","title":"Experimental fuel treatment impacts on forest structure, potential fire behavior, and predicted tree mortality in a California mixed conifer forest","type":"article-journal","volume":"215"},"uris":["http://www.mendeley.com/documents/?uuid=220a22bb-3b31-484c-9a62-065eed2a07c1"]}],"mendeley":{"formattedCitation":"(Stephens and Moghaddas, 2005; Foster &lt;i&gt;et al.&lt;/i&gt;, 2020)","plainTextFormattedCitation":"(Stephens and Moghaddas, 2005; Foster et al., 2020)","previouslyFormattedCitation":"(Stephens and Moghaddas, 2005; Foster &lt;i&gt;et al.&lt;/i&gt;, 2020)"},"properties":{"noteIndex":0},"schema":"https://github.com/citation-style-language/schema/raw/master/csl-citation.json"}</w:instrText>
      </w:r>
      <w:r w:rsidRPr="008E52D3">
        <w:rPr>
          <w:rFonts w:cstheme="minorHAnsi"/>
        </w:rPr>
        <w:fldChar w:fldCharType="separate"/>
      </w:r>
      <w:r w:rsidRPr="008E52D3">
        <w:rPr>
          <w:rFonts w:cstheme="minorHAnsi"/>
          <w:noProof/>
        </w:rPr>
        <w:t>(Stephens and Moghaddas 2005</w:t>
      </w:r>
      <w:r>
        <w:rPr>
          <w:rFonts w:cstheme="minorHAnsi"/>
          <w:noProof/>
        </w:rPr>
        <w:t>,</w:t>
      </w:r>
      <w:r w:rsidRPr="008E52D3">
        <w:rPr>
          <w:rFonts w:cstheme="minorHAnsi"/>
          <w:noProof/>
        </w:rPr>
        <w:t xml:space="preserve"> Foster et al. 2020)</w:t>
      </w:r>
      <w:r w:rsidRPr="008E52D3">
        <w:rPr>
          <w:rFonts w:cstheme="minorHAnsi"/>
        </w:rPr>
        <w:fldChar w:fldCharType="end"/>
      </w:r>
      <w:r w:rsidRPr="008E52D3">
        <w:rPr>
          <w:rFonts w:cstheme="minorHAnsi"/>
        </w:rPr>
        <w:t xml:space="preserve">, and in many cases have the co-benefit of reducing basal area </w:t>
      </w:r>
      <w:r w:rsidRPr="008E52D3">
        <w:rPr>
          <w:rFonts w:cstheme="minorHAnsi"/>
        </w:rPr>
        <w:fldChar w:fldCharType="begin" w:fldLock="1"/>
      </w:r>
      <w:r w:rsidRPr="008E52D3">
        <w:rPr>
          <w:rFonts w:cstheme="minorHAnsi"/>
        </w:rPr>
        <w:instrText>ADDIN CSL_CITATION {"citationItems":[{"id":"ITEM-1","itemData":{"DOI":"10.1093/jofore/fvab026","abstract":"A significant increase in treatment pace and scale is needed to restore dry western US forest resilience owing to increasingly frequent and severe wildfire and drought. We propose a pyrosilviculture approach to directly increase large-scale fire use and modify current thinning treatments to optimize future fire incorporation. Recommendations include leveraging wildfire’s “treatment” in areas burned at low and moderate severity with subsequent pyrosilviculture management, identifying managed wildfire zones, and facilitating and financing prescribed fire with “anchor,” “ecosystem asset,” and “revenue” focused thinning treatments. Pyrosilviculture would also expand prescribed-burn and managed-wildfire objectives to include reducing stand density, increasing forest heterogeneity, and selecting for tree species and phenotypes better adapted to changing climate and disturbance regimes. The potential benefits and limitations of this approach are discussed. Fire is inevitable in dry western US forests and pyrosilviculture focuses on proactively shifting more of that fire into managed large-scale burns needed to restore ecosystem resilience.A management paradigm shift in fire use is needed to restore western forest landscape resilience. We propose a “pyrosilviculture” approach with the goals of directly increasing prescribed fire and managed wildfire and modifying thinning treatments to optimize more managed fire. Changes include leveraging low- and moderate-wildfire burn areas as treatments, identifying managed wildfire zones, and three thinning treatments designed to expand and finance prescribed fire to connect dispersed treatments. We also suggest that large-scale fire be used to reduce forest density, increase structural heterogeneity, and select for tree species and phenotypes adapted to changing climate and fire conditions.","author":[{"dropping-particle":"","family":"North","given":"Malcolm P.","non-dropping-particle":"","parse-names":false,"suffix":""},{"dropping-particle":"","family":"York","given":"R A","non-dropping-particle":"","parse-names":false,"suffix":""},{"dropping-particle":"","family":"Collins","given":"B M","non-dropping-particle":"","parse-names":false,"suffix":""},{"dropping-particle":"","family":"Hurteau","given":"M D","non-dropping-particle":"","parse-names":false,"suffix":""},{"dropping-particle":"","family":"Jones","given":"G M","non-dropping-particle":"","parse-names":false,"suffix":""},{"dropping-particle":"","family":"Knapp","given":"E E","non-dropping-particle":"","parse-names":false,"suffix":""},{"dropping-particle":"","family":"Kobziar","given":"L","non-dropping-particle":"","parse-names":false,"suffix":""},{"dropping-particle":"","family":"Mccann","given":"H","non-dropping-particle":"","parse-names":false,"suffix":""},{"dropping-particle":"","family":"Meyer","given":"M D","non-dropping-particle":"","parse-names":false,"suffix":""},{"dropping-particle":"","family":"Stephens","given":"S L","non-dropping-particle":"","parse-names":false,"suffix":""},{"dropping-particle":"","family":"Tompkins","given":"R E","non-dropping-particle":"","parse-names":false,"suffix":""},{"dropping-particle":"","family":"Tubbesing","given":"C L","non-dropping-particle":"","parse-names":false,"suffix":""}],"container-title":"Journal of Forestry","id":"ITEM-1","issued":{"date-parts":[["2021"]]},"page":"1-25","title":"Pyrosilviculture needed for landscape resilience of dry western United States forests","type":"article-journal"},"uris":["http://www.mendeley.com/documents/?uuid=b3619aba-ae0c-4035-a4b8-a3472681f9cd"]},{"id":"ITEM-2","itemData":{"DOI":"10.1016/j.foreco.2016.01.034","ISSN":"03781127","abstract":"Increasingly, objectives for forests with moderate- or mixed-severity fire regimes are to restore successionally diverse landscapes that are resistant and resilient to current and future stressors. Maintaining native species and characteristic processes requires this successional diversity, but methods to achieve it are poorly explained in the literature. In the Inland Pacific US, large, old, early seral trees were a key historical feature of many young and old forest successional patches, especially where fires frequently occurred. Large, old trees are naturally fire-tolerant, but today are often threatened by dense understory cohorts that create fuel ladders that alter likely post-fire successional pathways. Reducing these understories can contribute to resistance by creating conditions where canopy trees will survive disturbances and climatic stressors; these survivors are important seed sources, soil protectors, and critical habitat elements. Historical timber harvesting has skewed tree size and age class distributions, created hard edges, and altered native patch sizes. Manipulating these altered forests to promote development of larger patches of older, larger, and more widely-spaced trees with diverse understories will increase landscape resistance to severe fires, and enhance wildlife habitat for underrepresented conditions.Closed-canopy, multi-layered patches that develop in hot, dry summer environments are vulnerable to droughts, and they increase landscape vulnerability to insect outbreaks and severe wildfires. These same patches provide habitat for species such as the northern spotted owl, which has benefited from increased habitat area. Regional and local planning will be critical for gauging risks, evaluating trade-offs, and restoring dynamics that can support these and other species. The goal will be to manage for heterogeneous landscapes that include variably-sized patches of (1) young, middle-aged, and old, closed-canopy forests growing in upper montane, northerly aspect, and valley bottom settings, (2) a similar diversity of open-canopy, fire-tolerant patches growing on ridgetops, southerly aspects, and lower montane settings, and (3) significant montane chaparral and grassland areas. Tools to achieve this goal include managed wildfire, prescribed burning, and variable density thinning at small to large scales. Specifics on \"how much and where?\" will vary according to physiographic, topographic and historical templates, and regulatory …","author":[{"dropping-particle":"","family":"Hessburg","given":"Paul F.","non-dropping-particle":"","parse-names":false,"suffix":""},{"dropping-particle":"","family":"Spies","given":"Thomas A.","non-dropping-particle":"","parse-names":false,"suffix":""},{"dropping-particle":"","family":"Perry","given":"David A.","non-dropping-particle":"","parse-names":false,"suffix":""},{"dropping-particle":"","family":"Skinner","given":"Carl N.","non-dropping-particle":"","parse-names":false,"suffix":""},{"dropping-particle":"","family":"Taylor","given":"Alan H.","non-dropping-particle":"","parse-names":false,"suffix":""},{"dropping-particle":"","family":"Brown","given":"Peter M.","non-dropping-particle":"","parse-names":false,"suffix":""},{"dropping-particle":"","family":"Stephens","given":"Scott L.","non-dropping-particle":"","parse-names":false,"suffix":""},{"dropping-particle":"","family":"Larson","given":"Andrew J.","non-dropping-particle":"","parse-names":false,"suffix":""},{"dropping-particle":"","family":"Churchill","given":"Derek J.","non-dropping-particle":"","parse-names":false,"suffix":""},{"dropping-particle":"","family":"Povak","given":"Nicholas A.","non-dropping-particle":"","parse-names":false,"suffix":""},{"dropping-particle":"","family":"Singleton","given":"Peter H.","non-dropping-particle":"","parse-names":false,"suffix":""},{"dropping-particle":"","family":"McComb","given":"Brenda","non-dropping-particle":"","parse-names":false,"suffix":""},{"dropping-particle":"","family":"Zielinski","given":"William J.","non-dropping-particle":"","parse-names":false,"suffix":""},{"dropping-particle":"","family":"Collins","given":"Brandon M.","non-dropping-particle":"","parse-names":false,"suffix":""},{"dropping-particle":"","family":"Salter","given":"R. Brion","non-dropping-particle":"","parse-names":false,"suffix":""},{"dropping-particle":"","family":"Keane","given":"John J.","non-dropping-particle":"","parse-names":false,"suffix":""},{"dropping-particle":"","family":"Franklin","given":"Jerry F.","non-dropping-particle":"","parse-names":false,"suffix":""},{"dropping-particle":"","family":"Riegel","given":"Greg","non-dropping-particle":"","parse-names":false,"suffix":""}],"container-title":"Forest Ecology and Management","id":"ITEM-2","issued":{"date-parts":[["2016"]]},"page":"221-250","publisher":"Elsevier B.V.","title":"Tamm Review: Management of mixed-severity fire regime forests in Oregon, Washington, and Northern California","type":"article-journal","volume":"366"},"uris":["http://www.mendeley.com/documents/?uuid=dcb615f9-320f-4ed4-9c01-338995dd9133"]}],"mendeley":{"formattedCitation":"(Hessburg &lt;i&gt;et al.&lt;/i&gt;, 2016; North &lt;i&gt;et al.&lt;/i&gt;, 2021)","plainTextFormattedCitation":"(Hessburg et al., 2016; North et al., 2021)","previouslyFormattedCitation":"(Hessburg &lt;i&gt;et al.&lt;/i&gt;, 2016; North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(Hessburg et al. 2016</w:t>
      </w:r>
      <w:r>
        <w:rPr>
          <w:rFonts w:cstheme="minorHAnsi"/>
          <w:noProof/>
        </w:rPr>
        <w:t>,</w:t>
      </w:r>
      <w:r w:rsidRPr="008E52D3">
        <w:rPr>
          <w:rFonts w:cstheme="minorHAnsi"/>
          <w:noProof/>
        </w:rPr>
        <w:t xml:space="preserve"> North et al. 2021)</w:t>
      </w:r>
      <w:r w:rsidRPr="008E52D3">
        <w:rPr>
          <w:rFonts w:cstheme="minorHAnsi"/>
        </w:rPr>
        <w:fldChar w:fldCharType="end"/>
      </w:r>
      <w:r w:rsidRPr="008E52D3">
        <w:rPr>
          <w:rFonts w:cstheme="minorHAnsi"/>
        </w:rPr>
        <w:t xml:space="preserve">. Our findings, and other studies examining the effects of prescribed fire on sugar pine mortality </w:t>
      </w:r>
      <w:r w:rsidRPr="008E52D3">
        <w:rPr>
          <w:rFonts w:cstheme="minorHAnsi"/>
        </w:rPr>
        <w:fldChar w:fldCharType="begin" w:fldLock="1"/>
      </w:r>
      <w:r w:rsidRPr="008E52D3">
        <w:rPr>
          <w:rFonts w:cstheme="minorHAnsi"/>
        </w:rPr>
        <w:instrText>ADDIN CSL_CITATION {"citationItems":[{"id":"ITEM-1","itemData":{"DOI":"10.1890/03-5109","ISSN":"10510761","abstract":"An introduced pathogen, white pine blister rust (Cronartium ribicola), has caused declines in five-needled pines throughout North America. Simultaneously, fire exclusion has resulted in dense stands in many forest types, which may create additional stress for these generally shade-intolerant pines. Fire exclusion also allows fuels to accumulate, and it is unclear how affected populations will respond to the reintroduction of fire. Although white pine blister rust and fire exclusion are widely recognized threats, long-term demographic data that document the effects of these stressors are rare. We present population trends from 2168 individuals over 5-15 years for an affected species, sugar pine (Pinus lambertiana), at several burned and unburned sites in the Sierra Nevada of California. Size-based matrix models indicate that most unburned populations have negative growth rates (λ range: 0.82-1.04). The growth rate of most populations was, however, indistinguishable from replacement levels (λ = 1.0), implying that, if populations are indeed declining, the progression of any such decline is slow, and longer observations are needed to clearly determine population trends. We found significant differences among population growth rates, primarily due to variation in recruitment rates. Deaths associated with blister rust and stress (i.e., resource competition) were common, suggesting significant roles for both blister rust and fire exclusion in determining population trajectories. Data from 15 prescribed fires showed that the immediate effect of burning was the death of many small trees, with the frequency of mortality returning to pre-fire levels within five years. In spite of a poor prognosis for sugar pine, our results suggest that we have time to apply and refine management strategies to protect this species.","author":[{"dropping-particle":"","family":"Mantgem","given":"Phillip J.","non-dropping-particle":"Van","parse-names":false,"suffix":""},{"dropping-particle":"","family":"Stephenson","given":"Nathan L.","non-dropping-particle":"","parse-names":false,"suffix":""},{"dropping-particle":"","family":"Keifer","given":"Mary Beth","non-dropping-particle":"","parse-names":false,"suffix":""},{"dropping-particle":"","family":"Keeley","given":"Jon","non-dropping-particle":"","parse-names":false,"suffix":""}],"container-title":"Ecological Applications","id":"ITEM-1","issue":"5","issued":{"date-parts":[["2004"]]},"page":"1590-1602","title":"Effects of an introduced pathogen and fire exclusion on the demography of sugar pine","type":"article-journal","volume":"14"},"uris":["http://www.mendeley.com/documents/?uuid=4017c084-8b81-48ae-b134-e117d840d93b"]},{"id":"ITEM-2","itemData":{"DOI":"10.1002/ecs2.3344","author":[{"dropping-particle":"","family":"Steel","given":"Zachary","non-dropping-particle":"","parse-names":false,"suffix":""},{"dropping-particle":"","family":"Goodwin","given":"Marissa","non-dropping-particle":"","parse-names":false,"suffix":""},{"dropping-particle":"","family":"Meyer","given":"Marc","non-dropping-particle":"","parse-names":false,"suffix":""},{"dropping-particle":"","family":"Fricker","given":"G.A.","non-dropping-particle":"","parse-names":false,"suffix":""},{"dropping-particle":"","family":"Zald","given":"Harold","non-dropping-particle":"","parse-names":false,"suffix":""},{"dropping-particle":"","family":"Hurteau","given":"Matthew D.","non-dropping-particle":"","parse-names":false,"suffix":""}],"container-title":"Ecosphere","id":"ITEM-2","issue":"January","issued":{"date-parts":[["2021"]]},"title":"Do Forest Fuel Reduction Treatments Confer Resistance to Beetle Infestation and Drought Mortality?","type":"article-journal","volume":"12"},"uris":["http://www.mendeley.com/documents/?uuid=27f300f3-6aa3-4e67-9ff2-302a5568e9e8"]}],"mendeley":{"formattedCitation":"(Van Mantgem &lt;i&gt;et al.&lt;/i&gt;, 2004; Steel &lt;i&gt;et al.&lt;/i&gt;, 2021)","plainTextFormattedCitation":"(Van Mantgem et al., 2004; Steel et al., 2021)","previouslyFormattedCitation":"(Van Mantgem &lt;i&gt;et al.&lt;/i&gt;, 2004; Steel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w:t>
      </w:r>
      <w:r>
        <w:rPr>
          <w:rFonts w:cstheme="minorHAnsi"/>
          <w:noProof/>
        </w:rPr>
        <w:t>v</w:t>
      </w:r>
      <w:r w:rsidRPr="008E52D3">
        <w:rPr>
          <w:rFonts w:cstheme="minorHAnsi"/>
          <w:noProof/>
        </w:rPr>
        <w:t>an Mantgem et al. 2004</w:t>
      </w:r>
      <w:r>
        <w:rPr>
          <w:rFonts w:cstheme="minorHAnsi"/>
          <w:noProof/>
        </w:rPr>
        <w:t>,</w:t>
      </w:r>
      <w:r w:rsidRPr="008E52D3">
        <w:rPr>
          <w:rFonts w:cstheme="minorHAnsi"/>
          <w:noProof/>
        </w:rPr>
        <w:t xml:space="preserve"> Steel et al. 2021)</w:t>
      </w:r>
      <w:r w:rsidRPr="008E52D3">
        <w:rPr>
          <w:rFonts w:cstheme="minorHAnsi"/>
        </w:rPr>
        <w:fldChar w:fldCharType="end"/>
      </w:r>
      <w:r w:rsidRPr="008E52D3">
        <w:rPr>
          <w:rFonts w:cstheme="minorHAnsi"/>
        </w:rPr>
        <w:t xml:space="preserve">, suggest that managers should be deliberate in their application of prescribed fire to reduce wildfire hazard and consider measures such as raking or local density reduction to protect individual trees where pre-fire fuels are abundant </w:t>
      </w:r>
      <w:r w:rsidRPr="008E52D3">
        <w:rPr>
          <w:rFonts w:cstheme="minorHAnsi"/>
        </w:rPr>
        <w:fldChar w:fldCharType="begin" w:fldLock="1"/>
      </w:r>
      <w:r w:rsidRPr="008E52D3">
        <w:rPr>
          <w:rFonts w:cstheme="minorHAnsi"/>
        </w:rPr>
        <w:instrText>ADDIN CSL_CITATION {"citationItems":[{"id":"ITEM-1","itemData":{"DOI":"10.4996/fireecology.0603097","ISSN":"19339747","abstract":"Prescribed fire is an important tool for fuel reduction, the control of competing vegetation, and forest restoration. The accumulated fuels associated with historical fire exclusion can cause undesirably high tree mortality rates following prescribed fires and wildfires. This is especially true for sugar pine (Pinus lambertiana Douglas), which is already negatively affected by the introduced pathogen white pine blister rust (Cronartium ribicola J.C. Fisch. ex Rabenh). We tested the efficacy of raking away fuels around the base of sugar pine to reduce mortality following prescribed fire in Sequoia and Kings Canyon national parks, California, USA. This study was conducted in three prescribed fires and included 457 trees, half of which had the fuels around their bases raked away to mineral soil to 0.5 m away from the stem. Fire effects were assessed and tree mortality was recorded for three years after prescribed fires. Overall, raking had no detectable effect on mortality: raked trees averaged 30 % mortality compared to 36 % for unraked trees. There was a significant effect, however, between the interaction of raking and average pre-treatment forest floor fuel depth: the predicted probability of survival of a 50 cm dbh tree was 0.94 vs. 0.96 when average pre-treatment fuel depth was 0 cm for a raked and unraked tree, respectively. When average pre-treatment forest floor fuel depth was 30 cm, the predicted probability of survival for a raked 50 cm dbh tree was 0.60 compared to only 0.07 for an unraked tree. Raking did not affect mortality when fire intensity, measured as percent crown volume scorched, was very low (0 % scorch) or very high (&gt;80 % scorch), but the raking treatment significantly increased the proportion of trees that survived by 9.6 % for trees that burned under moderate fire intensity (1 % to 80 % scorch). Raking significantly reduced the likelihood of bole charring and bark beetle activity three years post fire. Fuel depth and anticipated fire intensity need to be accounted for to maximize the effectiveness of the treatments. Raking is an important management option to reduce tree mortality from prescribed fire, but is most effective under specific fuel and burning conditions.","author":[{"dropping-particle":"","family":"Nesmith","given":"Jonathan C.B.","non-dropping-particle":"","parse-names":false,"suffix":""},{"dropping-particle":"","family":"O'Hara","given":"Kevin L.","non-dropping-particle":"","parse-names":false,"suffix":""},{"dropping-particle":"","family":"Mantgem","given":"Phillip J.","non-dropping-particle":"van","parse-names":false,"suffix":""},{"dropping-particle":"","family":"Valpine","given":"Perry","non-dropping-particle":"de","parse-names":false,"suffix":""}],"container-title":"Fire Ecology","id":"ITEM-1","issue":"3","issued":{"date-parts":[["2010"]]},"page":"97-116","title":"The effects of raking on sugar pine mortality following prescribed fire in sequoia and kings canyon national parks, California, USA","type":"article-journal","volume":"6"},"uris":["http://www.mendeley.com/documents/?uuid=91857416-acb2-4d75-832b-dd4e289658a4"]},{"id":"ITEM-2","itemData":{"DOI":"10.1002/eap.2507","ISSN":"1051-0761","abstract":"In an emerging era of megadisturbance, bolstering forest resilience to wildfire, insects, and drought has become a central objective in many western forests. Climate has received considerable attention as a driver of these disturbances, but few studies have examined the complexities of climate-vegetation-disturbance interactions. Current strategies for creating resilient forests often rely on retrospective approaches, seeking to impart resilience by restoring historical conditions to contemporary landscapes, but historical conditions are becoming increasingly unattainable amidst modern bioclimatic conditions. What becomes an appropriate benchmark for resilience when we have novel forests, rapidly changing climate, and unprecedented disturbance regimes? We combined two longitudinal datasets-each representing some of the most comprehensive spatially explicit, annual tree mortality data in existence-in a post-hoc factorial design to examine the non-linear relationships between fire, climate, forest spatial structure, and bark beetles. We found that while pre-fire drought elevated mortality risk, advantageous local neighborhoods could offset these effects. Surprisingly, mortality risk (Pm) was higher in crowded local neighborhoods that burned in wet years (Pm = 42%) compared with sparse neighborhoods that burned during drought (Pm = 30%). Risk of beetle attack was also increased by drought, but lower conspecific crowding impeded the otherwise positive interaction between fire and beetle attack. Antecedent fire increased drought-related mortality over short timespans (&lt;7 yrs) but reduced mortality over longer intervals. These results clarify interacting disturbance dynamics and provide a mechanistic underpinning for forest restoration strategies. Importantly, they demonstrate the potential for managed fire and silvicultural strategies to offset climate effects and bolster resilience to fire, beetles, and drought.","author":[{"dropping-particle":"","family":"Furniss","given":"Tucker J.","non-dropping-particle":"","parse-names":false,"suffix":""},{"dropping-particle":"","family":"Das","given":"Adrian J.","non-dropping-particle":"","parse-names":false,"suffix":""},{"dropping-particle":"","family":"Mantgem","given":"Phillip J.","non-dropping-particle":"","parse-names":false,"suffix":""},{"dropping-particle":"","family":"Stephenson","given":"Nathan L.","non-dropping-particle":"","parse-names":false,"suffix":""},{"dropping-particle":"","family":"Lutz","given":"James A.","non-dropping-particle":"","parse-names":false,"suffix":""}],"container-title":"Ecological Applications","id":"ITEM-2","issue":"June 2021","issued":{"date-parts":[["2021"]]},"page":"1-14","title":"Crowding, climate, and the case for social distancing among trees","type":"article-journal"},"uris":["http://www.mendeley.com/documents/?uuid=923f9f80-0634-4566-ac74-bb9eb698fef4"]}],"mendeley":{"formattedCitation":"(Nesmith &lt;i&gt;et al.&lt;/i&gt;, 2010; Furniss &lt;i&gt;et al.&lt;/i&gt;, 2021)","plainTextFormattedCitation":"(Nesmith et al., 2010; Furniss et al., 2021)","previouslyFormattedCitation":"(Nesmith &lt;i&gt;et al.&lt;/i&gt;, 2010; Furniss &lt;i&gt;et al.&lt;/i&gt;, 2021)"},"properties":{"noteIndex":0},"schema":"https://github.com/citation-style-language/schema/raw/master/csl-citation.json"}</w:instrText>
      </w:r>
      <w:r w:rsidRPr="008E52D3">
        <w:rPr>
          <w:rFonts w:cstheme="minorHAnsi"/>
        </w:rPr>
        <w:fldChar w:fldCharType="separate"/>
      </w:r>
      <w:r w:rsidRPr="008E52D3">
        <w:rPr>
          <w:rFonts w:cstheme="minorHAnsi"/>
          <w:noProof/>
        </w:rPr>
        <w:t>(Nesmith et al. 2010</w:t>
      </w:r>
      <w:r>
        <w:rPr>
          <w:rFonts w:cstheme="minorHAnsi"/>
          <w:noProof/>
        </w:rPr>
        <w:t>,</w:t>
      </w:r>
      <w:r w:rsidRPr="008E52D3">
        <w:rPr>
          <w:rFonts w:cstheme="minorHAnsi"/>
          <w:noProof/>
        </w:rPr>
        <w:t xml:space="preserve"> Furniss et al. 2021)</w:t>
      </w:r>
      <w:r w:rsidRPr="008E52D3">
        <w:rPr>
          <w:rFonts w:cstheme="minorHAnsi"/>
        </w:rPr>
        <w:fldChar w:fldCharType="end"/>
      </w:r>
      <w:r w:rsidRPr="008E52D3">
        <w:rPr>
          <w:rFonts w:cstheme="minorHAnsi"/>
        </w:rPr>
        <w:t xml:space="preserve">. Mechanical fuel treatments will provide some protection from wildfire and can be applied in combination with timber harvests, for a dual benefit of reducing wildfire hazard and competition </w:t>
      </w:r>
      <w:r w:rsidRPr="008E52D3">
        <w:rPr>
          <w:rFonts w:cstheme="minorHAnsi"/>
        </w:rPr>
        <w:fldChar w:fldCharType="begin" w:fldLock="1"/>
      </w:r>
      <w:r w:rsidRPr="008E52D3">
        <w:rPr>
          <w:rFonts w:cstheme="minorHAnsi"/>
        </w:rPr>
        <w:instrText>ADDIN CSL_CITATION {"citationItems":[{"id":"ITEM-1","itemData":{"DOI":"10.1890/14-0971.1","abstract":"Fuel treatment implementation in dry forest types throughout the western United States is likely to increase in pace and scale in response to increasing incidence of large wildfires. While it is clear that properly implemented fuel treatments are effective at reducing hazardous fire potential, there are ancillary ecological effects that can impact forest resilience either positively or negatively depending on the specific elements examined, as well as treatment type, timing, and intensity. In this study, we use overstory tree growth responses, measured seven years after the most common fuel treatments, to estimate forest health. Across the five species analyzed, observed mortality and future vulnerability were consistently low in the mechanical- only treatment. Fire-only was similar to the control for all species except Douglas-fir, while mechanical-plus-fire had high observed mortality and future vulnerability for white fir and sugar pine. Given that overstory trees largely dictate the function of forests and services they provide (e.g., wildlife habitat, carbon sequestration, soil stability) these results have implications for understanding longer-term impacts of common fuel treatments on forest resilience.","author":[{"dropping-particle":"","family":"Collins","given":"B. M.","non-dropping-particle":"","parse-names":false,"suffix":""},{"dropping-particle":"","family":"Das","given":"Adrian J.","non-dropping-particle":"","parse-names":false,"suffix":""},{"dropping-particle":"","family":"Battles","given":"John J","non-dropping-particle":"","parse-names":false,"suffix":""},{"dropping-particle":"","family":"Fry","given":"Danny L.","non-dropping-particle":"","parse-names":false,"suffix":""},{"dropping-particle":"","family":"Krasnow","given":"Kevin D.","non-dropping-particle":"","parse-names":false,"suffix":""},{"dropping-particle":"","family":"Stephens","given":"Scott L.","non-dropping-particle":"","parse-names":false,"suffix":""}],"container-title":"Ecological Applications","id":"ITEM-1","issue":"8","issued":{"date-parts":[["2014"]]},"page":"1879-1886","title":"Beyond Reducing Fire Hazard","type":"article-journal","volume":"24"},"uris":["http://www.mendeley.com/documents/?uuid=5d441a06-fa7d-41bd-a013-5a6bab0ce109"]},{"id":"ITEM-2","itemData":{"DOI":"10.1002/eap.1902","author":[{"dropping-particle":"","family":"Restaino","given":"Christina","non-dropping-particle":"","parse-names":false,"suffix":""},{"dropping-particle":"","family":"Young","given":"Derek J.N.","non-dropping-particle":"","parse-names":false,"suffix":""},{"dropping-particle":"","family":"Estes","given":"Becky","non-dropping-particle":"","parse-names":false,"suffix":""},{"dropping-particle":"","family":"Gross","given":"Shana","non-dropping-particle":"","parse-names":false,"suffix":""},{"dropping-particle":"","family":"Wuenschel","given":"Amarina","non-dropping-particle":"","parse-names":false,"suffix":""},{"dropping-particle":"","family":"Meyer","given":"Marc","non-dropping-particle":"","parse-names":false,"suffix":""},{"dropping-particle":"","family":"Safford","given":"Hugh","non-dropping-particle":"","parse-names":false,"suffix":""}],"container-title":"Ecological Applications","id":"ITEM-2","issue":"December 2017","issued":{"date-parts":[["2019"]]},"page":"1-14","title":"Forest structure and climate mediate drought-induced tree mortality in forests of the Sierra Nevada , USA","type":"article-journal","volume":"29"},"uris":["http://www.mendeley.com/documents/?uuid=fab20f86-8948-4d2c-85ba-9a0ff200ff1e"]}],"mendeley":{"formattedCitation":"(Collins &lt;i&gt;et al.&lt;/i&gt;, 2014; Restaino &lt;i&gt;et al.&lt;/i&gt;, 2019)","plainTextFormattedCitation":"(Collins et al., 2014; Restaino et al., 2019)","previouslyFormattedCitation":"(Collins &lt;i&gt;et al.&lt;/i&gt;, 2014; Restaino &lt;i&gt;et al.&lt;/i&gt;, 2019)"},"properties":{"noteIndex":0},"schema":"https://github.com/citation-style-language/schema/raw/master/csl-citation.json"}</w:instrText>
      </w:r>
      <w:r w:rsidRPr="008E52D3">
        <w:rPr>
          <w:rFonts w:cstheme="minorHAnsi"/>
        </w:rPr>
        <w:fldChar w:fldCharType="separate"/>
      </w:r>
      <w:r w:rsidRPr="008E52D3">
        <w:rPr>
          <w:rFonts w:cstheme="minorHAnsi"/>
          <w:noProof/>
        </w:rPr>
        <w:t>(Collins et al. 2014</w:t>
      </w:r>
      <w:r>
        <w:rPr>
          <w:rFonts w:cstheme="minorHAnsi"/>
          <w:noProof/>
        </w:rPr>
        <w:t>,</w:t>
      </w:r>
      <w:r w:rsidRPr="008E52D3">
        <w:rPr>
          <w:rFonts w:cstheme="minorHAnsi"/>
          <w:noProof/>
        </w:rPr>
        <w:t xml:space="preserve"> Restaino et al. 2019)</w:t>
      </w:r>
      <w:r w:rsidRPr="008E52D3">
        <w:rPr>
          <w:rFonts w:cstheme="minorHAnsi"/>
        </w:rPr>
        <w:fldChar w:fldCharType="end"/>
      </w:r>
      <w:r w:rsidRPr="008E52D3">
        <w:rPr>
          <w:rFonts w:cstheme="minorHAnsi"/>
        </w:rPr>
        <w:t xml:space="preserve">. Managers can take advantage of established programs producing WPBR-resistant seedlings in reforestation efforts aimed at restoring sugar pine on landscapes impacted by high severity fire </w:t>
      </w:r>
      <w:r w:rsidRPr="008E52D3">
        <w:rPr>
          <w:rFonts w:cstheme="minorHAnsi"/>
        </w:rPr>
        <w:fldChar w:fldCharType="begin" w:fldLock="1"/>
      </w:r>
      <w:r w:rsidRPr="008E52D3">
        <w:rPr>
          <w:rFonts w:cstheme="minorHAnsi"/>
        </w:rPr>
        <w:instrText>ADDIN CSL_CITATION {"citationItems":[{"id":"ITEM-1","itemData":{"author":[{"dropping-particle":"","family":"Kinloch","given":"B B","non-dropping-particle":"","parse-names":false,"suffix":""},{"dropping-particle":"","family":"Sniezko","given":"R A","non-dropping-particle":"","parse-names":false,"suffix":""},{"dropping-particle":"","family":"Savin","given":"D P","non-dropping-particle":"","parse-names":false,"suffix":""},{"dropping-particle":"","family":"Danchok","given":"R","non-dropping-particle":"","parse-names":false,"suffix":""},{"dropping-particle":"","family":"Kegley","given":"A","non-dropping-particle":"","parse-names":false,"suffix":""}],"container-title":"Schoettle, Anna W.; Sniezko, Richard A.; Kliejunas, John T., eds. 2018. Proceedings of the IUFRO joint conference: Genetics of five-needle pines, rusts of forest trees, and Strobusphere; 2014 June 15–20; Fort Collins, CO. Proc. RMRS-P-76. Fort Collins, CO","id":"ITEM-1","issued":{"date-parts":[["2018"]]},"page":"124-128","title":"Patterns of Variation in Blister Rust Resistance in Sugar Pine ( Pinus lambertiana )","type":"paper-conference"},"uris":["http://www.mendeley.com/documents/?uuid=bc10b7dc-0889-45c9-96ba-82c65d7a265d"]}],"mendeley":{"formattedCitation":"(Kinloch &lt;i&gt;et al.&lt;/i&gt;, 2018)","plainTextFormattedCitation":"(Kinloch et al., 2018)","previouslyFormattedCitation":"(Kinloch &lt;i&gt;et al.&lt;/i&gt;, 2018)"},"properties":{"noteIndex":0},"schema":"https://github.com/citation-style-language/schema/raw/master/csl-citation.json"}</w:instrText>
      </w:r>
      <w:r w:rsidRPr="008E52D3">
        <w:rPr>
          <w:rFonts w:cstheme="minorHAnsi"/>
        </w:rPr>
        <w:fldChar w:fldCharType="separate"/>
      </w:r>
      <w:r w:rsidRPr="008E52D3">
        <w:rPr>
          <w:rFonts w:cstheme="minorHAnsi"/>
          <w:noProof/>
        </w:rPr>
        <w:t>(Kinloch et al. 2018)</w:t>
      </w:r>
      <w:r w:rsidRPr="008E52D3">
        <w:rPr>
          <w:rFonts w:cstheme="minorHAnsi"/>
        </w:rPr>
        <w:fldChar w:fldCharType="end"/>
      </w:r>
      <w:r w:rsidRPr="008E52D3">
        <w:rPr>
          <w:rFonts w:cstheme="minorHAnsi"/>
        </w:rPr>
        <w:t xml:space="preserve">. Investments in </w:t>
      </w:r>
      <w:r w:rsidRPr="008E52D3">
        <w:rPr>
          <w:rFonts w:cstheme="minorHAnsi"/>
        </w:rPr>
        <w:lastRenderedPageBreak/>
        <w:t xml:space="preserve">artificial regeneration should likewise be made deliberately and secured with follow up treatments for wildfire hazard </w:t>
      </w:r>
      <w:r w:rsidRPr="008E52D3">
        <w:rPr>
          <w:rFonts w:cstheme="minorHAnsi"/>
        </w:rPr>
        <w:fldChar w:fldCharType="begin" w:fldLock="1"/>
      </w:r>
      <w:r w:rsidRPr="008E52D3">
        <w:rPr>
          <w:rFonts w:cstheme="minorHAnsi"/>
        </w:rPr>
        <w:instrText>ADDIN CSL_CITATION {"citationItems":[{"id":"ITEM-1","itemData":{"DOI":"10.1016/j.foreco.2018.09.007","ISBN":"9781594770913","ISSN":"03781127","abstract":"The increasing frequency and severity of fire and drought events have negatively impacted the capacity and success of reforestation efforts in many dry, western U.S. forests. Challenges to reforestation include the cost and safety concerns of replanting large areas of standing dead trees, and high seedling and sapling mortality rates due to water stress, competing vegetation, and repeat fires that burn young plantations. Standard reforestation practices have emphasized establishing dense conifer cover with gridded planting, sometimes called ‘pines in lines’ followed by shrub control and pre-commercial thinning. Resources for such intensive management are increasingly limited, reducing the capacity for young plantations to develop early resilience to fire and drought. This paper summarizes recent research on the conditions under which current standard reforestation practices in the western U.S. may need adjustment, and suggests how these practices might be modified to improve their success. In particular we examine where and when plantations with regular tree spacing elevate the risk of future mortality, and how planting density, spatial arrangement, and species composition might be modified to increase seedling and sapling survival through recurring drought and fire events. Within large areas of contiguous mortality, we suggest a “three zone” approach to reforestation following a major disturbance that includes; (a) working with natural recruitment within a peripheral zone near live tree seed sources; (b) in a second zone, beyond effective seed dispersal range but in accessible areas, planting a combination of clustered and regularly spaced seedlings that varies with microsite water availability and potential fire behavior; and (c) a final zone defined by remote, steep terrain that in practice limits reforestation efforts to the establishment of founder stands. We also emphasize the early use of prescribed fire to build resilience in developing stands subject to increasingly common wildfires and drought events. Finally, we highlight limits to our current understanding of how young stands may respond and develop under these proposed planting and silvicultural practices, and identify areas where new research could help refine them.","author":[{"dropping-particle":"","family":"North","given":"Malcolm P.","non-dropping-particle":"","parse-names":false,"suffix":""},{"dropping-particle":"","family":"Stevens","given":"Jens T.","non-dropping-particle":"","parse-names":false,"suffix":""},{"dropping-particle":"","family":"Greene","given":"David F.","non-dropping-particle":"","parse-names":false,"suffix":""},{"dropping-particle":"","family":"Coppoletta","given":"Michelle","non-dropping-particle":"","parse-names":false,"suffix":""},{"dropping-particle":"","family":"Knapp","given":"Eric E.","non-dropping-particle":"","parse-names":false,"suffix":""},{"dropping-particle":"","family":"Latimer","given":"Andrew M.","non-dropping-particle":"","parse-names":false,"suffix":""},{"dropping-particle":"","family":"Restaino","given":"Christina M.","non-dropping-particle":"","parse-names":false,"suffix":""},{"dropping-particle":"","family":"Tompkins","given":"Ryan E.","non-dropping-particle":"","parse-names":false,"suffix":""},{"dropping-particle":"","family":"Welch","given":"Kevin R.","non-dropping-particle":"","parse-names":false,"suffix":""},{"dropping-particle":"","family":"York","given":"Rob A.","non-dropping-particle":"","parse-names":false,"suffix":""},{"dropping-particle":"","family":"Young","given":"Derek J.N.","non-dropping-particle":"","parse-names":false,"suffix":""},{"dropping-particle":"","family":"Axelson","given":"Jodi N.","non-dropping-particle":"","parse-names":false,"suffix":""},{"dropping-particle":"","family":"Buckley","given":"Tom N.","non-dropping-particle":"","parse-names":false,"suffix":""},{"dropping-particle":"","family":"Estes","given":"Becky L.","non-dropping-particle":"","parse-names":false,"suffix":""},{"dropping-particle":"","family":"Hager","given":"Rachel N.","non-dropping-particle":"","parse-names":false,"suffix":""},{"dropping-particle":"","family":"Long","given":"Jonathan W.","non-dropping-particle":"","parse-names":false,"suffix":""},{"dropping-particle":"","family":"Meyer","given":"Marc D.","non-dropping-particle":"","parse-names":false,"suffix":""},{"dropping-particle":"","family":"Ostoja","given":"Steven M.","non-dropping-particle":"","parse-names":false,"suffix":""},{"dropping-particle":"","family":"Safford","given":"Hugh D.","non-dropping-particle":"","parse-names":false,"suffix":""},{"dropping-particle":"","family":"Shive","given":"Kristen L.","non-dropping-particle":"","parse-names":false,"suffix":""},{"dropping-particle":"","family":"Tubbesing","given":"Carmen L.","non-dropping-particle":"","parse-names":false,"suffix":""},{"dropping-particle":"","family":"Vice","given":"Heather","non-dropping-particle":"","parse-names":false,"suffix":""},{"dropping-particle":"","family":"Walsh","given":"Dana","non-dropping-particle":"","parse-names":false,"suffix":""},{"dropping-particle":"","family":"Werner","given":"Chhaya M.","non-dropping-particle":"","parse-names":false,"suffix":""},{"dropping-particle":"","family":"Wyrsch","given":"Peter","non-dropping-particle":"","parse-names":false,"suffix":""}],"container-title":"Forest Ecology and Management","id":"ITEM-1","issue":"July 2018","issued":{"date-parts":[["2019"]]},"page":"209-224","title":"Tamm Review: Reforestation for resilience in dry western U.S. forests","type":"article-journal","volume":"432"},"uris":["http://www.mendeley.com/documents/?uuid=4ca71152-bbb4-4682-9438-f468bbf36faf"]}],"mendeley":{"formattedCitation":"(North &lt;i&gt;et al.&lt;/i&gt;, 2019)","plainTextFormattedCitation":"(North et al., 2019)","previouslyFormattedCitation":"(North &lt;i&gt;et al.&lt;/i&gt;, 2019)"},"properties":{"noteIndex":0},"schema":"https://github.com/citation-style-language/schema/raw/master/csl-citation.json"}</w:instrText>
      </w:r>
      <w:r w:rsidRPr="008E52D3">
        <w:rPr>
          <w:rFonts w:cstheme="minorHAnsi"/>
        </w:rPr>
        <w:fldChar w:fldCharType="separate"/>
      </w:r>
      <w:r w:rsidRPr="008E52D3">
        <w:rPr>
          <w:rFonts w:cstheme="minorHAnsi"/>
          <w:noProof/>
        </w:rPr>
        <w:t>(North et al. 2019)</w:t>
      </w:r>
      <w:r w:rsidRPr="008E52D3">
        <w:rPr>
          <w:rFonts w:cstheme="minorHAnsi"/>
        </w:rPr>
        <w:fldChar w:fldCharType="end"/>
      </w:r>
      <w:r w:rsidRPr="008E52D3">
        <w:rPr>
          <w:rFonts w:cstheme="minorHAnsi"/>
        </w:rPr>
        <w:t xml:space="preserve"> and pruning to limit the effects of WPBR </w:t>
      </w:r>
      <w:r w:rsidRPr="008E52D3">
        <w:rPr>
          <w:rFonts w:cstheme="minorHAnsi"/>
        </w:rPr>
        <w:fldChar w:fldCharType="begin" w:fldLock="1"/>
      </w:r>
      <w:r w:rsidRPr="008E52D3">
        <w:rPr>
          <w:rFonts w:cstheme="minorHAnsi"/>
        </w:rPr>
        <w:instrText>ADDIN CSL_CITATION {"citationItems":[{"id":"ITEM-1","itemData":{"author":[{"dropping-particle":"","family":"Bronson","given":"J","non-dropping-particle":"","parse-names":false,"suffix":""},{"dropping-particle":"","family":"Petrick","given":"J","non-dropping-particle":"","parse-names":false,"suffix":""},{"dropping-particle":"","family":"Danchok","given":"R","non-dropping-particle":"","parse-names":false,"suffix":""}],"id":"ITEM-1","issued":{"date-parts":[["2018"]]},"page":"205-208","title":"Efficacy of Early Pruning to Reduce the Incidence of White Pine Blister Rust on Sugar Pine ( Pinus lambertiana )","type":"article-journal"},"uris":["http://www.mendeley.com/documents/?uuid=33d2d0eb-5d50-4613-bfc1-c02e7d341a31"]}],"mendeley":{"formattedCitation":"(Bronson, Petrick and Danchok, 2018)","plainTextFormattedCitation":"(Bronson, Petrick and Danchok, 2018)","previouslyFormattedCitation":"(Bronson, Petrick and Danchok, 2018)"},"properties":{"noteIndex":0},"schema":"https://github.com/citation-style-language/schema/raw/master/csl-citation.json"}</w:instrText>
      </w:r>
      <w:r w:rsidRPr="008E52D3">
        <w:rPr>
          <w:rFonts w:cstheme="minorHAnsi"/>
        </w:rPr>
        <w:fldChar w:fldCharType="separate"/>
      </w:r>
      <w:r w:rsidRPr="008E52D3">
        <w:rPr>
          <w:rFonts w:cstheme="minorHAnsi"/>
          <w:noProof/>
        </w:rPr>
        <w:t>(Bronson</w:t>
      </w:r>
      <w:r w:rsidR="00300F5C">
        <w:rPr>
          <w:rFonts w:cstheme="minorHAnsi"/>
          <w:noProof/>
        </w:rPr>
        <w:t xml:space="preserve"> et al.</w:t>
      </w:r>
      <w:r w:rsidRPr="008E52D3">
        <w:rPr>
          <w:rFonts w:cstheme="minorHAnsi"/>
          <w:noProof/>
        </w:rPr>
        <w:t xml:space="preserve"> 2018)</w:t>
      </w:r>
      <w:r w:rsidRPr="008E52D3">
        <w:rPr>
          <w:rFonts w:cstheme="minorHAnsi"/>
        </w:rPr>
        <w:fldChar w:fldCharType="end"/>
      </w:r>
      <w:r w:rsidRPr="008E52D3">
        <w:rPr>
          <w:rFonts w:cstheme="minorHAnsi"/>
        </w:rPr>
        <w:t>. The findings of this study indicate that managers can substantially benefit sugar pine populations by investing resources in addressing the tractable challenges posed by fire, densification, and white pine blister rust.</w:t>
      </w:r>
    </w:p>
    <w:p w14:paraId="567F49D3" w14:textId="0EB523F0" w:rsidR="00624340" w:rsidRDefault="00624340" w:rsidP="00025597">
      <w:pPr>
        <w:pStyle w:val="nrpsHeading1"/>
      </w:pPr>
      <w:bookmarkStart w:id="188" w:name="_Toc405362327"/>
      <w:bookmarkStart w:id="189" w:name="_Toc450576119"/>
      <w:bookmarkStart w:id="190" w:name="_Toc450576183"/>
      <w:bookmarkStart w:id="191" w:name="_Toc450645344"/>
      <w:bookmarkStart w:id="192" w:name="LiteratureCited"/>
      <w:bookmarkStart w:id="193" w:name="_Toc465075043"/>
      <w:bookmarkStart w:id="194" w:name="_Toc503514016"/>
      <w:bookmarkStart w:id="195" w:name="_Toc217722646"/>
      <w:bookmarkStart w:id="196" w:name="_Toc218320089"/>
      <w:bookmarkStart w:id="197" w:name="_Toc280111314"/>
      <w:bookmarkEnd w:id="47"/>
      <w:bookmarkEnd w:id="48"/>
      <w:bookmarkEnd w:id="49"/>
      <w:bookmarkEnd w:id="50"/>
      <w:bookmarkEnd w:id="51"/>
      <w:bookmarkEnd w:id="52"/>
      <w:bookmarkEnd w:id="53"/>
      <w:bookmarkEnd w:id="54"/>
      <w:bookmarkEnd w:id="55"/>
      <w:bookmarkEnd w:id="56"/>
      <w:r w:rsidRPr="00F533B8">
        <w:t xml:space="preserve">Literature Cited </w:t>
      </w:r>
      <w:bookmarkEnd w:id="188"/>
      <w:bookmarkEnd w:id="189"/>
      <w:bookmarkEnd w:id="190"/>
      <w:bookmarkEnd w:id="191"/>
      <w:bookmarkEnd w:id="192"/>
      <w:bookmarkEnd w:id="193"/>
      <w:bookmarkEnd w:id="194"/>
    </w:p>
    <w:p w14:paraId="22128176" w14:textId="77777777" w:rsidR="00513993" w:rsidRPr="00513993" w:rsidRDefault="00513993" w:rsidP="00513993">
      <w:pPr>
        <w:pStyle w:val="nrpsNormal"/>
        <w:spacing w:afterLines="200" w:after="480"/>
        <w:ind w:left="360" w:hanging="360"/>
        <w:rPr>
          <w:szCs w:val="23"/>
        </w:rPr>
      </w:pPr>
      <w:r w:rsidRPr="00513993">
        <w:rPr>
          <w:szCs w:val="23"/>
        </w:rPr>
        <w:t>Abatzoglou, J. T. et al. (2018) ‘TerraClimate, a high-resolution global dataset of monthly climate and climatic water balance from 1958-2015’, Scientific Data, 5, pp. 1–12. doi: 10.1038/sdata.2017.191.</w:t>
      </w:r>
    </w:p>
    <w:p w14:paraId="3AFD60C3" w14:textId="77777777" w:rsidR="00513993" w:rsidRPr="00513993" w:rsidRDefault="00513993" w:rsidP="00513993">
      <w:pPr>
        <w:pStyle w:val="nrpsNormal"/>
        <w:spacing w:afterLines="200" w:after="480"/>
        <w:ind w:left="360" w:hanging="360"/>
        <w:rPr>
          <w:szCs w:val="23"/>
        </w:rPr>
      </w:pPr>
      <w:r w:rsidRPr="00513993">
        <w:rPr>
          <w:szCs w:val="23"/>
        </w:rPr>
        <w:t>Alizadeh, M.R., Abatzoglou, J.T., Luce, C.H., Adamowski, J.F., Farid, A. and Sadegh, M. (2021) ‘Warming enabled upslope advance in western US forest fires’, Proceedings of the National Academy of Sciences, 118(22), p. e2009717118. Available at: https://doi.org/10.1073/pnas.2009717118.</w:t>
      </w:r>
    </w:p>
    <w:p w14:paraId="2575EAF7" w14:textId="77777777" w:rsidR="00513993" w:rsidRPr="00513993" w:rsidRDefault="00513993" w:rsidP="00513993">
      <w:pPr>
        <w:pStyle w:val="nrpsNormal"/>
        <w:spacing w:afterLines="200" w:after="480"/>
        <w:ind w:left="360" w:hanging="360"/>
        <w:rPr>
          <w:szCs w:val="23"/>
        </w:rPr>
      </w:pPr>
      <w:r w:rsidRPr="00513993">
        <w:rPr>
          <w:szCs w:val="23"/>
        </w:rPr>
        <w:t>Angell, N., Waring, K.M. and Graves, T.A. (2014) ‘Predicting height growth of sugar pine regeneration using stand and individual tree characteristics’, Forestry, 87(1), pp. 85–97. Available at: https://doi.org/10.1093/forestry/cpt028.</w:t>
      </w:r>
    </w:p>
    <w:p w14:paraId="37C3BC34" w14:textId="77777777" w:rsidR="00513993" w:rsidRPr="00513993" w:rsidRDefault="00513993" w:rsidP="00513993">
      <w:pPr>
        <w:pStyle w:val="nrpsNormal"/>
        <w:spacing w:afterLines="200" w:after="480"/>
        <w:ind w:left="360" w:hanging="360"/>
        <w:rPr>
          <w:szCs w:val="23"/>
        </w:rPr>
      </w:pPr>
      <w:r w:rsidRPr="00513993">
        <w:rPr>
          <w:szCs w:val="23"/>
        </w:rPr>
        <w:t>Ansley, J.-A.S. and Battles, J.J. (1998) ‘Forest Composition, Structure, and Change in an Old-Growth Mixed Conifer Forest in the Northern Sierra Nevada', The Journal of the Torrey Botanical Society, 125(4), pp. 297–308. Available at: http://www.jstor.org/stable/29972.</w:t>
      </w:r>
    </w:p>
    <w:p w14:paraId="6B17F2C0" w14:textId="77777777" w:rsidR="00513993" w:rsidRPr="00513993" w:rsidRDefault="00513993" w:rsidP="00513993">
      <w:pPr>
        <w:pStyle w:val="nrpsNormal"/>
        <w:spacing w:afterLines="200" w:after="480"/>
        <w:ind w:left="360" w:hanging="360"/>
        <w:rPr>
          <w:szCs w:val="23"/>
        </w:rPr>
      </w:pPr>
      <w:r w:rsidRPr="00513993">
        <w:rPr>
          <w:szCs w:val="23"/>
        </w:rPr>
        <w:t>Bell, D.M., Bradford, J.B. and Lauenroth, W.K. (2014) ‘Early indicators of change: Divergent climate envelopes between tree life stages imply range shifts in the western United States’, Global Ecology and Biogeography, 23(2), pp. 168–180. Available at: https://doi.org/10.1111/geb.12109.</w:t>
      </w:r>
    </w:p>
    <w:p w14:paraId="10C8A41E" w14:textId="77777777" w:rsidR="00513993" w:rsidRPr="00513993" w:rsidRDefault="00513993" w:rsidP="00513993">
      <w:pPr>
        <w:pStyle w:val="nrpsNormal"/>
        <w:spacing w:afterLines="200" w:after="480"/>
        <w:ind w:left="360" w:hanging="360"/>
        <w:rPr>
          <w:szCs w:val="23"/>
        </w:rPr>
      </w:pPr>
      <w:r w:rsidRPr="00513993">
        <w:rPr>
          <w:szCs w:val="23"/>
        </w:rPr>
        <w:t>Bohlman, G.N., Safford, H.D. and Skinner, C.N. (2021) ‘Natural range of variation for yellow pine and mixed-conifer forests in northwestern California and southwestern Oregon’, Gen. Tech. Rep. PSW-GTR-273. Albany, CA: US Department of Agriculture, Forest Service, Pacific Southwest Research Station. 146 p., 273(November).</w:t>
      </w:r>
    </w:p>
    <w:p w14:paraId="7C4CC9D1" w14:textId="77777777" w:rsidR="00513993" w:rsidRPr="00513993" w:rsidRDefault="00513993" w:rsidP="00513993">
      <w:pPr>
        <w:pStyle w:val="nrpsNormal"/>
        <w:spacing w:afterLines="200" w:after="480"/>
        <w:ind w:left="360" w:hanging="360"/>
        <w:rPr>
          <w:szCs w:val="23"/>
        </w:rPr>
      </w:pPr>
      <w:r w:rsidRPr="00513993">
        <w:rPr>
          <w:szCs w:val="23"/>
        </w:rPr>
        <w:t>Bohner, T. and Diez, J. (2021) ‘Tree resistance and recovery from drought mediated by multiple abiotic and biotic processes across a large geographic gradient’, Science of The Total Environment, 789, p. 147744. Available at: https://doi.org/10.1016/j.scitotenv.2021.147744.</w:t>
      </w:r>
    </w:p>
    <w:p w14:paraId="28E75C99" w14:textId="77777777" w:rsidR="00513993" w:rsidRPr="00513993" w:rsidRDefault="00513993" w:rsidP="00513993">
      <w:pPr>
        <w:pStyle w:val="nrpsNormal"/>
        <w:spacing w:afterLines="200" w:after="480"/>
        <w:ind w:left="360" w:hanging="360"/>
        <w:rPr>
          <w:szCs w:val="23"/>
        </w:rPr>
      </w:pPr>
      <w:r w:rsidRPr="00513993">
        <w:rPr>
          <w:szCs w:val="23"/>
        </w:rPr>
        <w:t>Bradford, J.B., Shriver, R.K., Robles, M.D., McCauley, L.A., Woolley, T.J., Andrews, C.A., Crimmins, M. and Bell, D.M. (2022) ‘Tree mortality response to drought-density interactions suggests opportunities to enhance drought resistance’, Journal of Applied Ecology, 59(2), pp. 549–559. Available at: https://doi.org/10.1111/1365-2664.14073.</w:t>
      </w:r>
    </w:p>
    <w:p w14:paraId="4ED83538" w14:textId="77777777" w:rsidR="00513993" w:rsidRPr="00513993" w:rsidRDefault="00513993" w:rsidP="00513993">
      <w:pPr>
        <w:pStyle w:val="nrpsNormal"/>
        <w:spacing w:afterLines="200" w:after="480"/>
        <w:ind w:left="360" w:hanging="360"/>
        <w:rPr>
          <w:szCs w:val="23"/>
        </w:rPr>
      </w:pPr>
      <w:r w:rsidRPr="00513993">
        <w:rPr>
          <w:szCs w:val="23"/>
        </w:rPr>
        <w:lastRenderedPageBreak/>
        <w:t>Bronson, J., Petrick, J. and Danchok, R. (2018) ‘Efficacy of Early Pruning to Reduce the Incidence of White Pine Blister Rust on Sugar Pine (Pinus lambertiana)’. In: Schoettle, A.W., Sniezko, R. A., Kliejunas, J. T., eds. Proceedings of the IUFRO joint conference: Genetics of five-needle pines, rusts of forest trees, and Strobusphere; 2014 June 15-20. Fort Collins, CO. Proc. RMRS-P-76. Fort Collins, CO: U.S. Department of Agriculture, Forest Service, Rocky Mountain Research Station. p. 205-208. Available at: https://www.fs.usda.gov/research/treesearch/56737</w:t>
      </w:r>
    </w:p>
    <w:p w14:paraId="577E84CD" w14:textId="77777777" w:rsidR="00513993" w:rsidRPr="00513993" w:rsidRDefault="00513993" w:rsidP="00513993">
      <w:pPr>
        <w:pStyle w:val="nrpsNormal"/>
        <w:spacing w:afterLines="200" w:after="480"/>
        <w:ind w:left="360" w:hanging="360"/>
        <w:rPr>
          <w:szCs w:val="23"/>
        </w:rPr>
      </w:pPr>
      <w:r w:rsidRPr="00513993">
        <w:rPr>
          <w:szCs w:val="23"/>
        </w:rPr>
        <w:t>Collins, B.M., Das, A.J., Battles, J.J., Fry, D.L., Krasnow, K.D. and Stephens, S.L. (2014) ‘Beyond Reducing Fire Hazard’, Ecological Applications, 24(8), pp. 1879–1886. Available at: https://doi.org/10.1890/14-0971.1.</w:t>
      </w:r>
    </w:p>
    <w:p w14:paraId="2BB9960C" w14:textId="77777777" w:rsidR="00513993" w:rsidRPr="00513993" w:rsidRDefault="00513993" w:rsidP="00513993">
      <w:pPr>
        <w:pStyle w:val="nrpsNormal"/>
        <w:spacing w:afterLines="200" w:after="480"/>
        <w:ind w:left="360" w:hanging="360"/>
        <w:rPr>
          <w:szCs w:val="23"/>
        </w:rPr>
      </w:pPr>
      <w:r w:rsidRPr="00513993">
        <w:rPr>
          <w:szCs w:val="23"/>
        </w:rPr>
        <w:t>Coop, J.D. et al. (2020) ‘Wildfire-Driven Forest Conversion in Western North American Landscapes’, BioScience, 70(8), pp. 659–673. Available at: https://doi.org/10.1093/biosci/biaa061.</w:t>
      </w:r>
    </w:p>
    <w:p w14:paraId="09BE2194" w14:textId="77777777" w:rsidR="00513993" w:rsidRPr="00513993" w:rsidRDefault="00513993" w:rsidP="00513993">
      <w:pPr>
        <w:pStyle w:val="nrpsNormal"/>
        <w:spacing w:afterLines="200" w:after="480"/>
        <w:ind w:left="360" w:hanging="360"/>
        <w:rPr>
          <w:szCs w:val="23"/>
        </w:rPr>
      </w:pPr>
      <w:r w:rsidRPr="00513993">
        <w:rPr>
          <w:szCs w:val="23"/>
        </w:rPr>
        <w:t>Das, A. (2012) ‘The effect of size and competition on tree growth rate in old-growth coniferous forests’, Canadian Journal of Forest Research, 42(11), pp. 1983–1995. Available at: https://doi.org/10.1139/x2012-142.</w:t>
      </w:r>
    </w:p>
    <w:p w14:paraId="5E1AEEB9" w14:textId="77777777" w:rsidR="00513993" w:rsidRPr="00513993" w:rsidRDefault="00513993" w:rsidP="00513993">
      <w:pPr>
        <w:pStyle w:val="nrpsNormal"/>
        <w:spacing w:afterLines="200" w:after="480"/>
        <w:ind w:left="360" w:hanging="360"/>
        <w:rPr>
          <w:szCs w:val="23"/>
        </w:rPr>
      </w:pPr>
      <w:r w:rsidRPr="00513993">
        <w:rPr>
          <w:szCs w:val="23"/>
        </w:rPr>
        <w:t>Das, A., Battles, J., Van Mantgem, P.J. and Stephenson, N.L. (2008) ‘Spatial elements of mortality risk in old-growth forests’, Ecology, 89(6), pp. 1744–1756. Available at: https://doi.org/10.1890/07-0524.1.</w:t>
      </w:r>
    </w:p>
    <w:p w14:paraId="4A4525BE" w14:textId="77777777" w:rsidR="00513993" w:rsidRPr="00513993" w:rsidRDefault="00513993" w:rsidP="00513993">
      <w:pPr>
        <w:pStyle w:val="nrpsNormal"/>
        <w:spacing w:afterLines="200" w:after="480"/>
        <w:ind w:left="360" w:hanging="360"/>
        <w:rPr>
          <w:szCs w:val="23"/>
        </w:rPr>
      </w:pPr>
      <w:r w:rsidRPr="00513993">
        <w:rPr>
          <w:szCs w:val="23"/>
        </w:rPr>
        <w:t>Das, A.J., Battles, J.J., Stephenson, N.L. and Van Mantgem, P.J. (2007) ‘The relationship between tree growth patterns and likelihood of mortality: A study of two tree species in the Sierra Nevada’, Canadian Journal of Forest Research, 37(3), pp. 580–597. Available at: https://doi.org/10.1139/X06-262.</w:t>
      </w:r>
    </w:p>
    <w:p w14:paraId="59C5D180" w14:textId="77777777" w:rsidR="00513993" w:rsidRPr="00513993" w:rsidRDefault="00513993" w:rsidP="00513993">
      <w:pPr>
        <w:pStyle w:val="nrpsNormal"/>
        <w:spacing w:afterLines="200" w:after="480"/>
        <w:ind w:left="360" w:hanging="360"/>
        <w:rPr>
          <w:szCs w:val="23"/>
        </w:rPr>
      </w:pPr>
      <w:r w:rsidRPr="00513993">
        <w:rPr>
          <w:szCs w:val="23"/>
        </w:rPr>
        <w:t>Das, A.J., Stephenson, N.L., Flint, A., Das, T. and van Mantgem, P.J. (2013) ‘Climatic Correlates of Tree Mortality in Water- and Energy-Limited Forests’, PLoS ONE, 8(7). Available at: https://doi.org/10.1371/journal.pone.0069917.</w:t>
      </w:r>
    </w:p>
    <w:p w14:paraId="1502EF6C" w14:textId="77777777" w:rsidR="00513993" w:rsidRPr="00513993" w:rsidRDefault="00513993" w:rsidP="00513993">
      <w:pPr>
        <w:pStyle w:val="nrpsNormal"/>
        <w:spacing w:afterLines="200" w:after="480"/>
        <w:ind w:left="360" w:hanging="360"/>
        <w:rPr>
          <w:szCs w:val="23"/>
        </w:rPr>
      </w:pPr>
      <w:r w:rsidRPr="00513993">
        <w:rPr>
          <w:szCs w:val="23"/>
        </w:rPr>
        <w:t>Davis, K.T., Dobrowski, S.Z., Higuera, P.E., Holden, Z.A., Veblen, T.T., Rother, M.T., Parks, S.A., Sala, A. and Maneta, M.P. (2019) ‘Wildfires and climate change push low-elevation forests across a critical climate threshold for tree regeneration’, Proceedings of the National Academy of Sciences of the United States of America, 116(13), pp. 6193–6198. Available at: https://doi.org/10.1073/pnas.1815107116.</w:t>
      </w:r>
    </w:p>
    <w:p w14:paraId="2CA7C67F" w14:textId="77777777" w:rsidR="00513993" w:rsidRPr="00513993" w:rsidRDefault="00513993" w:rsidP="00513993">
      <w:pPr>
        <w:pStyle w:val="nrpsNormal"/>
        <w:spacing w:afterLines="200" w:after="480"/>
        <w:ind w:left="360" w:hanging="360"/>
        <w:rPr>
          <w:szCs w:val="23"/>
        </w:rPr>
      </w:pPr>
      <w:r w:rsidRPr="00513993">
        <w:rPr>
          <w:szCs w:val="23"/>
        </w:rPr>
        <w:t xml:space="preserve">Doak, D.F., Waddle, E., Langendorf, R.E., Louthan, A.M., Isabelle Chardon, N., Dibner, R.R., Keinath, D.A., Lombardi, E., Steenbock, C., Shriver, R.K., Linares, C., Begoña Garcia, M., Funk, W.C., Fitzpatrick, S.W., Morris, W.F. and Peterson, M.L. (2021) ‘A critical comparison of integral projection </w:t>
      </w:r>
      <w:r w:rsidRPr="00513993">
        <w:rPr>
          <w:szCs w:val="23"/>
        </w:rPr>
        <w:lastRenderedPageBreak/>
        <w:t>and matrix projection models for demographic analysis’, Ecological Monographs, 91(2). Available at: https://doi.org/10.1002/ecm.1447.</w:t>
      </w:r>
    </w:p>
    <w:p w14:paraId="3B76BBD2" w14:textId="77777777" w:rsidR="00513993" w:rsidRPr="00513993" w:rsidRDefault="00513993" w:rsidP="00513993">
      <w:pPr>
        <w:pStyle w:val="nrpsNormal"/>
        <w:spacing w:afterLines="200" w:after="480"/>
        <w:ind w:left="360" w:hanging="360"/>
        <w:rPr>
          <w:szCs w:val="23"/>
        </w:rPr>
      </w:pPr>
      <w:r w:rsidRPr="00513993">
        <w:rPr>
          <w:szCs w:val="23"/>
        </w:rPr>
        <w:t>Dudney, J., Willing, C.E., Das, A.J., Latimer, A.M., Nesmith, J.C.B. and Battles, J.J. (2021) ‘Nonlinear shifts in infectious rust disease due to climate change’, Nature Communications, 12(1). Available at: https://doi.org/10.1038/s41467-021-25182-6.</w:t>
      </w:r>
    </w:p>
    <w:p w14:paraId="55103E48" w14:textId="77777777" w:rsidR="00513993" w:rsidRPr="00513993" w:rsidRDefault="00513993" w:rsidP="00513993">
      <w:pPr>
        <w:pStyle w:val="nrpsNormal"/>
        <w:spacing w:afterLines="200" w:after="480"/>
        <w:ind w:left="360" w:hanging="360"/>
        <w:rPr>
          <w:szCs w:val="23"/>
        </w:rPr>
      </w:pPr>
      <w:r w:rsidRPr="00513993">
        <w:rPr>
          <w:szCs w:val="23"/>
        </w:rPr>
        <w:t>Dudney, J.C., Nesmith, J.C.B., Cahill, M.C., Cribbs, J.E., Duriscoe, D.M., Das, A.J., Stephenson, N.L. and Battles, J.J. (2020) ‘Compounding effects of white pine blister rust, mountain pine beetle, and fire threaten four white pine species’, Ecosphere, 11(October), p. e03263. Available at: https://doi.org/10.1002/ecs2.3263.</w:t>
      </w:r>
    </w:p>
    <w:p w14:paraId="6B322592" w14:textId="77777777" w:rsidR="00513993" w:rsidRPr="00513993" w:rsidRDefault="00513993" w:rsidP="00513993">
      <w:pPr>
        <w:pStyle w:val="nrpsNormal"/>
        <w:spacing w:afterLines="200" w:after="480"/>
        <w:ind w:left="360" w:hanging="360"/>
        <w:rPr>
          <w:szCs w:val="23"/>
        </w:rPr>
      </w:pPr>
      <w:r w:rsidRPr="00513993">
        <w:rPr>
          <w:szCs w:val="23"/>
        </w:rPr>
        <w:t>Eitzel, M., Battles, J., York, R., Knape, J. and De Valpine, P. (2013) ‘Estimating tree growth from complex forest monitoring data’, Ecological Applications, 23(6), pp. 1288–1296. Available at: https://doi.org/10.1890/12-0504.1.</w:t>
      </w:r>
    </w:p>
    <w:p w14:paraId="7DD854EF" w14:textId="77777777" w:rsidR="00513993" w:rsidRPr="00513993" w:rsidRDefault="00513993" w:rsidP="00513993">
      <w:pPr>
        <w:pStyle w:val="nrpsNormal"/>
        <w:spacing w:afterLines="200" w:after="480"/>
        <w:ind w:left="360" w:hanging="360"/>
        <w:rPr>
          <w:szCs w:val="23"/>
        </w:rPr>
      </w:pPr>
      <w:r w:rsidRPr="00513993">
        <w:rPr>
          <w:szCs w:val="23"/>
        </w:rPr>
        <w:t>Ellner, S. P., Adler, P. B., Childs, D. Z., Hooker, G., Miller, T. E., &amp; Rees, M. (2022). A critical comparison of integral projection and matrix projection models for demographic analysis: Comment. Ecology.</w:t>
      </w:r>
    </w:p>
    <w:p w14:paraId="6F3F619D" w14:textId="77777777" w:rsidR="00513993" w:rsidRPr="00513993" w:rsidRDefault="00513993" w:rsidP="00513993">
      <w:pPr>
        <w:pStyle w:val="nrpsNormal"/>
        <w:spacing w:afterLines="200" w:after="480"/>
        <w:ind w:left="360" w:hanging="360"/>
        <w:rPr>
          <w:szCs w:val="23"/>
        </w:rPr>
      </w:pPr>
      <w:r w:rsidRPr="00513993">
        <w:rPr>
          <w:szCs w:val="23"/>
        </w:rPr>
        <w:t>Fettig, C.J., Mortenson, L.A., Bulaon, B.M. and Foulk, P.B. (2019) ‘Tree mortality following drought in the central and southern Sierra Nevada, California, U.S.’, Forest Ecology and Management, 432(August 2018), pp. 164–178. Available at: https://doi.org/10.1016/j.foreco.2018.09.006.</w:t>
      </w:r>
    </w:p>
    <w:p w14:paraId="6D90A98F" w14:textId="77777777" w:rsidR="00513993" w:rsidRPr="00513993" w:rsidRDefault="00513993" w:rsidP="00513993">
      <w:pPr>
        <w:pStyle w:val="nrpsNormal"/>
        <w:spacing w:afterLines="200" w:after="480"/>
        <w:ind w:left="360" w:hanging="360"/>
        <w:rPr>
          <w:szCs w:val="23"/>
        </w:rPr>
      </w:pPr>
      <w:r w:rsidRPr="00513993">
        <w:rPr>
          <w:szCs w:val="23"/>
        </w:rPr>
        <w:t>Foster, D. E., Stephens, S. S., de Valpine, P., &amp; Battles, J. J. (2024). Threats to the persistence of sugar pine (Pinus lambertiana) in the western USA. Forest Ecology and Management, 554, 121659.</w:t>
      </w:r>
    </w:p>
    <w:p w14:paraId="61C5D7F2" w14:textId="77777777" w:rsidR="00513993" w:rsidRPr="00513993" w:rsidRDefault="00513993" w:rsidP="00513993">
      <w:pPr>
        <w:pStyle w:val="nrpsNormal"/>
        <w:spacing w:afterLines="200" w:after="480"/>
        <w:ind w:left="360" w:hanging="360"/>
        <w:rPr>
          <w:szCs w:val="23"/>
        </w:rPr>
      </w:pPr>
      <w:r w:rsidRPr="00513993">
        <w:rPr>
          <w:szCs w:val="23"/>
        </w:rPr>
        <w:t>Foster, D.E., Battles, J.J., Collins, B.M., York, R.A. and Stephens, S.L. (2020) ‘Potential wildfire and carbon stability in frequent-fire forests in the Sierra Nevada: trade-offs from a long-term study’, Ecosphere, 11(8). Available at: https://doi.org/10.1002/ecs2.3198.</w:t>
      </w:r>
    </w:p>
    <w:p w14:paraId="7DFA48A2" w14:textId="77777777" w:rsidR="00513993" w:rsidRPr="00513993" w:rsidRDefault="00513993" w:rsidP="00513993">
      <w:pPr>
        <w:pStyle w:val="nrpsNormal"/>
        <w:spacing w:afterLines="200" w:after="480"/>
        <w:ind w:left="360" w:hanging="360"/>
        <w:rPr>
          <w:szCs w:val="23"/>
        </w:rPr>
      </w:pPr>
      <w:r w:rsidRPr="00513993">
        <w:rPr>
          <w:szCs w:val="23"/>
        </w:rPr>
        <w:t>Fowells, H.A. and Schubert, G.H. (1956) ‘Seed crops of forest trees in the pine region of California’. Technical Bulletin 1150. Washington, DC: USDA. 48 p. Available at: https://www.fs.usda.gov/research/treesearch/41063</w:t>
      </w:r>
    </w:p>
    <w:p w14:paraId="05C17A5F" w14:textId="77777777" w:rsidR="00513993" w:rsidRPr="00513993" w:rsidRDefault="00513993" w:rsidP="00513993">
      <w:pPr>
        <w:pStyle w:val="nrpsNormal"/>
        <w:spacing w:afterLines="200" w:after="480"/>
        <w:ind w:left="360" w:hanging="360"/>
        <w:rPr>
          <w:szCs w:val="23"/>
        </w:rPr>
      </w:pPr>
      <w:r w:rsidRPr="00513993">
        <w:rPr>
          <w:szCs w:val="23"/>
        </w:rPr>
        <w:t>Furniss, T.J., Das, A.J., Mantgem, P.J., Stephenson, N.L. and Lutz, J.A. (2021) ‘Crowding, climate, and the case for social distancing among trees’, Ecological Applications, (June 2021), pp. 1–14. Available at: https://doi.org/10.1002/eap.2507.</w:t>
      </w:r>
    </w:p>
    <w:p w14:paraId="6A804A61" w14:textId="77777777" w:rsidR="00513993" w:rsidRPr="00513993" w:rsidRDefault="00513993" w:rsidP="00513993">
      <w:pPr>
        <w:pStyle w:val="nrpsNormal"/>
        <w:spacing w:afterLines="200" w:after="480"/>
        <w:ind w:left="360" w:hanging="360"/>
        <w:rPr>
          <w:szCs w:val="23"/>
        </w:rPr>
      </w:pPr>
      <w:r w:rsidRPr="00513993">
        <w:rPr>
          <w:szCs w:val="23"/>
        </w:rPr>
        <w:lastRenderedPageBreak/>
        <w:t>Furniss, T.J., Larson, A.J., Kane, V.R. and Lutz, J.A. (2018) ‘Multi-scale assessment of post-fire tree mortality models’, International Journal of Wildland Fire, p. in press. Available at: https://doi.org/10.1071/WF18031.</w:t>
      </w:r>
    </w:p>
    <w:p w14:paraId="56B24A19" w14:textId="77777777" w:rsidR="00513993" w:rsidRPr="00513993" w:rsidRDefault="00513993" w:rsidP="00513993">
      <w:pPr>
        <w:pStyle w:val="nrpsNormal"/>
        <w:spacing w:afterLines="200" w:after="480"/>
        <w:ind w:left="360" w:hanging="360"/>
        <w:rPr>
          <w:szCs w:val="23"/>
        </w:rPr>
      </w:pPr>
      <w:r w:rsidRPr="00513993">
        <w:rPr>
          <w:szCs w:val="23"/>
        </w:rPr>
        <w:t>Geils, B.W., Hummer, K.E. and Hunt, R.S. (2010) ‘White pines, Ribes, and blister rust: A review and synthesis’, Forest Pathology, 40(3–4), pp. 147–185. Available at: https://doi.org/10.1111/j.1439-0329.2010.00654.x.</w:t>
      </w:r>
    </w:p>
    <w:p w14:paraId="10D17947" w14:textId="77777777" w:rsidR="00513993" w:rsidRPr="00513993" w:rsidRDefault="00513993" w:rsidP="00513993">
      <w:pPr>
        <w:pStyle w:val="nrpsNormal"/>
        <w:spacing w:afterLines="200" w:after="480"/>
        <w:ind w:left="360" w:hanging="360"/>
        <w:rPr>
          <w:szCs w:val="23"/>
        </w:rPr>
      </w:pPr>
      <w:r w:rsidRPr="00513993">
        <w:rPr>
          <w:szCs w:val="23"/>
        </w:rPr>
        <w:t>Hessburg, P.F., Spies, T.A., Perry, D.A., Skinner, C.N., Taylor, A.H., Brown, P.M., Stephens, S.L., Larson, A.J., Churchill, D.J., Povak, N.A., Singleton, P.H., McComb, B., Zielinski, W.J., Collins, B.M., Salter, R.B., Keane, J.J., Franklin, J.F. and Riegel, G. (2016) ‘Tamm Review: Management of mixed-severity fire regime forests in Oregon, Washington, and Northern California’, Forest Ecology and Management, 366, pp. 221–250. Available at: https://doi.org/10.1016/j.foreco.2016.01.034.</w:t>
      </w:r>
    </w:p>
    <w:p w14:paraId="4F264440" w14:textId="77777777" w:rsidR="00513993" w:rsidRPr="00513993" w:rsidRDefault="00513993" w:rsidP="00513993">
      <w:pPr>
        <w:pStyle w:val="nrpsNormal"/>
        <w:spacing w:afterLines="200" w:after="480"/>
        <w:ind w:left="360" w:hanging="360"/>
        <w:rPr>
          <w:szCs w:val="23"/>
        </w:rPr>
      </w:pPr>
      <w:r w:rsidRPr="00513993">
        <w:rPr>
          <w:szCs w:val="23"/>
        </w:rPr>
        <w:t>Hicke, J.A., Johnson, M.C., Hayes, J.L. and Preisler, H.K. (2012) ‘Effects of bark beetle-caused tree mortality on wildfire’, Forest Ecology and Management, 271, pp. 81–90. Available at: https://doi.org/10.1016/j.foreco.2012.02.005.</w:t>
      </w:r>
    </w:p>
    <w:p w14:paraId="0A153294" w14:textId="77777777" w:rsidR="00513993" w:rsidRPr="00513993" w:rsidRDefault="00513993" w:rsidP="00513993">
      <w:pPr>
        <w:pStyle w:val="nrpsNormal"/>
        <w:spacing w:afterLines="200" w:after="480"/>
        <w:ind w:left="360" w:hanging="360"/>
        <w:rPr>
          <w:szCs w:val="23"/>
        </w:rPr>
      </w:pPr>
      <w:r w:rsidRPr="00513993">
        <w:rPr>
          <w:szCs w:val="23"/>
        </w:rPr>
        <w:t>Hood, S.M., McHugh, C.W., Ryan, K.C., Reinhardt, E. and Smith, S.L. (2007) ‘Evaluation of a post-fire tree mortality model for western USA conifers’, International Journal of Wildland Fire, 16(6), pp. 679–689. Available at: https://doi.org/10.1071/WF06122.</w:t>
      </w:r>
    </w:p>
    <w:p w14:paraId="6A421DBF" w14:textId="77777777" w:rsidR="00513993" w:rsidRPr="00513993" w:rsidRDefault="00513993" w:rsidP="00513993">
      <w:pPr>
        <w:pStyle w:val="nrpsNormal"/>
        <w:spacing w:afterLines="200" w:after="480"/>
        <w:ind w:left="360" w:hanging="360"/>
        <w:rPr>
          <w:szCs w:val="23"/>
        </w:rPr>
      </w:pPr>
      <w:r w:rsidRPr="00513993">
        <w:rPr>
          <w:szCs w:val="23"/>
        </w:rPr>
        <w:t>Hood, S.M., Schaupp, W.C., Goheen, D.J. (2022) ‘Radial thinning ineffective at increasing large sugar pine survival’, Forest Ecology and Management, 520(9). Available at: https://doi.org/10.1016/j.foreco.2022.120351</w:t>
      </w:r>
    </w:p>
    <w:p w14:paraId="057C1B41" w14:textId="77777777" w:rsidR="00513993" w:rsidRPr="00513993" w:rsidRDefault="00513993" w:rsidP="00513993">
      <w:pPr>
        <w:pStyle w:val="nrpsNormal"/>
        <w:spacing w:afterLines="200" w:after="480"/>
        <w:ind w:left="360" w:hanging="360"/>
        <w:rPr>
          <w:szCs w:val="23"/>
        </w:rPr>
      </w:pPr>
      <w:r w:rsidRPr="00513993">
        <w:rPr>
          <w:szCs w:val="23"/>
        </w:rPr>
        <w:t>International Union for Conservation of Nature (IUCN). 2024. Red List website. Available at: https://www.iucnredlist.org/search?query=sugar%20pine&amp;searchType=species (accessed 03 June 2023).</w:t>
      </w:r>
    </w:p>
    <w:p w14:paraId="052E518D" w14:textId="77777777" w:rsidR="00513993" w:rsidRPr="00513993" w:rsidRDefault="00513993" w:rsidP="00513993">
      <w:pPr>
        <w:pStyle w:val="nrpsNormal"/>
        <w:spacing w:afterLines="200" w:after="480"/>
        <w:ind w:left="360" w:hanging="360"/>
        <w:rPr>
          <w:szCs w:val="23"/>
        </w:rPr>
      </w:pPr>
      <w:r w:rsidRPr="00513993">
        <w:rPr>
          <w:szCs w:val="23"/>
        </w:rPr>
        <w:t>IUCN (2022). The IUCN Red List of Threatened Species. Version 2022-2. https://www.iucnredlist.org/search?query=sugar%20pine&amp;searchType=species. Accessed on: 8/4/2023.</w:t>
      </w:r>
    </w:p>
    <w:p w14:paraId="5CFB45E5" w14:textId="77777777" w:rsidR="00513993" w:rsidRPr="00513993" w:rsidRDefault="00513993" w:rsidP="00513993">
      <w:pPr>
        <w:pStyle w:val="nrpsNormal"/>
        <w:spacing w:afterLines="200" w:after="480"/>
        <w:ind w:left="360" w:hanging="360"/>
        <w:rPr>
          <w:szCs w:val="23"/>
        </w:rPr>
      </w:pPr>
      <w:r w:rsidRPr="00513993">
        <w:rPr>
          <w:szCs w:val="23"/>
        </w:rPr>
        <w:t>Kinloch Jr., B. B., Marosy, M. and Huddleston, M. E. (1996) ‘Sugar pine: status, values, and roles in ecosystems: Proceedings of a symposium presented by the California Sugar Pine Management Committee’, p. 225.</w:t>
      </w:r>
    </w:p>
    <w:p w14:paraId="2EB53A75" w14:textId="77777777" w:rsidR="00513993" w:rsidRPr="00513993" w:rsidRDefault="00513993" w:rsidP="00513993">
      <w:pPr>
        <w:pStyle w:val="nrpsNormal"/>
        <w:spacing w:afterLines="200" w:after="480"/>
        <w:ind w:left="360" w:hanging="360"/>
        <w:rPr>
          <w:szCs w:val="23"/>
        </w:rPr>
      </w:pPr>
      <w:r w:rsidRPr="00513993">
        <w:rPr>
          <w:szCs w:val="23"/>
        </w:rPr>
        <w:t xml:space="preserve">Kinloch, Jr., B.B. and Scheuner, W.H. (1990) ‘Pinus lambertiana Dougl.’, in Burns, R.M. and  Honkala, B.H., eds. Silvics of North America Vol. 1: Conifers. Washington, D.C.: Agriculture Handbook 654. </w:t>
      </w:r>
      <w:r w:rsidRPr="00513993">
        <w:rPr>
          <w:szCs w:val="23"/>
        </w:rPr>
        <w:lastRenderedPageBreak/>
        <w:t>U.S. Department of Agriculture, Forest Service, pp. 370–380. Available at: https://www.fs.usda.gov/research/treesearch/1547</w:t>
      </w:r>
    </w:p>
    <w:p w14:paraId="7990734A" w14:textId="77777777" w:rsidR="00513993" w:rsidRPr="00513993" w:rsidRDefault="00513993" w:rsidP="00513993">
      <w:pPr>
        <w:pStyle w:val="nrpsNormal"/>
        <w:spacing w:afterLines="200" w:after="480"/>
        <w:ind w:left="360" w:hanging="360"/>
        <w:rPr>
          <w:szCs w:val="23"/>
        </w:rPr>
      </w:pPr>
      <w:r w:rsidRPr="00513993">
        <w:rPr>
          <w:szCs w:val="23"/>
        </w:rPr>
        <w:t>Kinloch, Jr., B.B., Marosy, M. and Huddleston, M.E., eds. (1996) Sugar pine: status, values, and roles in ecosystems: Proceedings of a symposium presented by the California Sugar Pine Management Committee, March 30 - April 1, 1992. University of California, Division of Agriculture and Natural Resources, Davis, CA. Publication 3362. Available at: https://books.google.com/books?id=VwRj7T5-kNEC&amp;printsec=frontcover&amp;source=gbs_ge_summary_r&amp;cad=0#v=onepage&amp;q&amp;f=false</w:t>
      </w:r>
    </w:p>
    <w:p w14:paraId="35A3E774" w14:textId="77777777" w:rsidR="00513993" w:rsidRPr="00513993" w:rsidRDefault="00513993" w:rsidP="00513993">
      <w:pPr>
        <w:pStyle w:val="nrpsNormal"/>
        <w:spacing w:afterLines="200" w:after="480"/>
        <w:ind w:left="360" w:hanging="360"/>
        <w:rPr>
          <w:szCs w:val="23"/>
        </w:rPr>
      </w:pPr>
      <w:r w:rsidRPr="00513993">
        <w:rPr>
          <w:szCs w:val="23"/>
        </w:rPr>
        <w:t>Kinloch, Jr., B.B., Sniezko, R.A., Savin, D.P., Danchok, R. and Kegley, A. (2018) ‘Patterns of Variation in Blister Rust Resistance in Sugar Pine ( Pinus lambertiana )’, in Schoettle, Anna W.; Sniezko, Richard A.; Kliejunas, John T., eds. 2018. Proceedings of the IUFRO joint conference: Genetics of five-needle pines, rusts of forest trees, and Strobusphere; 2014 June 15–20; Fort Collins, CO. Proc. RMRS-P-76. Fort Collins, CO, pp. 124–128.</w:t>
      </w:r>
    </w:p>
    <w:p w14:paraId="6BF3137F" w14:textId="77777777" w:rsidR="00513993" w:rsidRPr="00513993" w:rsidRDefault="00513993" w:rsidP="00513993">
      <w:pPr>
        <w:pStyle w:val="nrpsNormal"/>
        <w:spacing w:afterLines="200" w:after="480"/>
        <w:ind w:left="360" w:hanging="360"/>
        <w:rPr>
          <w:szCs w:val="23"/>
        </w:rPr>
      </w:pPr>
      <w:r w:rsidRPr="00513993">
        <w:rPr>
          <w:szCs w:val="23"/>
        </w:rPr>
        <w:t>Kohyama, T.S., Kohyama, T.I. and Sheil, D. (2018) ‘Definition and estimation of vital rates from repeated censuses: Choices, comparisons and bias corrections focusing on trees’, Methods in Ecology and Evolution, 9(4), pp. 809–821. Available at: https://doi.org/10.1111/2041-210X.12929.</w:t>
      </w:r>
    </w:p>
    <w:p w14:paraId="673FDE7A" w14:textId="77777777" w:rsidR="00513993" w:rsidRPr="00513993" w:rsidRDefault="00513993" w:rsidP="00513993">
      <w:pPr>
        <w:pStyle w:val="nrpsNormal"/>
        <w:spacing w:afterLines="200" w:after="480"/>
        <w:ind w:left="360" w:hanging="360"/>
        <w:rPr>
          <w:szCs w:val="23"/>
        </w:rPr>
      </w:pPr>
      <w:r w:rsidRPr="00513993">
        <w:rPr>
          <w:szCs w:val="23"/>
        </w:rPr>
        <w:t>Kress, W.J. and Krupnick, G.A. (2022) ‘Lords of the biosphere: Plant winners and losers in the Anthropocene’, Plants People Planet, 4(4), pp. 350–366. Available at: https://doi.org/10.1002/ppp3.10252.</w:t>
      </w:r>
    </w:p>
    <w:p w14:paraId="1846EB87" w14:textId="2DE5F518" w:rsidR="00513993" w:rsidRPr="00513993" w:rsidRDefault="00513993" w:rsidP="00513993">
      <w:pPr>
        <w:pStyle w:val="nrpsNormal"/>
        <w:spacing w:afterLines="200" w:after="480"/>
        <w:ind w:left="360" w:hanging="360"/>
        <w:rPr>
          <w:szCs w:val="23"/>
        </w:rPr>
      </w:pPr>
      <w:r w:rsidRPr="00513993">
        <w:rPr>
          <w:szCs w:val="23"/>
        </w:rPr>
        <w:t>Larsen, L.T., and Woodbury, T.D. (1916). Sugar Pine. USDA Bulletin No. 426</w:t>
      </w:r>
    </w:p>
    <w:p w14:paraId="73C66186" w14:textId="77777777" w:rsidR="00513993" w:rsidRPr="00513993" w:rsidRDefault="00513993" w:rsidP="00513993">
      <w:pPr>
        <w:pStyle w:val="nrpsNormal"/>
        <w:spacing w:afterLines="200" w:after="480"/>
        <w:ind w:left="360" w:hanging="360"/>
        <w:rPr>
          <w:szCs w:val="23"/>
        </w:rPr>
      </w:pPr>
      <w:r w:rsidRPr="00513993">
        <w:rPr>
          <w:szCs w:val="23"/>
        </w:rPr>
        <w:t>Latham, P. and Tappeiner, J. (2002) ‘Response of old-growth conifers to reduction in stand density in western Oregon forests’, Tree Physiology, 22(2–3), pp. 137–146. Available at: https://doi.org/10.1093/treephys/22.2-3.137.</w:t>
      </w:r>
    </w:p>
    <w:p w14:paraId="1C983676" w14:textId="77777777" w:rsidR="00513993" w:rsidRPr="00513993" w:rsidRDefault="00513993" w:rsidP="00513993">
      <w:pPr>
        <w:pStyle w:val="nrpsNormal"/>
        <w:spacing w:afterLines="200" w:after="480"/>
        <w:ind w:left="360" w:hanging="360"/>
        <w:rPr>
          <w:szCs w:val="23"/>
        </w:rPr>
      </w:pPr>
      <w:r w:rsidRPr="00513993">
        <w:rPr>
          <w:szCs w:val="23"/>
        </w:rPr>
        <w:t>Levine, C.R., Krivak-Tetley, F., van Doorn, N.S., Ansley, J.-A.S. and Battles, J.J. (2016) ‘Long-term demographic trends in a fire-suppressed mixed-conifer forest’, Canadian Journal of Forest Research, 46(5), pp. 745–752. Available at: https://doi.org/10.1139/cjfr-2015-0406.</w:t>
      </w:r>
    </w:p>
    <w:p w14:paraId="166E0C2F" w14:textId="77777777" w:rsidR="00513993" w:rsidRPr="00513993" w:rsidRDefault="00513993" w:rsidP="00513993">
      <w:pPr>
        <w:pStyle w:val="nrpsNormal"/>
        <w:spacing w:afterLines="200" w:after="480"/>
        <w:ind w:left="360" w:hanging="360"/>
        <w:rPr>
          <w:szCs w:val="23"/>
        </w:rPr>
      </w:pPr>
      <w:r w:rsidRPr="00513993">
        <w:rPr>
          <w:szCs w:val="23"/>
        </w:rPr>
        <w:t>Lutz, J.A., Larson, A.J., Freund, J.A., Swanson, M.E. and Bible, K.J. (2013) ‘The importance of large-diameter trees to forest structural heterogeneity’, PLoS ONE, 8(12). Available at: https://doi.org/10.1371/journal.pone.0082784.</w:t>
      </w:r>
    </w:p>
    <w:p w14:paraId="16D62D36" w14:textId="77777777" w:rsidR="00513993" w:rsidRPr="00513993" w:rsidRDefault="00513993" w:rsidP="00513993">
      <w:pPr>
        <w:pStyle w:val="nrpsNormal"/>
        <w:spacing w:afterLines="200" w:after="480"/>
        <w:ind w:left="360" w:hanging="360"/>
        <w:rPr>
          <w:szCs w:val="23"/>
        </w:rPr>
      </w:pPr>
      <w:r w:rsidRPr="00513993">
        <w:rPr>
          <w:szCs w:val="23"/>
        </w:rPr>
        <w:lastRenderedPageBreak/>
        <w:t>Lutz, J.A., Struckman, S., Furniss, T.J., Cansler, C.A., Germain, S.J., Yocom, L.L., McAvoy, D.J., Kolden, C.A., Smith, A.M.S., Swanson, M.E. and Larson, A.J. (2020) ‘Large-diameter trees dominate snag and surface biomass following reintroduced fire’, Ecological Processes, 9(1). Available at: https://doi.org/10.1186/s13717-020-00243-8.</w:t>
      </w:r>
    </w:p>
    <w:p w14:paraId="319124B2" w14:textId="77777777" w:rsidR="00513993" w:rsidRPr="00513993" w:rsidRDefault="00513993" w:rsidP="00513993">
      <w:pPr>
        <w:pStyle w:val="nrpsNormal"/>
        <w:spacing w:afterLines="200" w:after="480"/>
        <w:ind w:left="360" w:hanging="360"/>
        <w:rPr>
          <w:szCs w:val="23"/>
        </w:rPr>
      </w:pPr>
      <w:r w:rsidRPr="00513993">
        <w:rPr>
          <w:szCs w:val="23"/>
        </w:rPr>
        <w:t>Mahalovich, M. and Stritch, L. (2013) ‘Pinus albicaulis. The IUCN Red List of Threatened Species 2013’. Available at: https://dx.doi.org/10.2305/IUCN.UK.2013-1.RLTS.T39049A2885918.en.</w:t>
      </w:r>
    </w:p>
    <w:p w14:paraId="28397D5C" w14:textId="77777777" w:rsidR="00513993" w:rsidRPr="00513993" w:rsidRDefault="00513993" w:rsidP="00513993">
      <w:pPr>
        <w:pStyle w:val="nrpsNormal"/>
        <w:spacing w:afterLines="200" w:after="480"/>
        <w:ind w:left="360" w:hanging="360"/>
        <w:rPr>
          <w:szCs w:val="23"/>
        </w:rPr>
      </w:pPr>
      <w:r w:rsidRPr="00513993">
        <w:rPr>
          <w:szCs w:val="23"/>
        </w:rPr>
        <w:t>Maloney, P.E. (2014) ‘The multivariate underpinnings of recruitment for three Pinus species in montane forests of the Sierra Nevada, USA’, Plant Ecology, 215(2), pp. 261–274. Available at: https://doi.org/10.1007/s11258-013-0295-6.</w:t>
      </w:r>
    </w:p>
    <w:p w14:paraId="408AEAD8" w14:textId="77777777" w:rsidR="00513993" w:rsidRPr="00513993" w:rsidRDefault="00513993" w:rsidP="00513993">
      <w:pPr>
        <w:pStyle w:val="nrpsNormal"/>
        <w:spacing w:afterLines="200" w:after="480"/>
        <w:ind w:left="360" w:hanging="360"/>
        <w:rPr>
          <w:szCs w:val="23"/>
        </w:rPr>
      </w:pPr>
      <w:r w:rsidRPr="00513993">
        <w:rPr>
          <w:szCs w:val="23"/>
        </w:rPr>
        <w:t>Maloney, P.E., Vogler, D.R., Eckert, A.J., Jensen, C.E. and Neale, D.B. (2011) ‘Population biology of sugar pine (Pinus lambertiana Dougl.) with reference to historical disturbances in the Lake Tahoe Basin: Implications for restoration’, Forest Ecology and Management, 262(5), pp. 770–779. Available at: https://doi.org/10.1016/j.foreco.2011.05.011.</w:t>
      </w:r>
    </w:p>
    <w:p w14:paraId="2C6031B1" w14:textId="77777777" w:rsidR="00513993" w:rsidRPr="00513993" w:rsidRDefault="00513993" w:rsidP="00513993">
      <w:pPr>
        <w:pStyle w:val="nrpsNormal"/>
        <w:spacing w:afterLines="200" w:after="480"/>
        <w:ind w:left="360" w:hanging="360"/>
        <w:rPr>
          <w:szCs w:val="23"/>
        </w:rPr>
      </w:pPr>
      <w:r w:rsidRPr="00513993">
        <w:rPr>
          <w:szCs w:val="23"/>
        </w:rPr>
        <w:t>McCauley, L.A., Bradford, J.B., Robles, M.D., Shriver, R.K., Woolley, T.J. and Andrews, C.A. (2022) ‘Landscape-scale forest restoration decreases vulnerability to drought mortality under climate change in southwest USA ponderosa forest’, Forest Ecology and Management, 509(February), p. 120088. Available at: https://doi.org/10.1016/j.foreco.2022.120088.</w:t>
      </w:r>
    </w:p>
    <w:p w14:paraId="015F293F" w14:textId="77777777" w:rsidR="00513993" w:rsidRPr="00513993" w:rsidRDefault="00513993" w:rsidP="00513993">
      <w:pPr>
        <w:pStyle w:val="nrpsNormal"/>
        <w:spacing w:afterLines="200" w:after="480"/>
        <w:ind w:left="360" w:hanging="360"/>
        <w:rPr>
          <w:szCs w:val="23"/>
        </w:rPr>
      </w:pPr>
      <w:r w:rsidRPr="00513993">
        <w:rPr>
          <w:szCs w:val="23"/>
        </w:rPr>
        <w:t>Millar, C. I. and Stephenson, N. L. (2015) ‘Temperate forest health in an era of emerging megadisturbance’, Science, 349(6250), pp. 823–826. doi: 10.1126/science.aaa9933.</w:t>
      </w:r>
    </w:p>
    <w:p w14:paraId="3ABE167A" w14:textId="77777777" w:rsidR="00513993" w:rsidRPr="00513993" w:rsidRDefault="00513993" w:rsidP="00513993">
      <w:pPr>
        <w:pStyle w:val="nrpsNormal"/>
        <w:spacing w:afterLines="200" w:after="480"/>
        <w:ind w:left="360" w:hanging="360"/>
        <w:rPr>
          <w:szCs w:val="23"/>
        </w:rPr>
      </w:pPr>
      <w:r w:rsidRPr="00513993">
        <w:rPr>
          <w:szCs w:val="23"/>
        </w:rPr>
        <w:t>Moran, E. V., Das, A.J., Keeley, J.E. and Stephenson, N.L. (2019) ‘Negative impacts of summer heat on Sierra Nevada tree seedlings’, Ecosphere, 10(6). Available at: https://doi.org/10.1002/ecs2.2776.</w:t>
      </w:r>
    </w:p>
    <w:p w14:paraId="29710FD4" w14:textId="77777777" w:rsidR="00513993" w:rsidRPr="00513993" w:rsidRDefault="00513993" w:rsidP="00513993">
      <w:pPr>
        <w:pStyle w:val="nrpsNormal"/>
        <w:spacing w:afterLines="200" w:after="480"/>
        <w:ind w:left="360" w:hanging="360"/>
        <w:rPr>
          <w:szCs w:val="23"/>
        </w:rPr>
      </w:pPr>
      <w:r w:rsidRPr="00513993">
        <w:rPr>
          <w:szCs w:val="23"/>
        </w:rPr>
        <w:t>Murray, M.P. and Tomback, D.F. (2010) ‘Clark’s nutcrackers harvest sugar pine seeds from cones’, Western North American Naturalist, 70(3), pp. 413–414. Available at: https://doi.org/10.3398/064.070.0314.</w:t>
      </w:r>
    </w:p>
    <w:p w14:paraId="7178FE39" w14:textId="77777777" w:rsidR="00513993" w:rsidRPr="00513993" w:rsidRDefault="00513993" w:rsidP="00513993">
      <w:pPr>
        <w:pStyle w:val="nrpsNormal"/>
        <w:spacing w:afterLines="200" w:after="480"/>
        <w:ind w:left="360" w:hanging="360"/>
        <w:rPr>
          <w:szCs w:val="23"/>
        </w:rPr>
      </w:pPr>
      <w:r w:rsidRPr="00513993">
        <w:rPr>
          <w:szCs w:val="23"/>
        </w:rPr>
        <w:t>NatureServe (2023) 'Sugar Pine.' https://explorer.natureserve.org/Taxon/ELEMENT_GLOBAL.2.161150/Pinus_lambertiana. Accessed on: 8/4/2023.</w:t>
      </w:r>
    </w:p>
    <w:p w14:paraId="49BDB21D" w14:textId="77777777" w:rsidR="00513993" w:rsidRPr="00513993" w:rsidRDefault="00513993" w:rsidP="00513993">
      <w:pPr>
        <w:pStyle w:val="nrpsNormal"/>
        <w:spacing w:afterLines="200" w:after="480"/>
        <w:ind w:left="360" w:hanging="360"/>
        <w:rPr>
          <w:szCs w:val="23"/>
        </w:rPr>
      </w:pPr>
      <w:r w:rsidRPr="00513993">
        <w:rPr>
          <w:szCs w:val="23"/>
        </w:rPr>
        <w:t xml:space="preserve">Nesmith, J.C.B., Das, A.J., O’Hara, K.L. and van Mantgem, P.J. (2015) ‘The influence of prefire tree growth and crown condition on postfire mortality of sugar pine following prescribed fire in Sequoia National </w:t>
      </w:r>
      <w:r w:rsidRPr="00513993">
        <w:rPr>
          <w:szCs w:val="23"/>
        </w:rPr>
        <w:lastRenderedPageBreak/>
        <w:t>Park’, Canadian Journal of Forest Research, 45(7), pp. 910–919. Available at: https://doi.org/10.1139/cjfr-2014-0449.</w:t>
      </w:r>
    </w:p>
    <w:p w14:paraId="0D66E179" w14:textId="77777777" w:rsidR="00513993" w:rsidRPr="00513993" w:rsidRDefault="00513993" w:rsidP="00513993">
      <w:pPr>
        <w:pStyle w:val="nrpsNormal"/>
        <w:spacing w:afterLines="200" w:after="480"/>
        <w:ind w:left="360" w:hanging="360"/>
        <w:rPr>
          <w:szCs w:val="23"/>
        </w:rPr>
      </w:pPr>
      <w:r w:rsidRPr="00513993">
        <w:rPr>
          <w:szCs w:val="23"/>
        </w:rPr>
        <w:t>Nesmith, J.C.B., O’Hara, K.L., van Mantgem, P.J. and de Valpine, P. (2010) ‘The effects of raking on sugar pine mortality following prescribed fire in sequoia and kings canyon national parks, California, USA’, Fire Ecology, 6(3), pp. 97–116. Available at: https://doi.org/10.4996/fireecology.0603097.</w:t>
      </w:r>
    </w:p>
    <w:p w14:paraId="3EE497C1" w14:textId="77777777" w:rsidR="00513993" w:rsidRPr="00513993" w:rsidRDefault="00513993" w:rsidP="00513993">
      <w:pPr>
        <w:pStyle w:val="nrpsNormal"/>
        <w:spacing w:afterLines="200" w:after="480"/>
        <w:ind w:left="360" w:hanging="360"/>
        <w:rPr>
          <w:szCs w:val="23"/>
        </w:rPr>
      </w:pPr>
      <w:r w:rsidRPr="00513993">
        <w:rPr>
          <w:szCs w:val="23"/>
        </w:rPr>
        <w:t>North, M.P. et al. (2019) ‘Tamm Review: Reforestation for resilience in dry western U.S. forests’, Forest Ecology and Management, 432(July 2018), pp. 209–224. Available at: https://doi.org/10.1016/j.foreco.2018.09.007.</w:t>
      </w:r>
    </w:p>
    <w:p w14:paraId="629E94D0" w14:textId="77777777" w:rsidR="00513993" w:rsidRPr="00513993" w:rsidRDefault="00513993" w:rsidP="00513993">
      <w:pPr>
        <w:pStyle w:val="nrpsNormal"/>
        <w:spacing w:afterLines="200" w:after="480"/>
        <w:ind w:left="360" w:hanging="360"/>
        <w:rPr>
          <w:szCs w:val="23"/>
        </w:rPr>
      </w:pPr>
      <w:r w:rsidRPr="00513993">
        <w:rPr>
          <w:szCs w:val="23"/>
        </w:rPr>
        <w:t>North, M.P., Tompkins, R.E., Bernal, A.A., Collins, B.M., Stephens, S.L. and York, R.A. (2022) ‘Operational resilience in western US frequent-fire forests’, Forest Ecology and Management, 507(November 2021), p. 120004. Available at: https://doi.org/10.1016/j.foreco.2021.120004.</w:t>
      </w:r>
    </w:p>
    <w:p w14:paraId="78BFD743" w14:textId="77777777" w:rsidR="00513993" w:rsidRPr="00513993" w:rsidRDefault="00513993" w:rsidP="00513993">
      <w:pPr>
        <w:pStyle w:val="nrpsNormal"/>
        <w:spacing w:afterLines="200" w:after="480"/>
        <w:ind w:left="360" w:hanging="360"/>
        <w:rPr>
          <w:szCs w:val="23"/>
        </w:rPr>
      </w:pPr>
      <w:r w:rsidRPr="00513993">
        <w:rPr>
          <w:szCs w:val="23"/>
        </w:rPr>
        <w:t>North, M.P., York, R.A., Collins, B.M., Hurteau, M.D., Jones, G.M., Knapp, E.E., Kobziar, L., Mccann, H., Meyer, M.D., Stephens, S.L., Tompkins, R.E. and Tubbesing, C.L. (2021) ‘Pyrosilviculture needed for landscape resilience of dry western United States forests’, Journal of Forestry, pp. 1–25. Available at: https://doi.org/10.1093/jofore/fvab026.</w:t>
      </w:r>
    </w:p>
    <w:p w14:paraId="72B20E29" w14:textId="77777777" w:rsidR="00513993" w:rsidRPr="00513993" w:rsidRDefault="00513993" w:rsidP="00513993">
      <w:pPr>
        <w:pStyle w:val="nrpsNormal"/>
        <w:spacing w:afterLines="200" w:after="480"/>
        <w:ind w:left="360" w:hanging="360"/>
        <w:rPr>
          <w:szCs w:val="23"/>
        </w:rPr>
      </w:pPr>
      <w:r w:rsidRPr="00513993">
        <w:rPr>
          <w:szCs w:val="23"/>
        </w:rPr>
        <w:t>Ohse, B., Compagnoni, A., Farrior, C.E., McMahon, S.M., Salguero-Gómez, R., Rüger, N., and Knight, T.M. (2023) ‘Demographic synthesis for global tree species conservation’, Trends in Ecology &amp; Evolution, 38(6). Available at: https://doi.org/10.1016/j.tree.2023.01.013.</w:t>
      </w:r>
    </w:p>
    <w:p w14:paraId="33D63F98" w14:textId="77777777" w:rsidR="00513993" w:rsidRPr="00513993" w:rsidRDefault="00513993" w:rsidP="00513993">
      <w:pPr>
        <w:pStyle w:val="nrpsNormal"/>
        <w:spacing w:afterLines="200" w:after="480"/>
        <w:ind w:left="360" w:hanging="360"/>
        <w:rPr>
          <w:szCs w:val="23"/>
        </w:rPr>
      </w:pPr>
      <w:r w:rsidRPr="00513993">
        <w:rPr>
          <w:szCs w:val="23"/>
        </w:rPr>
        <w:t>Parks, S.A. and Abatzoglou, J.T. (2020) ‘Warmer and Drier Fire Seasons Contribute to Increases in Area Burned at High Severity in Western US Forests From 1985 to 2017’, Geophysical Research Letters, 47(22), pp. 1–10. Available at: https://doi.org/10.1029/2020GL089858.</w:t>
      </w:r>
    </w:p>
    <w:p w14:paraId="3D527812" w14:textId="77777777" w:rsidR="00513993" w:rsidRPr="00513993" w:rsidRDefault="00513993" w:rsidP="00513993">
      <w:pPr>
        <w:pStyle w:val="nrpsNormal"/>
        <w:spacing w:afterLines="200" w:after="480"/>
        <w:ind w:left="360" w:hanging="360"/>
        <w:rPr>
          <w:szCs w:val="23"/>
        </w:rPr>
      </w:pPr>
      <w:r w:rsidRPr="00513993">
        <w:rPr>
          <w:szCs w:val="23"/>
        </w:rPr>
        <w:t>Paz-Kagan, T., Brodrick, P.G., Vaughn, N.R., Das, A.J., Stephenson, N.L., Nydick, K.R. and Asner, G.P. (2017) ‘What mediates tree mortality during drought in the southern Sierra Nevada’, Ecological Applications, 27(8), pp. 2443–2457. Available at: https://doi.org/10.1002/eap.1620.</w:t>
      </w:r>
    </w:p>
    <w:p w14:paraId="1FD519D1" w14:textId="77777777" w:rsidR="00513993" w:rsidRPr="00513993" w:rsidRDefault="00513993" w:rsidP="00513993">
      <w:pPr>
        <w:pStyle w:val="nrpsNormal"/>
        <w:spacing w:afterLines="200" w:after="480"/>
        <w:ind w:left="360" w:hanging="360"/>
        <w:rPr>
          <w:szCs w:val="23"/>
        </w:rPr>
      </w:pPr>
      <w:r w:rsidRPr="00513993">
        <w:rPr>
          <w:szCs w:val="23"/>
        </w:rPr>
        <w:t>Restaino, C., Young, D.J.N., Estes, B., Gross, S., Wuenschel, A., Meyer, M. and Safford, H. (2019) ‘Forest structure and climate mediate drought-induced tree mortality in forests of the Sierra Nevada , USA’, Ecological Applications, 29(December 2017), pp. 1–14. Available at: https://doi.org/10.1002/eap.1902.</w:t>
      </w:r>
    </w:p>
    <w:p w14:paraId="4D4C2125" w14:textId="77777777" w:rsidR="00513993" w:rsidRPr="00513993" w:rsidRDefault="00513993" w:rsidP="00513993">
      <w:pPr>
        <w:pStyle w:val="nrpsNormal"/>
        <w:spacing w:afterLines="200" w:after="480"/>
        <w:ind w:left="360" w:hanging="360"/>
        <w:rPr>
          <w:szCs w:val="23"/>
        </w:rPr>
      </w:pPr>
      <w:r w:rsidRPr="00513993">
        <w:rPr>
          <w:szCs w:val="23"/>
        </w:rPr>
        <w:lastRenderedPageBreak/>
        <w:t>Safford, H.D. and Stevens, J.T. (2017) ‘Natural Range of Variation (NRV) for yellow pine and mixed conifer forests in the bioregional assessment area, including the Sierra Nevada, southern Cascades, and Modoc and Inyo National Forests’, Gen. Tech. Rep. PSW-GTR-2562, (October), pp. 1–151.</w:t>
      </w:r>
    </w:p>
    <w:p w14:paraId="7CA06772" w14:textId="77777777" w:rsidR="00513993" w:rsidRPr="00513993" w:rsidRDefault="00513993" w:rsidP="00513993">
      <w:pPr>
        <w:pStyle w:val="nrpsNormal"/>
        <w:spacing w:afterLines="200" w:after="480"/>
        <w:ind w:left="360" w:hanging="360"/>
        <w:rPr>
          <w:szCs w:val="23"/>
        </w:rPr>
      </w:pPr>
      <w:r w:rsidRPr="00513993">
        <w:rPr>
          <w:szCs w:val="23"/>
        </w:rPr>
        <w:t>Schubert, G.H. (1956) 'Effect of fertilizer on cone production of sugar pine', Res. Note 116. Berkeley, CA: USDA Forest Service, California Forest and Range Experiment Station. 4 p. Available at: https://www.fs.usda.gov/psw/pubs/60127</w:t>
      </w:r>
    </w:p>
    <w:p w14:paraId="30AD8CE8" w14:textId="77777777" w:rsidR="00513993" w:rsidRPr="00513993" w:rsidRDefault="00513993" w:rsidP="00513993">
      <w:pPr>
        <w:pStyle w:val="nrpsNormal"/>
        <w:spacing w:afterLines="200" w:after="480"/>
        <w:ind w:left="360" w:hanging="360"/>
        <w:rPr>
          <w:szCs w:val="23"/>
        </w:rPr>
      </w:pPr>
      <w:r w:rsidRPr="00513993">
        <w:rPr>
          <w:szCs w:val="23"/>
        </w:rPr>
        <w:t>Schwilk, D.W. and Ackerly, D.D. (2001) ‘Flammability and Serotiny as Strategies : Correlated Evolution in Pines evolution correlated as strategies : and serotiny Flammability in pines’, Oikos, 94, pp. 326–336. Available at: https://www.jstor.org/stable/3547577</w:t>
      </w:r>
    </w:p>
    <w:p w14:paraId="0D0369F0" w14:textId="77777777" w:rsidR="00513993" w:rsidRPr="00513993" w:rsidRDefault="00513993" w:rsidP="00513993">
      <w:pPr>
        <w:pStyle w:val="nrpsNormal"/>
        <w:spacing w:afterLines="200" w:after="480"/>
        <w:ind w:left="360" w:hanging="360"/>
        <w:rPr>
          <w:szCs w:val="23"/>
        </w:rPr>
      </w:pPr>
      <w:r w:rsidRPr="00513993">
        <w:rPr>
          <w:szCs w:val="23"/>
        </w:rPr>
        <w:t>Shive, K.L., Preisler, H.K., Welch, K.R., Safford, H.D., Butz, R.J., O’Hara, K.L. and Stephens, S.L. (2018) ‘From the stand scale to the landscape scale: predicting the spatial patterns of forest regeneration after disturbance’, Ecological Applications, 28(6), pp. 1626–1639. Available at: https://doi.org/10.1002/eap.1756.</w:t>
      </w:r>
    </w:p>
    <w:p w14:paraId="5703E4DE" w14:textId="77777777" w:rsidR="00513993" w:rsidRPr="00513993" w:rsidRDefault="00513993" w:rsidP="00513993">
      <w:pPr>
        <w:pStyle w:val="nrpsNormal"/>
        <w:spacing w:afterLines="200" w:after="480"/>
        <w:ind w:left="360" w:hanging="360"/>
        <w:rPr>
          <w:szCs w:val="23"/>
        </w:rPr>
      </w:pPr>
      <w:r w:rsidRPr="00513993">
        <w:rPr>
          <w:szCs w:val="23"/>
        </w:rPr>
        <w:t>Shriver, R.K., Andrews, C.M., Arkle, R.S., Barnard, D.M., Duniway, M.C., Germino, M.J., Pilliod, D.S., Pyke, D.A., Welty, J.L. and Bradford, J.B. (2019) ‘Transient population dynamics impede restoration and may promote ecosystem transformation after disturbance’, Ecology Letters, 22(9), pp. 1357–1366. Available at: https://doi.org/10.1111/ele.13291.</w:t>
      </w:r>
    </w:p>
    <w:p w14:paraId="4B6FF9D4" w14:textId="77777777" w:rsidR="00513993" w:rsidRPr="00513993" w:rsidRDefault="00513993" w:rsidP="00513993">
      <w:pPr>
        <w:pStyle w:val="nrpsNormal"/>
        <w:spacing w:afterLines="200" w:after="480"/>
        <w:ind w:left="360" w:hanging="360"/>
        <w:rPr>
          <w:szCs w:val="23"/>
        </w:rPr>
      </w:pPr>
      <w:r w:rsidRPr="00513993">
        <w:rPr>
          <w:szCs w:val="23"/>
        </w:rPr>
        <w:t>Shriver, R.K., Yackulic, C.B., Bell, D.M. and Bradford, J.B. (2021) ‘Quantifying the demographic vulnerabilities of dry woodlands to climate and competition using range‐wide monitoring data’, Ecology, 102(8), pp. 1–12. Available at: https://doi.org/10.1002/ecy.3425.</w:t>
      </w:r>
    </w:p>
    <w:p w14:paraId="21D02A69" w14:textId="77777777" w:rsidR="00513993" w:rsidRPr="00513993" w:rsidRDefault="00513993" w:rsidP="00513993">
      <w:pPr>
        <w:pStyle w:val="nrpsNormal"/>
        <w:spacing w:afterLines="200" w:after="480"/>
        <w:ind w:left="360" w:hanging="360"/>
        <w:rPr>
          <w:szCs w:val="23"/>
        </w:rPr>
      </w:pPr>
      <w:r w:rsidRPr="00513993">
        <w:rPr>
          <w:szCs w:val="23"/>
        </w:rPr>
        <w:t>Slack, A. W., Kane, J. M. and Knapp, E. E. (2021) ‘Growth and defense inform large sugar pine ( Pinus lambertiana ) mortality in a fire ‐ excluded forest of the central Sierra Nevada’, Trees, (0123456789). doi: 10.1007/s00468-021-02098-8.</w:t>
      </w:r>
    </w:p>
    <w:p w14:paraId="49F7C34E" w14:textId="77777777" w:rsidR="00513993" w:rsidRPr="00513993" w:rsidRDefault="00513993" w:rsidP="00513993">
      <w:pPr>
        <w:pStyle w:val="nrpsNormal"/>
        <w:spacing w:afterLines="200" w:after="480"/>
        <w:ind w:left="360" w:hanging="360"/>
        <w:rPr>
          <w:szCs w:val="23"/>
        </w:rPr>
      </w:pPr>
      <w:r w:rsidRPr="00513993">
        <w:rPr>
          <w:szCs w:val="23"/>
        </w:rPr>
        <w:t>Stanke, H., Finley, A. O., Domke, G. M., Weed, A. S., &amp; MacFarlane, D. W. (2021). Over half of western United States' most abundant tree species in decline. Nature Communications, 12(1), 451.</w:t>
      </w:r>
    </w:p>
    <w:p w14:paraId="410C53EA" w14:textId="77777777" w:rsidR="00513993" w:rsidRPr="00513993" w:rsidRDefault="00513993" w:rsidP="00513993">
      <w:pPr>
        <w:pStyle w:val="nrpsNormal"/>
        <w:spacing w:afterLines="200" w:after="480"/>
        <w:ind w:left="360" w:hanging="360"/>
        <w:rPr>
          <w:szCs w:val="23"/>
        </w:rPr>
      </w:pPr>
      <w:r w:rsidRPr="00513993">
        <w:rPr>
          <w:szCs w:val="23"/>
        </w:rPr>
        <w:t>Steel, Z.L., Goodwin, M., Meyer, M., Fricker, G.A., Zald, H. and Hurteau, M.D. (2021) ‘Do Forest Fuel Reduction Treatments Confer Resistance to Beetle Infestation and Drought Mortality?’, Ecosphere, 12(January). Available at: https://doi.org/10.1002/ecs2.3344.</w:t>
      </w:r>
    </w:p>
    <w:p w14:paraId="10FC03EA" w14:textId="77777777" w:rsidR="00513993" w:rsidRPr="00513993" w:rsidRDefault="00513993" w:rsidP="00513993">
      <w:pPr>
        <w:pStyle w:val="nrpsNormal"/>
        <w:spacing w:afterLines="200" w:after="480"/>
        <w:ind w:left="360" w:hanging="360"/>
        <w:rPr>
          <w:szCs w:val="23"/>
        </w:rPr>
      </w:pPr>
      <w:r w:rsidRPr="00513993">
        <w:rPr>
          <w:szCs w:val="23"/>
        </w:rPr>
        <w:lastRenderedPageBreak/>
        <w:t>Steel, Z.L., Safford, H.D. and Viers, J.H. (2015) ‘The fire frequency-severity relationship and the legacy of fire suppression in California forests http://www.esajournals.org/doi/pdf/10.1890/ES14-00224.1’, Ecosphere, 6(1). Available at: https://doi.org/10.1890/ES14-00224.1.</w:t>
      </w:r>
    </w:p>
    <w:p w14:paraId="2F2EDB8F" w14:textId="77777777" w:rsidR="00513993" w:rsidRPr="00513993" w:rsidRDefault="00513993" w:rsidP="00513993">
      <w:pPr>
        <w:pStyle w:val="nrpsNormal"/>
        <w:spacing w:afterLines="200" w:after="480"/>
        <w:ind w:left="360" w:hanging="360"/>
        <w:rPr>
          <w:szCs w:val="23"/>
        </w:rPr>
      </w:pPr>
      <w:r w:rsidRPr="00513993">
        <w:rPr>
          <w:szCs w:val="23"/>
        </w:rPr>
        <w:t>Stephens, S.L. and Moghaddas, J.J. (2005) ‘Experimental fuel treatment impacts on forest structure, potential fire behavior, and predicted tree mortality in a California mixed conifer forest’, Forest Ecology and Management, 215(1–3), pp. 21–36. Available at: https://doi.org/10.1016/j.foreco.2005.03.070.</w:t>
      </w:r>
    </w:p>
    <w:p w14:paraId="33A9D597" w14:textId="77777777" w:rsidR="00513993" w:rsidRPr="00513993" w:rsidRDefault="00513993" w:rsidP="00513993">
      <w:pPr>
        <w:pStyle w:val="nrpsNormal"/>
        <w:spacing w:afterLines="200" w:after="480"/>
        <w:ind w:left="360" w:hanging="360"/>
        <w:rPr>
          <w:szCs w:val="23"/>
        </w:rPr>
      </w:pPr>
      <w:r w:rsidRPr="00513993">
        <w:rPr>
          <w:szCs w:val="23"/>
        </w:rPr>
        <w:t>Stephens, S.L., Collins, B.M., Fettig, C.J., Finney, M.A., Hoffman, C.M., Knapp, E.E., North, M.P., Safford, H. and Wayman, R.B. (2018) ‘Drought, Tree Mortality, and Wildfire in Forests Adapted to Frequent Fire’, BioScience, 68(2), pp. 77–88. Available at: https://doi.org/10.1093/biosci/bix146.</w:t>
      </w:r>
    </w:p>
    <w:p w14:paraId="1573D720" w14:textId="77777777" w:rsidR="00513993" w:rsidRPr="00513993" w:rsidRDefault="00513993" w:rsidP="00513993">
      <w:pPr>
        <w:pStyle w:val="nrpsNormal"/>
        <w:spacing w:afterLines="200" w:after="480"/>
        <w:ind w:left="360" w:hanging="360"/>
        <w:rPr>
          <w:szCs w:val="23"/>
        </w:rPr>
      </w:pPr>
      <w:r w:rsidRPr="00513993">
        <w:rPr>
          <w:szCs w:val="23"/>
        </w:rPr>
        <w:t>Stephens, S.L., Lydersen, J., Collins, B.M. and Fry, D. (2015) ‘Historical and current landscape-scale ponderosa pine and mixed conifer forest structure in the Southern Sierra Nevada’, Ecosphere, 6(May), pp. 1–63.</w:t>
      </w:r>
    </w:p>
    <w:p w14:paraId="1810B53A" w14:textId="77777777" w:rsidR="00513993" w:rsidRPr="00513993" w:rsidRDefault="00513993" w:rsidP="00513993">
      <w:pPr>
        <w:pStyle w:val="nrpsNormal"/>
        <w:spacing w:afterLines="200" w:after="480"/>
        <w:ind w:left="360" w:hanging="360"/>
        <w:rPr>
          <w:szCs w:val="23"/>
        </w:rPr>
      </w:pPr>
      <w:r w:rsidRPr="00513993">
        <w:rPr>
          <w:szCs w:val="23"/>
        </w:rPr>
        <w:t>Stephenson, N.L. (1998) ‘Actual evapotranspiration and deficit: Biologically meaningful correlates of vegetation distribution across spatial scales’, Journal of Biogeography, 25(5), pp. 855–870. Available at: https://doi.org/10.1046/j.1365-2699.1998.00233.x.</w:t>
      </w:r>
    </w:p>
    <w:p w14:paraId="54053A4D" w14:textId="77777777" w:rsidR="00513993" w:rsidRPr="00513993" w:rsidRDefault="00513993" w:rsidP="00513993">
      <w:pPr>
        <w:pStyle w:val="nrpsNormal"/>
        <w:spacing w:afterLines="200" w:after="480"/>
        <w:ind w:left="360" w:hanging="360"/>
        <w:rPr>
          <w:szCs w:val="23"/>
        </w:rPr>
      </w:pPr>
      <w:r w:rsidRPr="00513993">
        <w:rPr>
          <w:szCs w:val="23"/>
        </w:rPr>
        <w:t>Stephenson, N.L., Das, A.J., Ampersee, N.J., Bulaon, B.M. and Yee, J.L. (2019) ‘Which trees die during drought? The key role of insect host-tree selection’, Journal of Ecology, 107(5), pp. 2383–2401. Available at: https://doi.org/10.1111/1365-2745.13176.</w:t>
      </w:r>
    </w:p>
    <w:p w14:paraId="679A79B5" w14:textId="77777777" w:rsidR="00513993" w:rsidRPr="00513993" w:rsidRDefault="00513993" w:rsidP="00513993">
      <w:pPr>
        <w:pStyle w:val="nrpsNormal"/>
        <w:spacing w:afterLines="200" w:after="480"/>
        <w:ind w:left="360" w:hanging="360"/>
        <w:rPr>
          <w:szCs w:val="23"/>
        </w:rPr>
      </w:pPr>
      <w:r w:rsidRPr="00513993">
        <w:rPr>
          <w:szCs w:val="23"/>
        </w:rPr>
        <w:t>Stevens, J.T., Collins, B.M., Miller, J.D., North, M.P. and Stephens, S.L. (2017) ‘Changing spatial patterns of stand-replacing fire in California conifer forests’, Forest Ecology and Management, 406(August), pp. 28–36. Available at: https://doi.org/10.1016/j.foreco.2017.08.051.</w:t>
      </w:r>
    </w:p>
    <w:p w14:paraId="2C3BF783" w14:textId="77777777" w:rsidR="00513993" w:rsidRPr="00513993" w:rsidRDefault="00513993" w:rsidP="00513993">
      <w:pPr>
        <w:pStyle w:val="nrpsNormal"/>
        <w:spacing w:afterLines="200" w:after="480"/>
        <w:ind w:left="360" w:hanging="360"/>
        <w:rPr>
          <w:szCs w:val="23"/>
        </w:rPr>
      </w:pPr>
      <w:r w:rsidRPr="00513993">
        <w:rPr>
          <w:szCs w:val="23"/>
        </w:rPr>
        <w:t xml:space="preserve">Stevens, K.A., Wegrzyn, J.L., Zimin, A., Puiu, D., Crepeau, M., Cardeno, C., Paul, R., Gonzalez-Ibeas, D., Koriabine, M., Holtz-Morris, A.E. (2016) ‘Sequence of the sugar pine megagenome’, Genetics, 204(4), 1613-1626. Available at: https://doi.org/10.1534/genetics.116.193227. </w:t>
      </w:r>
    </w:p>
    <w:p w14:paraId="13931F81" w14:textId="77777777" w:rsidR="00513993" w:rsidRPr="00513993" w:rsidRDefault="00513993" w:rsidP="00513993">
      <w:pPr>
        <w:pStyle w:val="nrpsNormal"/>
        <w:spacing w:afterLines="200" w:after="480"/>
        <w:ind w:left="360" w:hanging="360"/>
        <w:rPr>
          <w:szCs w:val="23"/>
        </w:rPr>
      </w:pPr>
      <w:r w:rsidRPr="00513993">
        <w:rPr>
          <w:szCs w:val="23"/>
        </w:rPr>
        <w:t>Stewart, J.A.E., van Mantgem, P.J., Young, D.J.N., Shive, K.L., Preisler, H.K., Das, A.J., Stephenson, N.L., Keeley, J.E., Safford, H.D., Wright, M.C., Welch, K.R. and Thorne, J.H. (2021) ‘Effects of postfire climate and seed availability on postfire conifer regeneration’, Ecological Applications, 31(3), pp. 1–14. Available at: https://doi.org/10.1002/eap.2280.</w:t>
      </w:r>
    </w:p>
    <w:p w14:paraId="0E2C5336" w14:textId="77777777" w:rsidR="00513993" w:rsidRPr="00513993" w:rsidRDefault="00513993" w:rsidP="00513993">
      <w:pPr>
        <w:pStyle w:val="nrpsNormal"/>
        <w:spacing w:afterLines="200" w:after="480"/>
        <w:ind w:left="360" w:hanging="360"/>
        <w:rPr>
          <w:szCs w:val="23"/>
        </w:rPr>
      </w:pPr>
      <w:r w:rsidRPr="00513993">
        <w:rPr>
          <w:szCs w:val="23"/>
        </w:rPr>
        <w:lastRenderedPageBreak/>
        <w:t>USDA Forest Inventory and Analysis Program (FIA). 2024. Spatial Data Services. Available at: https://www.fs.usda.gov/research/programs/fia/sds (accessed 15 December 2022).</w:t>
      </w:r>
    </w:p>
    <w:p w14:paraId="5580ECB2" w14:textId="77777777" w:rsidR="00513993" w:rsidRPr="00513993" w:rsidRDefault="00513993" w:rsidP="00513993">
      <w:pPr>
        <w:pStyle w:val="nrpsNormal"/>
        <w:spacing w:afterLines="200" w:after="480"/>
        <w:ind w:left="360" w:hanging="360"/>
        <w:rPr>
          <w:szCs w:val="23"/>
        </w:rPr>
      </w:pPr>
      <w:r w:rsidRPr="00513993">
        <w:rPr>
          <w:szCs w:val="23"/>
        </w:rPr>
        <w:t>van Mantgem, P.J. and Stephenson, N.L. (2007) ‘Apparent climatically induced increase of tree mortality rates in a temperate forest’, Ecology Letters, 10(10), pp. 909–916. Available at: https://doi.org/10.1111/j.1461-0248.2007.01080.x.</w:t>
      </w:r>
    </w:p>
    <w:p w14:paraId="4E055DB4" w14:textId="77777777" w:rsidR="00513993" w:rsidRPr="00513993" w:rsidRDefault="00513993" w:rsidP="00513993">
      <w:pPr>
        <w:pStyle w:val="nrpsNormal"/>
        <w:spacing w:afterLines="200" w:after="480"/>
        <w:ind w:left="360" w:hanging="360"/>
        <w:rPr>
          <w:szCs w:val="23"/>
        </w:rPr>
      </w:pPr>
      <w:r w:rsidRPr="00513993">
        <w:rPr>
          <w:szCs w:val="23"/>
        </w:rPr>
        <w:t>van Mantgem, P.J., Caprio, A.C., Stephenson, N.L. and Das, A.J. (2016) ‘Does Prescribed Fire Promote Resistance To Drought in Low Elevation Forests of the Sierra Nevada, California, Usa?’, Fire Ecology, 12(1), pp. 5–15. Available at: https://doi.org/10.4996/fireecology.1201013.</w:t>
      </w:r>
    </w:p>
    <w:p w14:paraId="3EE89197" w14:textId="77777777" w:rsidR="00513993" w:rsidRPr="00513993" w:rsidRDefault="00513993" w:rsidP="00513993">
      <w:pPr>
        <w:pStyle w:val="nrpsNormal"/>
        <w:spacing w:afterLines="200" w:after="480"/>
        <w:ind w:left="360" w:hanging="360"/>
        <w:rPr>
          <w:szCs w:val="23"/>
        </w:rPr>
      </w:pPr>
      <w:r w:rsidRPr="00513993">
        <w:rPr>
          <w:szCs w:val="23"/>
        </w:rPr>
        <w:t>van Mantgem, P.J., Stephenson, N.L. and Keeley, J.E. (2006) ‘Forest reproduction along a climatic gradient in the Sierra Nevada, California’, Forest Ecology and Management, 225(1–3), pp. 391–399. Available at: https://doi.org/10.1016/j.foreco.2006.01.015.</w:t>
      </w:r>
    </w:p>
    <w:p w14:paraId="7B262777" w14:textId="77777777" w:rsidR="00513993" w:rsidRPr="00513993" w:rsidRDefault="00513993" w:rsidP="00513993">
      <w:pPr>
        <w:pStyle w:val="nrpsNormal"/>
        <w:spacing w:afterLines="200" w:after="480"/>
        <w:ind w:left="360" w:hanging="360"/>
        <w:rPr>
          <w:szCs w:val="23"/>
        </w:rPr>
      </w:pPr>
      <w:r w:rsidRPr="00513993">
        <w:rPr>
          <w:szCs w:val="23"/>
        </w:rPr>
        <w:t>van Mantgem, P.J., Stephenson, N.L., Keifer, M.B. and Keeley, J. (2004) ‘Effects of an introduced pathogen and fire exclusion on the demography of sugar pine’, Ecological Applications, 14(5), pp. 1590–1602. Available at: https://doi.org/10.1890/03-5109.</w:t>
      </w:r>
    </w:p>
    <w:p w14:paraId="01C509BA" w14:textId="77777777" w:rsidR="00513993" w:rsidRPr="00513993" w:rsidRDefault="00513993" w:rsidP="00513993">
      <w:pPr>
        <w:pStyle w:val="nrpsNormal"/>
        <w:spacing w:afterLines="200" w:after="480"/>
        <w:ind w:left="360" w:hanging="360"/>
        <w:rPr>
          <w:szCs w:val="23"/>
        </w:rPr>
      </w:pPr>
      <w:r w:rsidRPr="00513993">
        <w:rPr>
          <w:szCs w:val="23"/>
        </w:rPr>
        <w:t>van Mantgem, P.J., Stephenson, N.L., Knapp, E., Battles, J. and Keeley, J.E. (2011) ‘Long-term effects of prescribed fire on mixed conifer forest structure in the Sierra Nevada, California’, Forest Ecology and Management, 261(6), pp. 989–994. Available at: https://doi.org/10.1016/j.foreco.2010.12.013.</w:t>
      </w:r>
    </w:p>
    <w:p w14:paraId="7F12E408" w14:textId="77777777" w:rsidR="00513993" w:rsidRPr="00513993" w:rsidRDefault="00513993" w:rsidP="00513993">
      <w:pPr>
        <w:pStyle w:val="nrpsNormal"/>
        <w:spacing w:afterLines="200" w:after="480"/>
        <w:ind w:left="360" w:hanging="360"/>
        <w:rPr>
          <w:szCs w:val="23"/>
        </w:rPr>
      </w:pPr>
      <w:r w:rsidRPr="00513993">
        <w:rPr>
          <w:szCs w:val="23"/>
        </w:rPr>
        <w:t>Voelker, S.L., Merschel, A.G., Meinzer, F.C., Ulrich, D.E.M., Spies, T.A. and Still, C.J. (2019) ‘Fire deficits have increased drought sensitivity in dry conifer forests: Fire frequency and tree-ring carbon isotope evidence from Central Oregon’, Global Change Biology, 25(4), pp. 1247–1262. Available at: https://doi.org/10.1111/gcb.14543.</w:t>
      </w:r>
    </w:p>
    <w:p w14:paraId="12C30158" w14:textId="77777777" w:rsidR="00513993" w:rsidRPr="00513993" w:rsidRDefault="00513993" w:rsidP="00513993">
      <w:pPr>
        <w:pStyle w:val="nrpsNormal"/>
        <w:spacing w:afterLines="200" w:after="480"/>
        <w:ind w:left="360" w:hanging="360"/>
        <w:rPr>
          <w:szCs w:val="23"/>
        </w:rPr>
      </w:pPr>
      <w:r w:rsidRPr="00513993">
        <w:rPr>
          <w:szCs w:val="23"/>
        </w:rPr>
        <w:t>Waring, K. M., &amp; Goodrich, B. A. (2012). Artificial regeneration of five-needle pines of western North America: a survey of current practices and future needs. Tree Planters Notes, 55(2), 55-71.</w:t>
      </w:r>
    </w:p>
    <w:p w14:paraId="5E174FE1" w14:textId="77777777" w:rsidR="00513993" w:rsidRPr="00513993" w:rsidRDefault="00513993" w:rsidP="00513993">
      <w:pPr>
        <w:pStyle w:val="nrpsNormal"/>
        <w:spacing w:afterLines="200" w:after="480"/>
        <w:ind w:left="360" w:hanging="360"/>
        <w:rPr>
          <w:szCs w:val="23"/>
        </w:rPr>
      </w:pPr>
      <w:r w:rsidRPr="00513993">
        <w:rPr>
          <w:szCs w:val="23"/>
        </w:rPr>
        <w:t>Wayman, R.B. and Safford, H.D. (2021) ‘Recent bark beetle outbreaks influence wildfire severity in mixed-conifer forests of the Sierra Nevada, California, USA’, Ecological Applications, 31(3), pp. 1–19. Available at: https://doi.org/10.1002/eap.2287.</w:t>
      </w:r>
    </w:p>
    <w:p w14:paraId="3F604C72" w14:textId="77777777" w:rsidR="00513993" w:rsidRPr="00513993" w:rsidRDefault="00513993" w:rsidP="00513993">
      <w:pPr>
        <w:pStyle w:val="nrpsNormal"/>
        <w:spacing w:afterLines="200" w:after="480"/>
        <w:ind w:left="360" w:hanging="360"/>
        <w:rPr>
          <w:szCs w:val="23"/>
        </w:rPr>
      </w:pPr>
      <w:r w:rsidRPr="00513993">
        <w:rPr>
          <w:szCs w:val="23"/>
        </w:rPr>
        <w:t>Wilson, B. T., Lister, A. J., Riemann, R. I., &amp; Griffith, D. M. (2013). Live tree species basal area of the contiguous United States (2000-2009). Available at: https://www.fs.usda.gov/rds/archive/Catalog/RDS-2013-0013</w:t>
      </w:r>
    </w:p>
    <w:p w14:paraId="6C6185DB" w14:textId="77777777" w:rsidR="00513993" w:rsidRPr="00513993" w:rsidRDefault="00513993" w:rsidP="00513993">
      <w:pPr>
        <w:pStyle w:val="nrpsNormal"/>
        <w:spacing w:afterLines="200" w:after="480"/>
        <w:ind w:left="360" w:hanging="360"/>
        <w:rPr>
          <w:szCs w:val="23"/>
        </w:rPr>
      </w:pPr>
      <w:r w:rsidRPr="00513993">
        <w:rPr>
          <w:szCs w:val="23"/>
        </w:rPr>
        <w:lastRenderedPageBreak/>
        <w:t>Yeaton, R. I. (1983) ‘The Successional Replacement of Ponderosa Pine by Sugar Pine in the Sierra Nevada Author ( s ): Richard I . Yeaton Source : Bulletin of the Torrey Botanical Club , Jul . - Sep ., 1983 , Vol . 110 , No . 3 ( Jul . - Published by : Torrey Botanical Society ’, 110(3), pp. 292–297.</w:t>
      </w:r>
    </w:p>
    <w:p w14:paraId="74591798" w14:textId="77777777" w:rsidR="00513993" w:rsidRPr="00513993" w:rsidRDefault="00513993" w:rsidP="00513993">
      <w:pPr>
        <w:pStyle w:val="nrpsNormal"/>
        <w:spacing w:afterLines="200" w:after="480"/>
        <w:ind w:left="360" w:hanging="360"/>
        <w:rPr>
          <w:szCs w:val="23"/>
        </w:rPr>
      </w:pPr>
      <w:r w:rsidRPr="00513993">
        <w:rPr>
          <w:szCs w:val="23"/>
        </w:rPr>
        <w:t>Yeaton, R.I. (1984) ‘Aspects of the Population Biology of Sugar Pine ( Pinus lambertiana Dougl .) on an Elevational Gradient in the Sierra Nevada of Central California’, The American Midland Naturalist, 111(1), pp. 126–137. Available at: https://www.jstor.org/stable/2425550.</w:t>
      </w:r>
    </w:p>
    <w:p w14:paraId="18EB17EF" w14:textId="77777777" w:rsidR="00513993" w:rsidRPr="00513993" w:rsidRDefault="00513993" w:rsidP="00513993">
      <w:pPr>
        <w:pStyle w:val="nrpsNormal"/>
        <w:spacing w:afterLines="200" w:after="480"/>
        <w:ind w:left="360" w:hanging="360"/>
        <w:rPr>
          <w:szCs w:val="23"/>
        </w:rPr>
      </w:pPr>
      <w:r w:rsidRPr="00513993">
        <w:rPr>
          <w:szCs w:val="23"/>
        </w:rPr>
        <w:t>York, R.A., Battles, J.J., Wenk, R.C. and Saah, D. (2012) ‘A gap-based approach for regenerating pine species and reducing surface fuels in multi-aged mixed conifer stands in the Sierra Nevada, California’, Forestry, 85(2), pp. 203–213. Available at: https://doi.org/10.1093/forestry/cpr058.</w:t>
      </w:r>
    </w:p>
    <w:p w14:paraId="0E01ED17" w14:textId="77777777" w:rsidR="00513993" w:rsidRPr="00513993" w:rsidRDefault="00513993" w:rsidP="00513993">
      <w:pPr>
        <w:pStyle w:val="nrpsNormal"/>
        <w:spacing w:afterLines="200" w:after="480"/>
        <w:ind w:left="360" w:hanging="360"/>
        <w:rPr>
          <w:szCs w:val="23"/>
        </w:rPr>
      </w:pPr>
      <w:r w:rsidRPr="00513993">
        <w:rPr>
          <w:szCs w:val="23"/>
        </w:rPr>
        <w:t>York, R.A., Heald, R.C., Battles, J.J. and York, J.D. (2004) ‘Group selection management in conifer forests: Relationships between opening size and tree growth’, Canadian Journal of Forest Research, 34(3), pp. 630–641. Available at: https://doi.org/10.1139/x03-222.</w:t>
      </w:r>
    </w:p>
    <w:p w14:paraId="0B33E077" w14:textId="7AF146D8" w:rsidR="00300F5C" w:rsidRPr="00513993" w:rsidRDefault="00513993" w:rsidP="00513993">
      <w:pPr>
        <w:pStyle w:val="nrpsNormal"/>
        <w:spacing w:afterLines="200" w:after="480"/>
        <w:ind w:left="360" w:hanging="360"/>
        <w:rPr>
          <w:szCs w:val="23"/>
        </w:rPr>
      </w:pPr>
      <w:r w:rsidRPr="00513993">
        <w:rPr>
          <w:szCs w:val="23"/>
        </w:rPr>
        <w:t>Young, D.J.N., Stevens, J.T., Earles, J.M., Moore, J., Ellis, A., Jirka, A.L. and Latimer, A.M. (2017) ‘Long-term climate and competition explain forest mortality patterns under extreme drought’, Ecology Letters, 20(1), pp. 78–86. Available at: https://doi.org/10.1111/ele.12711.</w:t>
      </w:r>
      <w:bookmarkEnd w:id="195"/>
      <w:bookmarkEnd w:id="196"/>
      <w:bookmarkEnd w:id="197"/>
    </w:p>
    <w:sectPr w:rsidR="00300F5C" w:rsidRPr="00513993" w:rsidSect="009873E0">
      <w:headerReference w:type="even" r:id="rId41"/>
      <w:headerReference w:type="default" r:id="rId42"/>
      <w:footerReference w:type="default" r:id="rId43"/>
      <w:pgSz w:w="12240" w:h="15840" w:code="1"/>
      <w:pgMar w:top="108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7" w:author="Author" w:initials="A">
    <w:p w14:paraId="45B09269" w14:textId="77777777" w:rsidR="00E55EBA" w:rsidRDefault="00E55EBA" w:rsidP="00E55EBA">
      <w:pPr>
        <w:pStyle w:val="CommentText"/>
      </w:pPr>
      <w:r>
        <w:rPr>
          <w:rStyle w:val="CommentReference"/>
        </w:rPr>
        <w:annotationRef/>
      </w:r>
      <w:r>
        <w:t>I thought it was just considered the tallest and ponderosa pine still was considered largest. Maybe that’s changed though, as I know some really big sugars have been found in just the last couple years.</w:t>
      </w:r>
    </w:p>
  </w:comment>
  <w:comment w:id="62" w:author="Author" w:initials="A">
    <w:p w14:paraId="791FABBF" w14:textId="77777777" w:rsidR="009A3302" w:rsidRDefault="009A3302" w:rsidP="00560081">
      <w:pPr>
        <w:pStyle w:val="CommentText"/>
      </w:pPr>
      <w:r>
        <w:rPr>
          <w:rStyle w:val="CommentReference"/>
        </w:rPr>
        <w:annotationRef/>
      </w:r>
      <w:r>
        <w:t xml:space="preserve">This sentence appears to contradict the previous sentence in which you referenced other evidence that does not indicate the species is in decline. The logical flow of your statements seems to suggest that sugar pine is perceived as in good condition by numerous entities, and the existing evidence does not suggest otherwise. It would make your point more clearly if you included some reasons to be concerned about the species before this paragraph.  </w:t>
      </w:r>
    </w:p>
  </w:comment>
  <w:comment w:id="63" w:author="Author" w:initials="A">
    <w:p w14:paraId="11B687FD" w14:textId="11FB61C0" w:rsidR="00AF39D9" w:rsidRDefault="00AF39D9" w:rsidP="00AF39D9">
      <w:pPr>
        <w:pStyle w:val="CommentText"/>
      </w:pPr>
      <w:r>
        <w:rPr>
          <w:rStyle w:val="CommentReference"/>
        </w:rPr>
        <w:annotationRef/>
      </w:r>
      <w:r>
        <w:t>Not sure I agree with surgar pine being a foundation species. This might not be how you are using this word in this context, but might suggest changing it to something else that doesn’t have a specific ecological meaning, or add a citation supporting this assertion.</w:t>
      </w:r>
    </w:p>
  </w:comment>
  <w:comment w:id="64" w:author="Author" w:initials="A">
    <w:p w14:paraId="022909E7" w14:textId="0C849496" w:rsidR="00AF39D9" w:rsidRDefault="00AF39D9" w:rsidP="00AF39D9">
      <w:pPr>
        <w:pStyle w:val="CommentText"/>
      </w:pPr>
      <w:r>
        <w:rPr>
          <w:rStyle w:val="CommentReference"/>
        </w:rPr>
        <w:annotationRef/>
      </w:r>
      <w:r>
        <w:t xml:space="preserve">Another good citation for this is: </w:t>
      </w:r>
      <w:r>
        <w:rPr>
          <w:color w:val="222222"/>
          <w:highlight w:val="white"/>
        </w:rPr>
        <w:t>Mazur, R., Klimley, A.P. and Folger, K., 2013. Implications of the variable availability of seasonal foods on the home ranges of black bears, Ursus americanus, in the Sierra Nevada of California. </w:t>
      </w:r>
      <w:r>
        <w:rPr>
          <w:i/>
          <w:iCs/>
          <w:color w:val="222222"/>
          <w:highlight w:val="white"/>
        </w:rPr>
        <w:t>Animal Biotelemetry</w:t>
      </w:r>
      <w:r>
        <w:rPr>
          <w:color w:val="222222"/>
          <w:highlight w:val="white"/>
        </w:rPr>
        <w:t>, </w:t>
      </w:r>
      <w:r>
        <w:rPr>
          <w:i/>
          <w:iCs/>
          <w:color w:val="222222"/>
          <w:highlight w:val="white"/>
        </w:rPr>
        <w:t>1</w:t>
      </w:r>
      <w:r>
        <w:rPr>
          <w:color w:val="222222"/>
          <w:highlight w:val="white"/>
        </w:rPr>
        <w:t>, pp.1-9.</w:t>
      </w:r>
      <w:r>
        <w:t xml:space="preserve"> </w:t>
      </w:r>
    </w:p>
  </w:comment>
  <w:comment w:id="67" w:author="Author" w:initials="A">
    <w:p w14:paraId="46BDAC16" w14:textId="77777777" w:rsidR="00AF39D9" w:rsidRDefault="00AF39D9" w:rsidP="00AF39D9">
      <w:pPr>
        <w:pStyle w:val="CommentText"/>
      </w:pPr>
      <w:r>
        <w:rPr>
          <w:rStyle w:val="CommentReference"/>
        </w:rPr>
        <w:annotationRef/>
      </w:r>
      <w:r>
        <w:t>I found this transition to be pretty abrupt. Tried to do a little work smithing, but feel free to edit as you see fit!</w:t>
      </w:r>
    </w:p>
  </w:comment>
  <w:comment w:id="65" w:author="Author" w:initials="A">
    <w:p w14:paraId="6443E7F1" w14:textId="77777777" w:rsidR="009A3302" w:rsidRDefault="009A3302" w:rsidP="0042302C">
      <w:pPr>
        <w:pStyle w:val="CommentText"/>
      </w:pPr>
      <w:r>
        <w:rPr>
          <w:rStyle w:val="CommentReference"/>
        </w:rPr>
        <w:annotationRef/>
      </w:r>
      <w:r>
        <w:t>The text here could be improved to better transition from talking about the importance of the species to the research questions. I recommend something to the effect of “To assess the status of this important species, we investigated three questions:”</w:t>
      </w:r>
    </w:p>
  </w:comment>
  <w:comment w:id="69" w:author="Author" w:initials="A">
    <w:p w14:paraId="2F9FB3F5" w14:textId="1900CE3C" w:rsidR="00AF39D9" w:rsidRDefault="00AF39D9" w:rsidP="00AF39D9">
      <w:pPr>
        <w:pStyle w:val="CommentText"/>
      </w:pPr>
      <w:r>
        <w:rPr>
          <w:rStyle w:val="CommentReference"/>
        </w:rPr>
        <w:annotationRef/>
      </w:r>
      <w:r>
        <w:t>I feel like you addressed this across the entire range with the FIA data (Table 2) and don’t need to “selected populations” preface, unless I’m missing something.</w:t>
      </w:r>
    </w:p>
  </w:comment>
  <w:comment w:id="77" w:author="Author" w:initials="A">
    <w:p w14:paraId="1536F561" w14:textId="77777777" w:rsidR="00E728B6" w:rsidRDefault="00E728B6" w:rsidP="00E728B6">
      <w:pPr>
        <w:pStyle w:val="CommentText"/>
      </w:pPr>
      <w:r>
        <w:rPr>
          <w:rStyle w:val="CommentReference"/>
        </w:rPr>
        <w:annotationRef/>
      </w:r>
      <w:r>
        <w:t>I’d cite the actual listing document (</w:t>
      </w:r>
      <w:r>
        <w:rPr>
          <w:color w:val="4A4A4A"/>
          <w:highlight w:val="white"/>
        </w:rPr>
        <w:t>87 FR 76882</w:t>
      </w:r>
      <w:r>
        <w:t xml:space="preserve">). </w:t>
      </w:r>
      <w:hyperlink r:id="rId1" w:history="1">
        <w:r w:rsidRPr="00AA3433">
          <w:rPr>
            <w:rStyle w:val="Hyperlink"/>
          </w:rPr>
          <w:t>https://www.regulations.gov/document/FWS-R6-ES-2019-0054-0001</w:t>
        </w:r>
      </w:hyperlink>
    </w:p>
  </w:comment>
  <w:comment w:id="83" w:author="Author" w:initials="A">
    <w:p w14:paraId="0FE0EDC1" w14:textId="77777777" w:rsidR="00E728B6" w:rsidRDefault="00E728B6" w:rsidP="00E728B6">
      <w:pPr>
        <w:pStyle w:val="CommentText"/>
      </w:pPr>
      <w:r>
        <w:rPr>
          <w:rStyle w:val="CommentReference"/>
        </w:rPr>
        <w:annotationRef/>
      </w:r>
      <w:r>
        <w:t>Any reason for this specific value? You say it provided the best combination of sensitivity and specificity, but how did you evaluate that?</w:t>
      </w:r>
    </w:p>
  </w:comment>
  <w:comment w:id="84" w:author="Author" w:initials="A">
    <w:p w14:paraId="0BBC1B24" w14:textId="77777777" w:rsidR="00D50230" w:rsidRDefault="00D50230" w:rsidP="00D50230">
      <w:pPr>
        <w:pStyle w:val="CommentText"/>
      </w:pPr>
      <w:r>
        <w:rPr>
          <w:rStyle w:val="CommentReference"/>
        </w:rPr>
        <w:annotationRef/>
      </w:r>
      <w:r>
        <w:t>Not sure what you want to do with this one, or where this number comes from. My code / notes indicate that the formal optimization selected 0.59 m2/ha, but this excluded many plots with PILA, and a visual calibration wound up more at 0.46 m2/ha. In any case, I abandoned formally optimizing this for the main paper and instead just used all plots with PILA present. Did you update the code for this, or where did this value come from?</w:t>
      </w:r>
    </w:p>
  </w:comment>
  <w:comment w:id="85" w:author="Author" w:initials="A">
    <w:p w14:paraId="26B092EA" w14:textId="14455280" w:rsidR="009A3302" w:rsidRDefault="009A3302" w:rsidP="001F1A04">
      <w:pPr>
        <w:pStyle w:val="CommentText"/>
      </w:pPr>
      <w:r>
        <w:rPr>
          <w:rStyle w:val="CommentReference"/>
        </w:rPr>
        <w:annotationRef/>
      </w:r>
      <w:r>
        <w:t>Why not just select the FIA plots that have some minimum threshold of sugar pine in them, rather than clip them to this sugar pine range map?</w:t>
      </w:r>
    </w:p>
  </w:comment>
  <w:comment w:id="86" w:author="Author" w:initials="A">
    <w:p w14:paraId="70873350" w14:textId="77777777" w:rsidR="00D50230" w:rsidRDefault="00D50230" w:rsidP="00D50230">
      <w:pPr>
        <w:pStyle w:val="CommentText"/>
      </w:pPr>
      <w:r>
        <w:rPr>
          <w:rStyle w:val="CommentReference"/>
        </w:rPr>
        <w:annotationRef/>
      </w:r>
      <w:r>
        <w:t>DF answered</w:t>
      </w:r>
    </w:p>
  </w:comment>
  <w:comment w:id="104" w:author="Author" w:initials="A">
    <w:p w14:paraId="6526F228" w14:textId="75A06D38" w:rsidR="002F06DB" w:rsidRDefault="002F06DB" w:rsidP="001974E7">
      <w:pPr>
        <w:pStyle w:val="CommentText"/>
      </w:pPr>
      <w:r>
        <w:rPr>
          <w:rStyle w:val="CommentReference"/>
        </w:rPr>
        <w:annotationRef/>
      </w:r>
      <w:r>
        <w:t>It would be helpful to remind the reader this paragraph is referring to FIA data.</w:t>
      </w:r>
    </w:p>
  </w:comment>
  <w:comment w:id="105" w:author="Author" w:initials="A">
    <w:p w14:paraId="03912555" w14:textId="307AE187" w:rsidR="00C060B7" w:rsidRDefault="00C060B7" w:rsidP="00C060B7">
      <w:pPr>
        <w:pStyle w:val="CommentText"/>
      </w:pPr>
      <w:r>
        <w:rPr>
          <w:rStyle w:val="CommentReference"/>
        </w:rPr>
        <w:annotationRef/>
      </w:r>
      <w:r>
        <w:t>I’m not sure how you used the FIA condition data after reading through the paper. Is this where you got the fire information from for each plot? If so, spell it out a bit more clearly here.</w:t>
      </w:r>
    </w:p>
  </w:comment>
  <w:comment w:id="106" w:author="Author" w:initials="A">
    <w:p w14:paraId="2D9F88DE" w14:textId="77777777" w:rsidR="00D50230" w:rsidRDefault="00D50230" w:rsidP="00D50230">
      <w:pPr>
        <w:pStyle w:val="CommentText"/>
      </w:pPr>
      <w:r>
        <w:rPr>
          <w:rStyle w:val="CommentReference"/>
        </w:rPr>
        <w:annotationRef/>
      </w:r>
      <w:r>
        <w:t>DF took a crack at it</w:t>
      </w:r>
    </w:p>
  </w:comment>
  <w:comment w:id="112" w:author="Author" w:initials="A">
    <w:p w14:paraId="73929B64" w14:textId="0296AAF2" w:rsidR="00C060B7" w:rsidRDefault="00C060B7" w:rsidP="00C060B7">
      <w:pPr>
        <w:pStyle w:val="CommentText"/>
      </w:pPr>
      <w:r>
        <w:rPr>
          <w:rStyle w:val="CommentReference"/>
        </w:rPr>
        <w:annotationRef/>
      </w:r>
      <w:r>
        <w:t>Why would you choose to exclude burned areas from the USGS data? I know they likely skew the data significantly, but because you are trying to show the full picture of what has occurred on the landscape, I’m confused why you’d drop them. Maybe present results including both with and without plots that have burned for the USGS data?</w:t>
      </w:r>
    </w:p>
  </w:comment>
  <w:comment w:id="113" w:author="Author" w:initials="A">
    <w:p w14:paraId="26E21336" w14:textId="77777777" w:rsidR="00D50230" w:rsidRDefault="00D50230" w:rsidP="00D50230">
      <w:pPr>
        <w:pStyle w:val="CommentText"/>
      </w:pPr>
      <w:r>
        <w:rPr>
          <w:rStyle w:val="CommentReference"/>
        </w:rPr>
        <w:annotationRef/>
      </w:r>
      <w:r>
        <w:t>Prescribed fires are really an experimental treatment and not consistent with the use of the data here as an observational study (frequency of prescribed fire on the demography plots is not related to the actual abundance of fire as a disturbance across the range)</w:t>
      </w:r>
    </w:p>
  </w:comment>
  <w:comment w:id="114" w:author="Author" w:initials="A">
    <w:p w14:paraId="529F41B3" w14:textId="6D78E24C" w:rsidR="000A1C6E" w:rsidRDefault="000A1C6E" w:rsidP="000A1C6E">
      <w:pPr>
        <w:pStyle w:val="CommentText"/>
      </w:pPr>
      <w:r>
        <w:rPr>
          <w:rStyle w:val="CommentReference"/>
        </w:rPr>
        <w:annotationRef/>
      </w:r>
      <w:r>
        <w:t>Similar question here. Why present just the control data? In general, I didn’t think including the Baker or Blodget plots added much to the paper, as most of your tables and figures focused on the USGS of FIA data.</w:t>
      </w:r>
    </w:p>
  </w:comment>
  <w:comment w:id="115" w:author="Author" w:initials="A">
    <w:p w14:paraId="2B15300E" w14:textId="77777777" w:rsidR="00D50230" w:rsidRDefault="00D50230" w:rsidP="00D50230">
      <w:pPr>
        <w:pStyle w:val="CommentText"/>
      </w:pPr>
      <w:r>
        <w:rPr>
          <w:rStyle w:val="CommentReference"/>
        </w:rPr>
        <w:annotationRef/>
      </w:r>
      <w:r>
        <w:t>Same answer: This is a study about demography across the range, not under experimental conditions</w:t>
      </w:r>
    </w:p>
  </w:comment>
  <w:comment w:id="116" w:author="Author" w:initials="A">
    <w:p w14:paraId="7B4457B9" w14:textId="3F7F2E56" w:rsidR="002F06DB" w:rsidRDefault="002F06DB" w:rsidP="00CB2B44">
      <w:pPr>
        <w:pStyle w:val="CommentText"/>
      </w:pPr>
      <w:r>
        <w:rPr>
          <w:rStyle w:val="CommentReference"/>
        </w:rPr>
        <w:annotationRef/>
      </w:r>
      <w:r>
        <w:t xml:space="preserve">This sentence seems better placed in the earlier section detailing the range map. </w:t>
      </w:r>
    </w:p>
  </w:comment>
  <w:comment w:id="117" w:author="Author" w:initials="A">
    <w:p w14:paraId="612A84A6" w14:textId="77777777" w:rsidR="002F06DB" w:rsidRDefault="002F06DB" w:rsidP="00385BFF">
      <w:pPr>
        <w:pStyle w:val="CommentText"/>
      </w:pPr>
      <w:r>
        <w:rPr>
          <w:rStyle w:val="CommentReference"/>
        </w:rPr>
        <w:annotationRef/>
      </w:r>
      <w:r>
        <w:rPr>
          <w:color w:val="000000"/>
        </w:rPr>
        <w:t>Why did you include other species in the stem density and basal area calculations used to determine the trajectory of sugar pine (rather than just calculating for sugar pine individually)? Table 1 suggests that sugar pine is a small component of many of these plots. Including the other species seems to reflect a decline in mixed conifer forests rather than sugar pine specifically.</w:t>
      </w:r>
    </w:p>
  </w:comment>
  <w:comment w:id="118" w:author="Author" w:initials="A">
    <w:p w14:paraId="1CCA0BFE" w14:textId="77777777" w:rsidR="002C205C" w:rsidRDefault="002C205C" w:rsidP="00804A13">
      <w:pPr>
        <w:pStyle w:val="CommentText"/>
      </w:pPr>
      <w:r>
        <w:rPr>
          <w:rStyle w:val="CommentReference"/>
        </w:rPr>
        <w:annotationRef/>
      </w:r>
      <w:r>
        <w:t>I recommend adding a comma after “cases”.</w:t>
      </w:r>
    </w:p>
  </w:comment>
  <w:comment w:id="119" w:author="Author" w:initials="A">
    <w:p w14:paraId="41ACC755" w14:textId="77777777" w:rsidR="002C205C" w:rsidRDefault="002C205C" w:rsidP="00EA20DB">
      <w:pPr>
        <w:pStyle w:val="CommentText"/>
      </w:pPr>
      <w:r>
        <w:rPr>
          <w:rStyle w:val="CommentReference"/>
        </w:rPr>
        <w:annotationRef/>
      </w:r>
      <w:r>
        <w:t>What does ‘per capita’ refer to here?</w:t>
      </w:r>
    </w:p>
  </w:comment>
  <w:comment w:id="120" w:author="Author" w:initials="A">
    <w:p w14:paraId="6BFCFCB0" w14:textId="137C43D9" w:rsidR="000A1C6E" w:rsidRDefault="000A1C6E" w:rsidP="000A1C6E">
      <w:pPr>
        <w:pStyle w:val="CommentText"/>
      </w:pPr>
      <w:r>
        <w:rPr>
          <w:rStyle w:val="CommentReference"/>
        </w:rPr>
        <w:annotationRef/>
      </w:r>
      <w:r>
        <w:t>Why was this approach chosen? I’d suggest adding just a sentence describing the benefits of this method.</w:t>
      </w:r>
    </w:p>
  </w:comment>
  <w:comment w:id="121" w:author="Author" w:initials="A">
    <w:p w14:paraId="62CA51BC" w14:textId="77777777" w:rsidR="002C205C" w:rsidRDefault="002C205C" w:rsidP="005F7CC8">
      <w:pPr>
        <w:pStyle w:val="CommentText"/>
      </w:pPr>
      <w:r>
        <w:rPr>
          <w:rStyle w:val="CommentReference"/>
        </w:rPr>
        <w:annotationRef/>
      </w:r>
      <w:r>
        <w:t xml:space="preserve">Why did you use a 10 cm DBH cut off when the FIA data does not track trees until they are 12.7 cm DBH? Won’t these different thresholds make these datasets slightly less comparable? </w:t>
      </w:r>
    </w:p>
  </w:comment>
  <w:comment w:id="122" w:author="Author" w:initials="A">
    <w:p w14:paraId="56DA191B" w14:textId="77777777" w:rsidR="00D50230" w:rsidRDefault="00D50230" w:rsidP="00D50230">
      <w:pPr>
        <w:pStyle w:val="CommentText"/>
      </w:pPr>
      <w:r>
        <w:rPr>
          <w:rStyle w:val="CommentReference"/>
        </w:rPr>
        <w:annotationRef/>
      </w:r>
      <w:r>
        <w:t>Wanted to use all the data available on small trees from the USGS data</w:t>
      </w:r>
    </w:p>
  </w:comment>
  <w:comment w:id="123" w:author="Author" w:initials="A">
    <w:p w14:paraId="0201E52B" w14:textId="25BA0CE8" w:rsidR="002C205C" w:rsidRDefault="002C205C" w:rsidP="00CF43D3">
      <w:pPr>
        <w:pStyle w:val="CommentText"/>
      </w:pPr>
      <w:r>
        <w:rPr>
          <w:rStyle w:val="CommentReference"/>
        </w:rPr>
        <w:annotationRef/>
      </w:r>
      <w:r>
        <w:t>It would be helpful to the reader to list what some of these challenges are.</w:t>
      </w:r>
    </w:p>
  </w:comment>
  <w:comment w:id="124" w:author="Author" w:initials="A">
    <w:p w14:paraId="7E3DD5DD" w14:textId="77777777" w:rsidR="002C205C" w:rsidRDefault="002C205C" w:rsidP="00960E90">
      <w:pPr>
        <w:pStyle w:val="CommentText"/>
      </w:pPr>
      <w:r>
        <w:rPr>
          <w:rStyle w:val="CommentReference"/>
        </w:rPr>
        <w:annotationRef/>
      </w:r>
      <w:r>
        <w:t xml:space="preserve">This paragraph seems better positioned following line 218 when you first introduce the vital rate models. Then the following three paragraphs will all be about the IPM models and will flow well. </w:t>
      </w:r>
    </w:p>
  </w:comment>
  <w:comment w:id="125" w:author="Author" w:initials="A">
    <w:p w14:paraId="29DAEB60" w14:textId="19AADA54" w:rsidR="000A1C6E" w:rsidRDefault="000A1C6E" w:rsidP="000A1C6E">
      <w:pPr>
        <w:pStyle w:val="CommentText"/>
      </w:pPr>
      <w:r>
        <w:rPr>
          <w:rStyle w:val="CommentReference"/>
        </w:rPr>
        <w:annotationRef/>
      </w:r>
      <w:r>
        <w:t>Where were the fire data from? The FIA condition data?</w:t>
      </w:r>
    </w:p>
  </w:comment>
  <w:comment w:id="126" w:author="Author" w:initials="A">
    <w:p w14:paraId="1B7C6D9C" w14:textId="77777777" w:rsidR="00D50230" w:rsidRDefault="00D50230" w:rsidP="00D50230">
      <w:pPr>
        <w:pStyle w:val="CommentText"/>
      </w:pPr>
      <w:r>
        <w:rPr>
          <w:rStyle w:val="CommentReference"/>
        </w:rPr>
        <w:annotationRef/>
      </w:r>
      <w:r>
        <w:t>yes</w:t>
      </w:r>
    </w:p>
  </w:comment>
  <w:comment w:id="127" w:author="Author" w:initials="A">
    <w:p w14:paraId="0185BEEC" w14:textId="01CDEC62" w:rsidR="00F17D0F" w:rsidRDefault="00F17D0F" w:rsidP="00F17D0F">
      <w:pPr>
        <w:pStyle w:val="CommentText"/>
      </w:pPr>
      <w:r>
        <w:rPr>
          <w:rStyle w:val="CommentReference"/>
        </w:rPr>
        <w:annotationRef/>
      </w:r>
      <w:r>
        <w:t>I don’t understand the logic of treating WPBR as a plot level variable, unless there were computational reasons this just wouldn’t work as a tree level variable (thinking about your model, I’m assuming that’s the case). If there is a way to have this be a tree level variable, I think that would make so much more sense, especially given how strongly sugar pine can differ in WPBR resistance from one tree to the next. Just because one tree in the plot displayed symptoms of WPBR does not mean that all trees within that plot also will. I’m pretty dubious that  treating this as a binary variable has much biological meaning. If it has to be a plot level variable, is there any way it could be converted to a proportion of trees infected or some other similar measure?</w:t>
      </w:r>
    </w:p>
  </w:comment>
  <w:comment w:id="128" w:author="Author" w:initials="A">
    <w:p w14:paraId="5E268C22" w14:textId="77777777" w:rsidR="00D50230" w:rsidRDefault="00D50230" w:rsidP="00D50230">
      <w:pPr>
        <w:pStyle w:val="CommentText"/>
      </w:pPr>
      <w:r>
        <w:rPr>
          <w:rStyle w:val="CommentReference"/>
        </w:rPr>
        <w:annotationRef/>
      </w:r>
      <w:r>
        <w:t>If one tree on the plot displays WPBR symptoms, then all of the trees on the plot have been exposed to WPBR. We’re not measuring the demographic effect of a severe/detectable WPBR infection, we’re measuring the effect of exposure to WPBR.</w:t>
      </w:r>
    </w:p>
  </w:comment>
  <w:comment w:id="129" w:author="Author" w:initials="A">
    <w:p w14:paraId="1350E580" w14:textId="1B2B91A5" w:rsidR="00F17D0F" w:rsidRDefault="00F17D0F" w:rsidP="00F17D0F">
      <w:pPr>
        <w:pStyle w:val="CommentText"/>
      </w:pPr>
      <w:r>
        <w:rPr>
          <w:rStyle w:val="CommentReference"/>
        </w:rPr>
        <w:annotationRef/>
      </w:r>
      <w:r>
        <w:t>All the plots with sugar pine in YOSE have burned and are not included in your analysis.</w:t>
      </w:r>
    </w:p>
  </w:comment>
  <w:comment w:id="130" w:author="Author" w:initials="A">
    <w:p w14:paraId="54498F53" w14:textId="625729DC" w:rsidR="00F17D0F" w:rsidRDefault="00F17D0F" w:rsidP="00F17D0F">
      <w:pPr>
        <w:pStyle w:val="CommentText"/>
      </w:pPr>
      <w:r>
        <w:rPr>
          <w:rStyle w:val="CommentReference"/>
        </w:rPr>
        <w:annotationRef/>
      </w:r>
      <w:r>
        <w:t>If you included the burned plots you could have a size by fire interaction at least.</w:t>
      </w:r>
    </w:p>
  </w:comment>
  <w:comment w:id="131" w:author="Author" w:initials="A">
    <w:p w14:paraId="78B4DC1B" w14:textId="77777777" w:rsidR="00D50230" w:rsidRDefault="00D50230" w:rsidP="00D50230">
      <w:pPr>
        <w:pStyle w:val="CommentText"/>
      </w:pPr>
      <w:r>
        <w:rPr>
          <w:rStyle w:val="CommentReference"/>
        </w:rPr>
        <w:annotationRef/>
      </w:r>
      <w:r>
        <w:t>Can’t really treat prescribed and wildfires as the same thing</w:t>
      </w:r>
    </w:p>
  </w:comment>
  <w:comment w:id="132" w:author="Author" w:initials="A">
    <w:p w14:paraId="5E58F993" w14:textId="15E2D418" w:rsidR="0078403E" w:rsidRDefault="0078403E" w:rsidP="0078403E">
      <w:pPr>
        <w:pStyle w:val="CommentText"/>
      </w:pPr>
      <w:r>
        <w:rPr>
          <w:rStyle w:val="CommentReference"/>
        </w:rPr>
        <w:annotationRef/>
      </w:r>
      <w:r>
        <w:rPr>
          <w:color w:val="000000"/>
        </w:rPr>
        <w:t>Dang, a 10% reduction in stems and 5% reduction in BA over just 10 years is harsh! This is a really important finding and I think could be highlighted more in the abstract and discussion. One thing I really like about this paper is your use of both plot based averages like in Figure 3 and model based demographic projections like in figure 12. I think the results compliment each other really nicely and that could be highlighted more.</w:t>
      </w:r>
    </w:p>
  </w:comment>
  <w:comment w:id="133" w:author="Author" w:initials="A">
    <w:p w14:paraId="4420D046" w14:textId="77777777" w:rsidR="002C205C" w:rsidRDefault="002C205C" w:rsidP="00A8096B">
      <w:pPr>
        <w:pStyle w:val="CommentText"/>
      </w:pPr>
      <w:r>
        <w:rPr>
          <w:rStyle w:val="CommentReference"/>
        </w:rPr>
        <w:annotationRef/>
      </w:r>
      <w:r>
        <w:t>It would be more accurate to say that forests with sugar pine presence declined in terms of basal area and density, since you did you not calculate these metrics for sugar pine specifically.</w:t>
      </w:r>
    </w:p>
  </w:comment>
  <w:comment w:id="134" w:author="Author" w:initials="A">
    <w:p w14:paraId="2D7522B5" w14:textId="77777777" w:rsidR="00D50230" w:rsidRDefault="00D50230" w:rsidP="00D50230">
      <w:pPr>
        <w:pStyle w:val="CommentText"/>
      </w:pPr>
      <w:r>
        <w:rPr>
          <w:rStyle w:val="CommentReference"/>
        </w:rPr>
        <w:annotationRef/>
      </w:r>
      <w:r>
        <w:t>I think this is a minsunderstanding? We did calculate for sugar pine specifically</w:t>
      </w:r>
    </w:p>
  </w:comment>
  <w:comment w:id="135" w:author="Author" w:initials="A">
    <w:p w14:paraId="796C2BBE" w14:textId="5AC1C9CF" w:rsidR="0078403E" w:rsidRDefault="0078403E" w:rsidP="0078403E">
      <w:pPr>
        <w:pStyle w:val="CommentText"/>
      </w:pPr>
      <w:r>
        <w:rPr>
          <w:rStyle w:val="CommentReference"/>
        </w:rPr>
        <w:annotationRef/>
      </w:r>
      <w:r>
        <w:t>I’m surprised the SE was still so large for both these estimates given the sample size. Any idea what was driving that? Does this mean I can be less worried?</w:t>
      </w:r>
    </w:p>
  </w:comment>
  <w:comment w:id="137" w:author="Author" w:initials="A">
    <w:p w14:paraId="5D74676E" w14:textId="77777777" w:rsidR="001E51D0" w:rsidRDefault="001E51D0" w:rsidP="001E51D0">
      <w:pPr>
        <w:pStyle w:val="CommentText"/>
      </w:pPr>
      <w:r>
        <w:rPr>
          <w:rStyle w:val="CommentReference"/>
        </w:rPr>
        <w:annotationRef/>
      </w:r>
      <w:r>
        <w:t>I’m a bit confused by what the circles mean in Figure 2. The dots see to be scaled by size (n = 200, 400, 600), but are these # of plots within each region? Do all the dots somehow add up to 1221 plots? Or is n the number of trees within each plot and there are 1221 dots on the graph? Either way, the scaling of the dots in the legend doesn’t seem to match what’s in the figure.</w:t>
      </w:r>
    </w:p>
  </w:comment>
  <w:comment w:id="138" w:author="Author" w:initials="A">
    <w:p w14:paraId="3B074853" w14:textId="77777777" w:rsidR="00F96C04" w:rsidRDefault="00F96C04" w:rsidP="0059210F">
      <w:pPr>
        <w:pStyle w:val="CommentText"/>
      </w:pPr>
      <w:r>
        <w:rPr>
          <w:rStyle w:val="CommentReference"/>
        </w:rPr>
        <w:annotationRef/>
      </w:r>
      <w:r>
        <w:t xml:space="preserve">You refer to this figure as evidence of decline a few times in the results (line 270) and discussion (line 430), yet the large overlap in the error bars makes this result slightly less compelling. It would be helpful to include some type of statistical test of the 2001-2009 period versus the 2010-2019 period.  </w:t>
      </w:r>
    </w:p>
  </w:comment>
  <w:comment w:id="136" w:author="Author" w:initials="A">
    <w:p w14:paraId="268A583E" w14:textId="13DD85DD" w:rsidR="0078403E" w:rsidRDefault="0078403E" w:rsidP="0078403E">
      <w:pPr>
        <w:pStyle w:val="CommentText"/>
      </w:pPr>
      <w:r>
        <w:rPr>
          <w:rStyle w:val="CommentReference"/>
        </w:rPr>
        <w:annotationRef/>
      </w:r>
      <w:r>
        <w:t>I think this is another really important finding, especially with how starkly it differs from the other species. What does this mean for the future? Something to highlight and expand on in the Discussion a bit more.</w:t>
      </w:r>
    </w:p>
  </w:comment>
  <w:comment w:id="139" w:author="Author" w:initials="A">
    <w:p w14:paraId="1A3DE735" w14:textId="77777777" w:rsidR="001E51D0" w:rsidRDefault="001E51D0" w:rsidP="001E51D0">
      <w:pPr>
        <w:pStyle w:val="CommentText"/>
      </w:pPr>
      <w:r>
        <w:rPr>
          <w:rStyle w:val="CommentReference"/>
        </w:rPr>
        <w:annotationRef/>
      </w:r>
      <w:r>
        <w:t>Figure 4. So for each species, if I were to add the value of each dot up it would sum to 100. So this is telling me that a much higher proportion of sugar pine are large trees compared to the other species. Or conversely, that there are hardly any small sugar pine compared to the # of large trees relative to the other species size structures? I think this is important and worth expanding on in the text a bit more.</w:t>
      </w:r>
    </w:p>
  </w:comment>
  <w:comment w:id="143" w:author="Author" w:initials="A">
    <w:p w14:paraId="13D42A66" w14:textId="77777777" w:rsidR="000831B4" w:rsidRDefault="000831B4" w:rsidP="000831B4">
      <w:pPr>
        <w:pStyle w:val="CommentText"/>
      </w:pPr>
      <w:r>
        <w:rPr>
          <w:rStyle w:val="CommentReference"/>
        </w:rPr>
        <w:annotationRef/>
      </w:r>
      <w:r>
        <w:rPr>
          <w:color w:val="000000"/>
        </w:rPr>
        <w:t>Legend is a bit funky. Maybe make the white category grey, or switch all to “green, yellow, red”? Some of the outlines appear darker than others, but not complete. Does that mean anything? I think including the state boundaries would help with this figure too to give it more spatial context.</w:t>
      </w:r>
    </w:p>
  </w:comment>
  <w:comment w:id="144" w:author="Author" w:initials="A">
    <w:p w14:paraId="3A9B126B" w14:textId="77777777" w:rsidR="000768D7" w:rsidRDefault="000768D7" w:rsidP="00EE61A7">
      <w:pPr>
        <w:pStyle w:val="CommentText"/>
      </w:pPr>
      <w:r>
        <w:rPr>
          <w:rStyle w:val="CommentReference"/>
        </w:rPr>
        <w:annotationRef/>
      </w:r>
      <w:r>
        <w:rPr>
          <w:color w:val="000000"/>
        </w:rPr>
        <w:t xml:space="preserve">Did you perform some kind of statistical test on the average plot-level basal area in the beginning of the time series to the end of the time series? If not, I recommend dropping the term “significantly”. </w:t>
      </w:r>
    </w:p>
  </w:comment>
  <w:comment w:id="151" w:author="Author" w:initials="A">
    <w:p w14:paraId="0E72688E" w14:textId="77777777" w:rsidR="000768D7" w:rsidRDefault="000768D7" w:rsidP="003650AB">
      <w:pPr>
        <w:pStyle w:val="CommentText"/>
      </w:pPr>
      <w:r>
        <w:rPr>
          <w:rStyle w:val="CommentReference"/>
        </w:rPr>
        <w:annotationRef/>
      </w:r>
      <w:r>
        <w:t xml:space="preserve">I would not call increased mortality a driver of a population decrease. These are one in the same. </w:t>
      </w:r>
    </w:p>
  </w:comment>
  <w:comment w:id="152" w:author="Author" w:initials="A">
    <w:p w14:paraId="6D5EC167" w14:textId="77777777" w:rsidR="007613E0" w:rsidRDefault="00D50230" w:rsidP="007613E0">
      <w:pPr>
        <w:pStyle w:val="CommentText"/>
      </w:pPr>
      <w:r>
        <w:rPr>
          <w:rStyle w:val="CommentReference"/>
        </w:rPr>
        <w:annotationRef/>
      </w:r>
      <w:r w:rsidR="007613E0">
        <w:rPr>
          <w:color w:val="000000"/>
        </w:rPr>
        <w:t>DF: I think this is a misunderstanding on the part of the reviewer. A population decrease could be caused by a drop in recruitment without any change in mortality, for instance. (Also, for a species where the recruitment and mortality rates are related to size, the population trajectory could be altered by a change in growth rates alone.)</w:t>
      </w:r>
    </w:p>
  </w:comment>
  <w:comment w:id="160" w:author="Author" w:initials="A">
    <w:p w14:paraId="1E5EDE9E" w14:textId="06C130C9" w:rsidR="000831B4" w:rsidRDefault="000831B4" w:rsidP="000831B4">
      <w:pPr>
        <w:pStyle w:val="CommentText"/>
      </w:pPr>
      <w:r>
        <w:rPr>
          <w:rStyle w:val="CommentReference"/>
        </w:rPr>
        <w:annotationRef/>
      </w:r>
      <w:r>
        <w:t>Might be worth including some of the model diagnostic results in an appendix, since this model is such a core part of the paper.</w:t>
      </w:r>
    </w:p>
  </w:comment>
  <w:comment w:id="161" w:author="Author" w:initials="A">
    <w:p w14:paraId="52876900" w14:textId="77777777" w:rsidR="008C3AC8" w:rsidRDefault="008C3AC8" w:rsidP="008C3AC8">
      <w:pPr>
        <w:pStyle w:val="CommentText"/>
      </w:pPr>
      <w:r>
        <w:rPr>
          <w:rStyle w:val="CommentReference"/>
        </w:rPr>
        <w:annotationRef/>
      </w:r>
      <w:r>
        <w:t>I don’t buy this, especially because WPBR was treated as a plot level variable and few trees within each plot were likely infected, let alone infected on the main bole right at or near dbh.</w:t>
      </w:r>
    </w:p>
  </w:comment>
  <w:comment w:id="163" w:author="Author" w:initials="A">
    <w:p w14:paraId="0BF10EFE" w14:textId="77777777" w:rsidR="00D50230" w:rsidRDefault="00D50230" w:rsidP="00D50230">
      <w:pPr>
        <w:pStyle w:val="CommentText"/>
      </w:pPr>
      <w:r>
        <w:rPr>
          <w:rStyle w:val="CommentReference"/>
        </w:rPr>
        <w:annotationRef/>
      </w:r>
      <w:r>
        <w:t>Valid</w:t>
      </w:r>
    </w:p>
  </w:comment>
  <w:comment w:id="162" w:author="Author" w:initials="A">
    <w:p w14:paraId="28E451C3" w14:textId="275449DE" w:rsidR="00B44E5B" w:rsidRDefault="00B44E5B" w:rsidP="008E0220">
      <w:pPr>
        <w:pStyle w:val="CommentText"/>
      </w:pPr>
      <w:r>
        <w:rPr>
          <w:rStyle w:val="CommentReference"/>
        </w:rPr>
        <w:annotationRef/>
      </w:r>
      <w:r>
        <w:t xml:space="preserve">Possible, though I question whether there are enough small diameter trees with cankers present on the stem right at DBH to see this effect. This may also be explained by the increase in light and water resources from other trees in the plot dying or declining from WPBR infection. </w:t>
      </w:r>
    </w:p>
  </w:comment>
  <w:comment w:id="164" w:author="Author" w:initials="A">
    <w:p w14:paraId="0DE99919" w14:textId="77777777" w:rsidR="00A62FA0" w:rsidRDefault="00A62FA0" w:rsidP="006E5E84">
      <w:pPr>
        <w:pStyle w:val="CommentText"/>
      </w:pPr>
      <w:r>
        <w:rPr>
          <w:rStyle w:val="CommentReference"/>
        </w:rPr>
        <w:annotationRef/>
      </w:r>
      <w:r>
        <w:rPr>
          <w:color w:val="000000"/>
        </w:rPr>
        <w:t xml:space="preserve">I recommend specifying that plot-level basal area reduced growth of small stems, otherwise the reader may interpret basal area at the tree-level. </w:t>
      </w:r>
    </w:p>
  </w:comment>
  <w:comment w:id="165" w:author="Author" w:initials="A">
    <w:p w14:paraId="53F345D9" w14:textId="240BA9E5" w:rsidR="008C3AC8" w:rsidRDefault="008C3AC8" w:rsidP="008C3AC8">
      <w:pPr>
        <w:pStyle w:val="CommentText"/>
      </w:pPr>
      <w:r>
        <w:rPr>
          <w:rStyle w:val="CommentReference"/>
        </w:rPr>
        <w:annotationRef/>
      </w:r>
      <w:r>
        <w:t xml:space="preserve">How do these results relate to other species? Is this something that you could expand on or relate back to the #s you presented in table 2? </w:t>
      </w:r>
    </w:p>
  </w:comment>
  <w:comment w:id="181" w:author="Author" w:initials="A">
    <w:p w14:paraId="7B1779CB" w14:textId="77777777" w:rsidR="00FD5502" w:rsidRDefault="00FD5502" w:rsidP="00FD5502">
      <w:pPr>
        <w:pStyle w:val="CommentText"/>
      </w:pPr>
      <w:r>
        <w:rPr>
          <w:rStyle w:val="CommentReference"/>
        </w:rPr>
        <w:annotationRef/>
      </w:r>
      <w:r>
        <w:t>Especially because it was treated as a binary plot level variable...</w:t>
      </w:r>
    </w:p>
  </w:comment>
  <w:comment w:id="182" w:author="Author" w:initials="A">
    <w:p w14:paraId="4064AB8A" w14:textId="77777777" w:rsidR="00FD5502" w:rsidRDefault="00FD5502" w:rsidP="00FD5502">
      <w:pPr>
        <w:pStyle w:val="CommentText"/>
      </w:pPr>
      <w:r>
        <w:rPr>
          <w:rStyle w:val="CommentReference"/>
        </w:rPr>
        <w:annotationRef/>
      </w:r>
      <w:r>
        <w:rPr>
          <w:color w:val="000000"/>
        </w:rPr>
        <w:t>How much of the sharp mortality seen in the southern SN is potentially due to the recent drought event? Was there any way to tease out different drivers by ecoregion or are the data too sparse to slice them up that much? This is one variable where I think there could be opposite gradients from N to S compared to WPBR for example and it would be cool to see how influence differed among regions.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B09269" w15:done="0"/>
  <w15:commentEx w15:paraId="791FABBF" w15:done="0"/>
  <w15:commentEx w15:paraId="11B687FD" w15:done="0"/>
  <w15:commentEx w15:paraId="022909E7" w15:done="0"/>
  <w15:commentEx w15:paraId="46BDAC16" w15:done="0"/>
  <w15:commentEx w15:paraId="6443E7F1" w15:done="0"/>
  <w15:commentEx w15:paraId="2F9FB3F5" w15:done="0"/>
  <w15:commentEx w15:paraId="1536F561" w15:done="0"/>
  <w15:commentEx w15:paraId="0FE0EDC1" w15:done="0"/>
  <w15:commentEx w15:paraId="0BBC1B24" w15:paraIdParent="0FE0EDC1" w15:done="0"/>
  <w15:commentEx w15:paraId="26B092EA" w15:done="0"/>
  <w15:commentEx w15:paraId="70873350" w15:paraIdParent="26B092EA" w15:done="0"/>
  <w15:commentEx w15:paraId="6526F228" w15:done="0"/>
  <w15:commentEx w15:paraId="03912555" w15:done="0"/>
  <w15:commentEx w15:paraId="2D9F88DE" w15:paraIdParent="03912555" w15:done="0"/>
  <w15:commentEx w15:paraId="73929B64" w15:done="0"/>
  <w15:commentEx w15:paraId="26E21336" w15:paraIdParent="73929B64" w15:done="0"/>
  <w15:commentEx w15:paraId="529F41B3" w15:done="0"/>
  <w15:commentEx w15:paraId="2B15300E" w15:paraIdParent="529F41B3" w15:done="0"/>
  <w15:commentEx w15:paraId="7B4457B9" w15:done="0"/>
  <w15:commentEx w15:paraId="612A84A6" w15:done="0"/>
  <w15:commentEx w15:paraId="1CCA0BFE" w15:done="0"/>
  <w15:commentEx w15:paraId="41ACC755" w15:done="0"/>
  <w15:commentEx w15:paraId="6BFCFCB0" w15:done="0"/>
  <w15:commentEx w15:paraId="62CA51BC" w15:done="0"/>
  <w15:commentEx w15:paraId="56DA191B" w15:paraIdParent="62CA51BC" w15:done="0"/>
  <w15:commentEx w15:paraId="0201E52B" w15:done="0"/>
  <w15:commentEx w15:paraId="7E3DD5DD" w15:done="0"/>
  <w15:commentEx w15:paraId="29DAEB60" w15:done="0"/>
  <w15:commentEx w15:paraId="1B7C6D9C" w15:paraIdParent="29DAEB60" w15:done="0"/>
  <w15:commentEx w15:paraId="0185BEEC" w15:done="0"/>
  <w15:commentEx w15:paraId="5E268C22" w15:paraIdParent="0185BEEC" w15:done="0"/>
  <w15:commentEx w15:paraId="1350E580" w15:done="0"/>
  <w15:commentEx w15:paraId="54498F53" w15:done="0"/>
  <w15:commentEx w15:paraId="78B4DC1B" w15:paraIdParent="54498F53" w15:done="0"/>
  <w15:commentEx w15:paraId="5E58F993" w15:done="0"/>
  <w15:commentEx w15:paraId="4420D046" w15:done="0"/>
  <w15:commentEx w15:paraId="2D7522B5" w15:paraIdParent="4420D046" w15:done="0"/>
  <w15:commentEx w15:paraId="796C2BBE" w15:done="0"/>
  <w15:commentEx w15:paraId="5D74676E" w15:done="0"/>
  <w15:commentEx w15:paraId="3B074853" w15:done="0"/>
  <w15:commentEx w15:paraId="268A583E" w15:done="0"/>
  <w15:commentEx w15:paraId="1A3DE735" w15:done="0"/>
  <w15:commentEx w15:paraId="13D42A66" w15:done="0"/>
  <w15:commentEx w15:paraId="3A9B126B" w15:done="0"/>
  <w15:commentEx w15:paraId="0E72688E" w15:done="0"/>
  <w15:commentEx w15:paraId="6D5EC167" w15:paraIdParent="0E72688E" w15:done="0"/>
  <w15:commentEx w15:paraId="1E5EDE9E" w15:done="0"/>
  <w15:commentEx w15:paraId="52876900" w15:done="0"/>
  <w15:commentEx w15:paraId="0BF10EFE" w15:paraIdParent="52876900" w15:done="0"/>
  <w15:commentEx w15:paraId="28E451C3" w15:done="0"/>
  <w15:commentEx w15:paraId="0DE99919" w15:done="0"/>
  <w15:commentEx w15:paraId="53F345D9" w15:done="0"/>
  <w15:commentEx w15:paraId="7B1779CB" w15:done="0"/>
  <w15:commentEx w15:paraId="4064AB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B09269" w16cid:durableId="0AA3E7D8"/>
  <w16cid:commentId w16cid:paraId="791FABBF" w16cid:durableId="2A0045EE"/>
  <w16cid:commentId w16cid:paraId="11B687FD" w16cid:durableId="27E85647"/>
  <w16cid:commentId w16cid:paraId="022909E7" w16cid:durableId="6194CDED"/>
  <w16cid:commentId w16cid:paraId="46BDAC16" w16cid:durableId="715CADC1"/>
  <w16cid:commentId w16cid:paraId="6443E7F1" w16cid:durableId="2A00464B"/>
  <w16cid:commentId w16cid:paraId="2F9FB3F5" w16cid:durableId="5FBB643D"/>
  <w16cid:commentId w16cid:paraId="1536F561" w16cid:durableId="21618174"/>
  <w16cid:commentId w16cid:paraId="0FE0EDC1" w16cid:durableId="76514109"/>
  <w16cid:commentId w16cid:paraId="0BBC1B24" w16cid:durableId="444BBD59"/>
  <w16cid:commentId w16cid:paraId="26B092EA" w16cid:durableId="2A004693"/>
  <w16cid:commentId w16cid:paraId="70873350" w16cid:durableId="0AD297F7"/>
  <w16cid:commentId w16cid:paraId="6526F228" w16cid:durableId="2A00487C"/>
  <w16cid:commentId w16cid:paraId="03912555" w16cid:durableId="05171059"/>
  <w16cid:commentId w16cid:paraId="2D9F88DE" w16cid:durableId="6DDE21AC"/>
  <w16cid:commentId w16cid:paraId="73929B64" w16cid:durableId="6748C389"/>
  <w16cid:commentId w16cid:paraId="26E21336" w16cid:durableId="28A5CE07"/>
  <w16cid:commentId w16cid:paraId="529F41B3" w16cid:durableId="0E6A21A9"/>
  <w16cid:commentId w16cid:paraId="2B15300E" w16cid:durableId="6DFA67B4"/>
  <w16cid:commentId w16cid:paraId="7B4457B9" w16cid:durableId="2A004924"/>
  <w16cid:commentId w16cid:paraId="612A84A6" w16cid:durableId="2A0049B2"/>
  <w16cid:commentId w16cid:paraId="1CCA0BFE" w16cid:durableId="2A0054D8"/>
  <w16cid:commentId w16cid:paraId="41ACC755" w16cid:durableId="2A0054FF"/>
  <w16cid:commentId w16cid:paraId="6BFCFCB0" w16cid:durableId="4410E9B3"/>
  <w16cid:commentId w16cid:paraId="62CA51BC" w16cid:durableId="2A00553A"/>
  <w16cid:commentId w16cid:paraId="56DA191B" w16cid:durableId="251E129C"/>
  <w16cid:commentId w16cid:paraId="0201E52B" w16cid:durableId="2A005585"/>
  <w16cid:commentId w16cid:paraId="7E3DD5DD" w16cid:durableId="2A0056D0"/>
  <w16cid:commentId w16cid:paraId="29DAEB60" w16cid:durableId="5CE63960"/>
  <w16cid:commentId w16cid:paraId="1B7C6D9C" w16cid:durableId="602E598C"/>
  <w16cid:commentId w16cid:paraId="0185BEEC" w16cid:durableId="3312D0E6"/>
  <w16cid:commentId w16cid:paraId="5E268C22" w16cid:durableId="54E675E2"/>
  <w16cid:commentId w16cid:paraId="1350E580" w16cid:durableId="7F4E1875"/>
  <w16cid:commentId w16cid:paraId="54498F53" w16cid:durableId="4BA6D198"/>
  <w16cid:commentId w16cid:paraId="78B4DC1B" w16cid:durableId="18AA0ED3"/>
  <w16cid:commentId w16cid:paraId="5E58F993" w16cid:durableId="7BFA4135"/>
  <w16cid:commentId w16cid:paraId="4420D046" w16cid:durableId="2A0056F8"/>
  <w16cid:commentId w16cid:paraId="2D7522B5" w16cid:durableId="20A204E5"/>
  <w16cid:commentId w16cid:paraId="796C2BBE" w16cid:durableId="12492D15"/>
  <w16cid:commentId w16cid:paraId="5D74676E" w16cid:durableId="0A62AF17"/>
  <w16cid:commentId w16cid:paraId="3B074853" w16cid:durableId="2A005821"/>
  <w16cid:commentId w16cid:paraId="268A583E" w16cid:durableId="01FE226A"/>
  <w16cid:commentId w16cid:paraId="1A3DE735" w16cid:durableId="423D5C29"/>
  <w16cid:commentId w16cid:paraId="13D42A66" w16cid:durableId="183D507D"/>
  <w16cid:commentId w16cid:paraId="3A9B126B" w16cid:durableId="2A005ED5"/>
  <w16cid:commentId w16cid:paraId="0E72688E" w16cid:durableId="2A005F74"/>
  <w16cid:commentId w16cid:paraId="6D5EC167" w16cid:durableId="4EDF880D"/>
  <w16cid:commentId w16cid:paraId="1E5EDE9E" w16cid:durableId="54AF0F85"/>
  <w16cid:commentId w16cid:paraId="52876900" w16cid:durableId="3D91CE66"/>
  <w16cid:commentId w16cid:paraId="0BF10EFE" w16cid:durableId="5CF6F07B"/>
  <w16cid:commentId w16cid:paraId="28E451C3" w16cid:durableId="2A006300"/>
  <w16cid:commentId w16cid:paraId="0DE99919" w16cid:durableId="2A0064E5"/>
  <w16cid:commentId w16cid:paraId="53F345D9" w16cid:durableId="265BE2A9"/>
  <w16cid:commentId w16cid:paraId="7B1779CB" w16cid:durableId="64AA1CA7"/>
  <w16cid:commentId w16cid:paraId="4064AB8A" w16cid:durableId="58875B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E829B" w14:textId="77777777" w:rsidR="00B65CA5" w:rsidRDefault="00B65CA5">
      <w:r>
        <w:separator/>
      </w:r>
    </w:p>
  </w:endnote>
  <w:endnote w:type="continuationSeparator" w:id="0">
    <w:p w14:paraId="13D0E90E" w14:textId="77777777" w:rsidR="00B65CA5" w:rsidRDefault="00B65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45CAE813-0CCC-4E97-A6B9-908A07386F6A}"/>
    <w:embedBold r:id="rId2" w:fontKey="{D70E2145-A39E-46DC-9C57-E18C73D2A561}"/>
    <w:embedItalic r:id="rId3" w:fontKey="{984C6172-03A5-4629-BBEF-23D21E50FD62}"/>
    <w:embedBoldItalic r:id="rId4" w:fontKey="{E808D244-B71A-487C-9739-E005C712907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5" w:fontKey="{CE38D71F-118F-4539-9335-184EDBAF710A}"/>
    <w:embedBold r:id="rId6" w:fontKey="{2923002A-BCB0-4BA7-8F7E-242A939F6499}"/>
    <w:embedItalic r:id="rId7" w:fontKey="{AC7A72AF-64F1-419B-A367-B2F61E8822E5}"/>
    <w:embedBoldItalic r:id="rId8" w:fontKey="{945F92EB-8FAF-45D8-9950-484830883B32}"/>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ress Rmn 12p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9" w:fontKey="{3C9752C7-7E30-4EA1-83AF-32CF7BE01E7F}"/>
    <w:embedItalic r:id="rId10" w:fontKey="{341E624E-96CF-43D9-901B-0685290F33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A7712" w14:textId="77777777" w:rsidR="00ED31EF" w:rsidRDefault="00ED31EF" w:rsidP="004755ED">
    <w:pPr>
      <w:framePr w:wrap="around" w:vAnchor="text" w:hAnchor="margin" w:xAlign="center" w:y="1"/>
    </w:pPr>
    <w:r>
      <w:fldChar w:fldCharType="begin"/>
    </w:r>
    <w:r>
      <w:instrText xml:space="preserve">PAGE  </w:instrText>
    </w:r>
    <w:r>
      <w:fldChar w:fldCharType="separate"/>
    </w:r>
    <w:r>
      <w:rPr>
        <w:noProof/>
      </w:rPr>
      <w:t>ii</w:t>
    </w:r>
    <w:r>
      <w:rPr>
        <w:noProof/>
      </w:rPr>
      <w:fldChar w:fldCharType="end"/>
    </w:r>
  </w:p>
  <w:p w14:paraId="70C6BAF0" w14:textId="77777777" w:rsidR="00ED31EF" w:rsidRPr="001A55E2" w:rsidRDefault="00ED31EF" w:rsidP="001A55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3386892"/>
      <w:docPartObj>
        <w:docPartGallery w:val="Page Numbers (Bottom of Page)"/>
        <w:docPartUnique/>
      </w:docPartObj>
    </w:sdtPr>
    <w:sdtEndPr>
      <w:rPr>
        <w:noProof/>
      </w:rPr>
    </w:sdtEndPr>
    <w:sdtContent>
      <w:p w14:paraId="71DAE87A" w14:textId="0227B3B7" w:rsidR="006D2146" w:rsidRDefault="006D2146">
        <w:pPr>
          <w:pStyle w:val="Footer"/>
          <w:jc w:val="center"/>
        </w:pPr>
        <w:r>
          <w:fldChar w:fldCharType="begin"/>
        </w:r>
        <w:r>
          <w:instrText xml:space="preserve"> PAGE   \* MERGEFORMAT </w:instrText>
        </w:r>
        <w:r>
          <w:fldChar w:fldCharType="separate"/>
        </w:r>
        <w:r w:rsidR="00E02F9B">
          <w:rPr>
            <w:noProof/>
          </w:rPr>
          <w:t>iv</w:t>
        </w:r>
        <w:r>
          <w:rPr>
            <w:noProof/>
          </w:rPr>
          <w:fldChar w:fldCharType="end"/>
        </w:r>
      </w:p>
    </w:sdtContent>
  </w:sdt>
  <w:p w14:paraId="761581E9" w14:textId="77777777" w:rsidR="006D2146" w:rsidRPr="00C11A50" w:rsidRDefault="006D2146" w:rsidP="00C11A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8391990"/>
      <w:docPartObj>
        <w:docPartGallery w:val="Page Numbers (Bottom of Page)"/>
        <w:docPartUnique/>
      </w:docPartObj>
    </w:sdtPr>
    <w:sdtEndPr>
      <w:rPr>
        <w:noProof/>
      </w:rPr>
    </w:sdtEndPr>
    <w:sdtContent>
      <w:p w14:paraId="74326139" w14:textId="7BC54A42" w:rsidR="00ED31EF" w:rsidRDefault="00ED31EF">
        <w:pPr>
          <w:pStyle w:val="Footer"/>
          <w:jc w:val="center"/>
        </w:pPr>
        <w:r>
          <w:fldChar w:fldCharType="begin"/>
        </w:r>
        <w:r>
          <w:instrText xml:space="preserve"> PAGE   \* MERGEFORMAT </w:instrText>
        </w:r>
        <w:r>
          <w:fldChar w:fldCharType="separate"/>
        </w:r>
        <w:r w:rsidR="00E02F9B">
          <w:rPr>
            <w:noProof/>
          </w:rPr>
          <w:t>v</w:t>
        </w:r>
        <w:r>
          <w:rPr>
            <w:noProof/>
          </w:rPr>
          <w:fldChar w:fldCharType="end"/>
        </w:r>
      </w:p>
    </w:sdtContent>
  </w:sdt>
  <w:p w14:paraId="4BC8BDCB" w14:textId="77777777" w:rsidR="00ED31EF" w:rsidRPr="00D71BED" w:rsidRDefault="00ED31EF" w:rsidP="00D71B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399055"/>
      <w:docPartObj>
        <w:docPartGallery w:val="Page Numbers (Bottom of Page)"/>
        <w:docPartUnique/>
      </w:docPartObj>
    </w:sdtPr>
    <w:sdtEndPr>
      <w:rPr>
        <w:noProof/>
      </w:rPr>
    </w:sdtEndPr>
    <w:sdtContent>
      <w:p w14:paraId="62334538" w14:textId="68F3996E" w:rsidR="00ED31EF" w:rsidRDefault="00ED31EF">
        <w:pPr>
          <w:pStyle w:val="Footer"/>
          <w:jc w:val="center"/>
        </w:pPr>
        <w:r>
          <w:fldChar w:fldCharType="begin"/>
        </w:r>
        <w:r>
          <w:instrText xml:space="preserve"> PAGE   \* MERGEFORMAT </w:instrText>
        </w:r>
        <w:r>
          <w:fldChar w:fldCharType="separate"/>
        </w:r>
        <w:r w:rsidR="00E02F9B">
          <w:rPr>
            <w:noProof/>
          </w:rPr>
          <w:t>ix</w:t>
        </w:r>
        <w:r>
          <w:rPr>
            <w:noProof/>
          </w:rPr>
          <w:fldChar w:fldCharType="end"/>
        </w:r>
      </w:p>
    </w:sdtContent>
  </w:sdt>
  <w:p w14:paraId="63F35014" w14:textId="77777777" w:rsidR="00ED31EF" w:rsidRPr="00D71BED" w:rsidRDefault="00ED31EF" w:rsidP="00D71B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424276"/>
      <w:docPartObj>
        <w:docPartGallery w:val="Page Numbers (Bottom of Page)"/>
        <w:docPartUnique/>
      </w:docPartObj>
    </w:sdtPr>
    <w:sdtEndPr>
      <w:rPr>
        <w:noProof/>
      </w:rPr>
    </w:sdtEndPr>
    <w:sdtContent>
      <w:p w14:paraId="4905D1C7" w14:textId="6F7BBB47" w:rsidR="00ED31EF" w:rsidRDefault="00ED31EF" w:rsidP="00FF6204">
        <w:pPr>
          <w:pStyle w:val="Footer"/>
          <w:jc w:val="center"/>
        </w:pPr>
        <w:r>
          <w:fldChar w:fldCharType="begin"/>
        </w:r>
        <w:r>
          <w:instrText xml:space="preserve"> PAGE   \* MERGEFORMAT </w:instrText>
        </w:r>
        <w:r>
          <w:fldChar w:fldCharType="separate"/>
        </w:r>
        <w:r w:rsidR="00E02F9B">
          <w:rPr>
            <w:noProof/>
          </w:rPr>
          <w:t>12</w:t>
        </w:r>
        <w:r>
          <w:rPr>
            <w:noProof/>
          </w:rPr>
          <w:fldChar w:fldCharType="end"/>
        </w:r>
      </w:p>
    </w:sdtContent>
  </w:sdt>
  <w:p w14:paraId="7F4DA93D" w14:textId="77777777" w:rsidR="00ED31EF" w:rsidRPr="00B86E72" w:rsidRDefault="00ED31EF" w:rsidP="00B86E7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783024"/>
      <w:docPartObj>
        <w:docPartGallery w:val="Page Numbers (Bottom of Page)"/>
        <w:docPartUnique/>
      </w:docPartObj>
    </w:sdtPr>
    <w:sdtEndPr>
      <w:rPr>
        <w:noProof/>
      </w:rPr>
    </w:sdtEndPr>
    <w:sdtContent>
      <w:p w14:paraId="1E692797" w14:textId="44369E5C" w:rsidR="00960208" w:rsidRDefault="009602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FE26" w14:textId="77777777" w:rsidR="00ED31EF" w:rsidRPr="00CB7DCD" w:rsidRDefault="00ED31EF" w:rsidP="00CB7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1C6BF2" w14:textId="77777777" w:rsidR="00B65CA5" w:rsidRDefault="00B65CA5">
      <w:r>
        <w:separator/>
      </w:r>
    </w:p>
  </w:footnote>
  <w:footnote w:type="continuationSeparator" w:id="0">
    <w:p w14:paraId="1E755DA2" w14:textId="77777777" w:rsidR="00B65CA5" w:rsidRDefault="00B65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A24DA" w14:textId="77777777" w:rsidR="006D2146" w:rsidRPr="00CB7DCD" w:rsidRDefault="006D2146" w:rsidP="00CB7D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763C6" w14:textId="77777777" w:rsidR="00ED31EF" w:rsidRPr="00CB7DCD" w:rsidRDefault="00ED31EF" w:rsidP="00CB7D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CBC99" w14:textId="77777777" w:rsidR="00ED31EF" w:rsidRPr="00CB7DCD" w:rsidRDefault="00ED31EF" w:rsidP="00CB7DC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26FA13" w14:textId="77777777" w:rsidR="00ED31EF" w:rsidRPr="00CB7DCD" w:rsidRDefault="00ED31EF" w:rsidP="00FF6204">
    <w:pPr>
      <w:tabs>
        <w:tab w:val="left" w:pos="3123"/>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55BF1" w14:textId="77777777" w:rsidR="00ED31EF" w:rsidRDefault="00ED31E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13C27" w14:textId="77777777" w:rsidR="00ED31EF" w:rsidRPr="00893481" w:rsidRDefault="00ED31EF" w:rsidP="00893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7C66DB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08285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C94729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1A30B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462C2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3A7AC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16A0C3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1A6B6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76CFF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90AFB7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4B85BF5"/>
    <w:multiLevelType w:val="hybridMultilevel"/>
    <w:tmpl w:val="2D28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E164F6"/>
    <w:multiLevelType w:val="hybridMultilevel"/>
    <w:tmpl w:val="11900D16"/>
    <w:lvl w:ilvl="0" w:tplc="D3E8E55A">
      <w:start w:val="1"/>
      <w:numFmt w:val="bullet"/>
      <w:lvlText w:val="*"/>
      <w:lvlJc w:val="left"/>
      <w:pPr>
        <w:ind w:left="108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980279"/>
    <w:multiLevelType w:val="hybridMultilevel"/>
    <w:tmpl w:val="5F46980A"/>
    <w:lvl w:ilvl="0" w:tplc="2B862918">
      <w:start w:val="1"/>
      <w:numFmt w:val="bullet"/>
      <w:pStyle w:val="nrpsBullet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57626E"/>
    <w:multiLevelType w:val="multilevel"/>
    <w:tmpl w:val="33A218A4"/>
    <w:styleLink w:val="nrpsNumlist"/>
    <w:lvl w:ilvl="0">
      <w:start w:val="1"/>
      <w:numFmt w:val="decimal"/>
      <w:lvlText w:val="%1."/>
      <w:lvlJc w:val="left"/>
      <w:pPr>
        <w:ind w:left="720" w:hanging="360"/>
      </w:pPr>
      <w:rPr>
        <w:i/>
        <w:iCs/>
        <w:color w:val="0000FF"/>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8C4997"/>
    <w:multiLevelType w:val="multilevel"/>
    <w:tmpl w:val="AFFAA484"/>
    <w:styleLink w:val="Bulleted"/>
    <w:lvl w:ilvl="0">
      <w:start w:val="1"/>
      <w:numFmt w:val="bullet"/>
      <w:lvlText w:val=""/>
      <w:lvlJc w:val="left"/>
      <w:pPr>
        <w:tabs>
          <w:tab w:val="num" w:pos="720"/>
        </w:tabs>
        <w:ind w:left="36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6F47A6"/>
    <w:multiLevelType w:val="multilevel"/>
    <w:tmpl w:val="C4987208"/>
    <w:lvl w:ilvl="0">
      <w:start w:val="1"/>
      <w:numFmt w:val="decimal"/>
      <w:lvlText w:val="%1)"/>
      <w:lvlJc w:val="left"/>
      <w:pPr>
        <w:ind w:left="360" w:hanging="360"/>
      </w:pPr>
      <w:rPr>
        <w:rFonts w:ascii="Arial" w:hAnsi="Arial" w:cs="Arial" w:hint="default"/>
        <w:b w:val="0"/>
        <w:color w:val="8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8E567E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A4A7897"/>
    <w:multiLevelType w:val="hybridMultilevel"/>
    <w:tmpl w:val="35903B7A"/>
    <w:lvl w:ilvl="0" w:tplc="C598F6A6">
      <w:start w:val="1"/>
      <w:numFmt w:val="upperLetter"/>
      <w:lvlText w:val="%1"/>
      <w:lvlJc w:val="left"/>
      <w:pPr>
        <w:ind w:left="1080" w:hanging="360"/>
      </w:pPr>
      <w:rPr>
        <w:rFonts w:hint="default"/>
        <w:vertAlign w:val="superscrip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09A1CF2"/>
    <w:multiLevelType w:val="hybridMultilevel"/>
    <w:tmpl w:val="8C38AD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2A3F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40392096">
    <w:abstractNumId w:val="15"/>
  </w:num>
  <w:num w:numId="2" w16cid:durableId="1791898714">
    <w:abstractNumId w:val="11"/>
  </w:num>
  <w:num w:numId="3" w16cid:durableId="504173039">
    <w:abstractNumId w:val="17"/>
  </w:num>
  <w:num w:numId="4" w16cid:durableId="1693919302">
    <w:abstractNumId w:val="16"/>
  </w:num>
  <w:num w:numId="5" w16cid:durableId="336926717">
    <w:abstractNumId w:val="18"/>
  </w:num>
  <w:num w:numId="6" w16cid:durableId="55706452">
    <w:abstractNumId w:val="19"/>
  </w:num>
  <w:num w:numId="7" w16cid:durableId="40637825">
    <w:abstractNumId w:val="14"/>
  </w:num>
  <w:num w:numId="8" w16cid:durableId="1229919190">
    <w:abstractNumId w:val="9"/>
  </w:num>
  <w:num w:numId="9" w16cid:durableId="462161739">
    <w:abstractNumId w:val="7"/>
  </w:num>
  <w:num w:numId="10" w16cid:durableId="1168255803">
    <w:abstractNumId w:val="6"/>
  </w:num>
  <w:num w:numId="11" w16cid:durableId="1283610673">
    <w:abstractNumId w:val="5"/>
  </w:num>
  <w:num w:numId="12" w16cid:durableId="183712872">
    <w:abstractNumId w:val="4"/>
  </w:num>
  <w:num w:numId="13" w16cid:durableId="829096361">
    <w:abstractNumId w:val="8"/>
  </w:num>
  <w:num w:numId="14" w16cid:durableId="732388752">
    <w:abstractNumId w:val="3"/>
  </w:num>
  <w:num w:numId="15" w16cid:durableId="1910383080">
    <w:abstractNumId w:val="2"/>
  </w:num>
  <w:num w:numId="16" w16cid:durableId="1848010711">
    <w:abstractNumId w:val="1"/>
  </w:num>
  <w:num w:numId="17" w16cid:durableId="542862083">
    <w:abstractNumId w:val="0"/>
  </w:num>
  <w:num w:numId="18" w16cid:durableId="2018924683">
    <w:abstractNumId w:val="12"/>
  </w:num>
  <w:num w:numId="19" w16cid:durableId="111019475">
    <w:abstractNumId w:val="13"/>
  </w:num>
  <w:num w:numId="20" w16cid:durableId="1019816536">
    <w:abstractNumId w:val="14"/>
  </w:num>
  <w:num w:numId="21" w16cid:durableId="2108117300">
    <w:abstractNumId w:val="9"/>
  </w:num>
  <w:num w:numId="22" w16cid:durableId="1349597675">
    <w:abstractNumId w:val="7"/>
  </w:num>
  <w:num w:numId="23" w16cid:durableId="1593857793">
    <w:abstractNumId w:val="6"/>
  </w:num>
  <w:num w:numId="24" w16cid:durableId="2118131267">
    <w:abstractNumId w:val="5"/>
  </w:num>
  <w:num w:numId="25" w16cid:durableId="1084717375">
    <w:abstractNumId w:val="4"/>
  </w:num>
  <w:num w:numId="26" w16cid:durableId="1117217086">
    <w:abstractNumId w:val="8"/>
  </w:num>
  <w:num w:numId="27" w16cid:durableId="1284388846">
    <w:abstractNumId w:val="3"/>
  </w:num>
  <w:num w:numId="28" w16cid:durableId="391583598">
    <w:abstractNumId w:val="2"/>
  </w:num>
  <w:num w:numId="29" w16cid:durableId="1557856675">
    <w:abstractNumId w:val="1"/>
  </w:num>
  <w:num w:numId="30" w16cid:durableId="1860850753">
    <w:abstractNumId w:val="0"/>
  </w:num>
  <w:num w:numId="31" w16cid:durableId="1926766324">
    <w:abstractNumId w:val="12"/>
  </w:num>
  <w:num w:numId="32" w16cid:durableId="170679376">
    <w:abstractNumId w:val="13"/>
  </w:num>
  <w:num w:numId="33" w16cid:durableId="456799285">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TrueTypeFonts/>
  <w:embedSystemFonts/>
  <w:saveSubsetFont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58C"/>
    <w:rsid w:val="00004673"/>
    <w:rsid w:val="00005507"/>
    <w:rsid w:val="00006076"/>
    <w:rsid w:val="0000632B"/>
    <w:rsid w:val="00006454"/>
    <w:rsid w:val="00006AC2"/>
    <w:rsid w:val="00007524"/>
    <w:rsid w:val="000079E7"/>
    <w:rsid w:val="00010FC4"/>
    <w:rsid w:val="0001170E"/>
    <w:rsid w:val="00012897"/>
    <w:rsid w:val="00013A62"/>
    <w:rsid w:val="00013E4F"/>
    <w:rsid w:val="00014E1A"/>
    <w:rsid w:val="00014E2A"/>
    <w:rsid w:val="00015E4B"/>
    <w:rsid w:val="00017860"/>
    <w:rsid w:val="00017987"/>
    <w:rsid w:val="00020F36"/>
    <w:rsid w:val="0002168D"/>
    <w:rsid w:val="00021925"/>
    <w:rsid w:val="00023115"/>
    <w:rsid w:val="00024834"/>
    <w:rsid w:val="0002514B"/>
    <w:rsid w:val="00025597"/>
    <w:rsid w:val="000270A0"/>
    <w:rsid w:val="00030854"/>
    <w:rsid w:val="000316D1"/>
    <w:rsid w:val="00032186"/>
    <w:rsid w:val="00032B86"/>
    <w:rsid w:val="000331B6"/>
    <w:rsid w:val="00033AC8"/>
    <w:rsid w:val="00034253"/>
    <w:rsid w:val="0003557C"/>
    <w:rsid w:val="000360F0"/>
    <w:rsid w:val="00036E32"/>
    <w:rsid w:val="000373D1"/>
    <w:rsid w:val="0004076C"/>
    <w:rsid w:val="0004091B"/>
    <w:rsid w:val="00040A87"/>
    <w:rsid w:val="000411E5"/>
    <w:rsid w:val="000412B6"/>
    <w:rsid w:val="000412D3"/>
    <w:rsid w:val="000416A8"/>
    <w:rsid w:val="00041720"/>
    <w:rsid w:val="00041963"/>
    <w:rsid w:val="00041B48"/>
    <w:rsid w:val="00041BED"/>
    <w:rsid w:val="00042214"/>
    <w:rsid w:val="00042267"/>
    <w:rsid w:val="000436F7"/>
    <w:rsid w:val="00044B08"/>
    <w:rsid w:val="00045262"/>
    <w:rsid w:val="00045AFA"/>
    <w:rsid w:val="000468B2"/>
    <w:rsid w:val="000474EF"/>
    <w:rsid w:val="00047994"/>
    <w:rsid w:val="00047A2A"/>
    <w:rsid w:val="00050E71"/>
    <w:rsid w:val="00051541"/>
    <w:rsid w:val="000529F9"/>
    <w:rsid w:val="00052A4E"/>
    <w:rsid w:val="000535DF"/>
    <w:rsid w:val="00053C0E"/>
    <w:rsid w:val="000542A9"/>
    <w:rsid w:val="000546ED"/>
    <w:rsid w:val="00054FDF"/>
    <w:rsid w:val="00055053"/>
    <w:rsid w:val="000566B1"/>
    <w:rsid w:val="00057981"/>
    <w:rsid w:val="000579E1"/>
    <w:rsid w:val="00060139"/>
    <w:rsid w:val="00061237"/>
    <w:rsid w:val="00061C8C"/>
    <w:rsid w:val="000620AC"/>
    <w:rsid w:val="00063137"/>
    <w:rsid w:val="00063174"/>
    <w:rsid w:val="00063EFD"/>
    <w:rsid w:val="00064D29"/>
    <w:rsid w:val="00065079"/>
    <w:rsid w:val="0006508F"/>
    <w:rsid w:val="00065179"/>
    <w:rsid w:val="0006582F"/>
    <w:rsid w:val="00065BBD"/>
    <w:rsid w:val="00066E0F"/>
    <w:rsid w:val="000674AB"/>
    <w:rsid w:val="00070FD3"/>
    <w:rsid w:val="000713AE"/>
    <w:rsid w:val="000717F1"/>
    <w:rsid w:val="00071B51"/>
    <w:rsid w:val="0007361F"/>
    <w:rsid w:val="00074310"/>
    <w:rsid w:val="0007443D"/>
    <w:rsid w:val="000749A3"/>
    <w:rsid w:val="00075619"/>
    <w:rsid w:val="000768D7"/>
    <w:rsid w:val="00076D39"/>
    <w:rsid w:val="00077369"/>
    <w:rsid w:val="00077A20"/>
    <w:rsid w:val="00080163"/>
    <w:rsid w:val="000801CC"/>
    <w:rsid w:val="000803ED"/>
    <w:rsid w:val="00081E48"/>
    <w:rsid w:val="00082DAA"/>
    <w:rsid w:val="000831B4"/>
    <w:rsid w:val="0008421C"/>
    <w:rsid w:val="000850A7"/>
    <w:rsid w:val="000850F2"/>
    <w:rsid w:val="00085C63"/>
    <w:rsid w:val="00086713"/>
    <w:rsid w:val="00086995"/>
    <w:rsid w:val="000871CA"/>
    <w:rsid w:val="00090AE5"/>
    <w:rsid w:val="00091BAF"/>
    <w:rsid w:val="00092499"/>
    <w:rsid w:val="00092A11"/>
    <w:rsid w:val="00092C9B"/>
    <w:rsid w:val="000933BA"/>
    <w:rsid w:val="00093461"/>
    <w:rsid w:val="00093511"/>
    <w:rsid w:val="00093AC8"/>
    <w:rsid w:val="00093ED4"/>
    <w:rsid w:val="000949CD"/>
    <w:rsid w:val="00095438"/>
    <w:rsid w:val="00095A95"/>
    <w:rsid w:val="00096742"/>
    <w:rsid w:val="00096A0E"/>
    <w:rsid w:val="00097D5C"/>
    <w:rsid w:val="000A0C35"/>
    <w:rsid w:val="000A0F92"/>
    <w:rsid w:val="000A1C6E"/>
    <w:rsid w:val="000A2897"/>
    <w:rsid w:val="000A2A19"/>
    <w:rsid w:val="000A2B4A"/>
    <w:rsid w:val="000A33A0"/>
    <w:rsid w:val="000A3BAE"/>
    <w:rsid w:val="000A3BD3"/>
    <w:rsid w:val="000A3DDB"/>
    <w:rsid w:val="000A40A0"/>
    <w:rsid w:val="000A4B3B"/>
    <w:rsid w:val="000A4D3E"/>
    <w:rsid w:val="000A4DFC"/>
    <w:rsid w:val="000A4F14"/>
    <w:rsid w:val="000A53CC"/>
    <w:rsid w:val="000A5626"/>
    <w:rsid w:val="000A58B8"/>
    <w:rsid w:val="000A72B7"/>
    <w:rsid w:val="000A72C1"/>
    <w:rsid w:val="000A7665"/>
    <w:rsid w:val="000B0381"/>
    <w:rsid w:val="000B09BB"/>
    <w:rsid w:val="000B1199"/>
    <w:rsid w:val="000B1235"/>
    <w:rsid w:val="000B406B"/>
    <w:rsid w:val="000B567C"/>
    <w:rsid w:val="000B5C6C"/>
    <w:rsid w:val="000B64FA"/>
    <w:rsid w:val="000B69B2"/>
    <w:rsid w:val="000C052B"/>
    <w:rsid w:val="000C0CE8"/>
    <w:rsid w:val="000C1486"/>
    <w:rsid w:val="000C419E"/>
    <w:rsid w:val="000C4A00"/>
    <w:rsid w:val="000C4C0D"/>
    <w:rsid w:val="000C542B"/>
    <w:rsid w:val="000C5B42"/>
    <w:rsid w:val="000C65D3"/>
    <w:rsid w:val="000C6BC8"/>
    <w:rsid w:val="000C7A3A"/>
    <w:rsid w:val="000C7B77"/>
    <w:rsid w:val="000D000E"/>
    <w:rsid w:val="000D04B0"/>
    <w:rsid w:val="000D0597"/>
    <w:rsid w:val="000D13E8"/>
    <w:rsid w:val="000D1533"/>
    <w:rsid w:val="000D21AA"/>
    <w:rsid w:val="000D29ED"/>
    <w:rsid w:val="000D3B06"/>
    <w:rsid w:val="000D4ED2"/>
    <w:rsid w:val="000D78E8"/>
    <w:rsid w:val="000D7EBC"/>
    <w:rsid w:val="000D7F75"/>
    <w:rsid w:val="000E0D44"/>
    <w:rsid w:val="000E22B3"/>
    <w:rsid w:val="000E2C26"/>
    <w:rsid w:val="000E2C59"/>
    <w:rsid w:val="000E2EED"/>
    <w:rsid w:val="000E48CF"/>
    <w:rsid w:val="000E4AC6"/>
    <w:rsid w:val="000E5325"/>
    <w:rsid w:val="000E5AB2"/>
    <w:rsid w:val="000E5C37"/>
    <w:rsid w:val="000E5CFA"/>
    <w:rsid w:val="000E7A4E"/>
    <w:rsid w:val="000E7BC8"/>
    <w:rsid w:val="000F0EFC"/>
    <w:rsid w:val="000F19D8"/>
    <w:rsid w:val="000F220F"/>
    <w:rsid w:val="000F2283"/>
    <w:rsid w:val="000F2CBC"/>
    <w:rsid w:val="000F385F"/>
    <w:rsid w:val="000F45DE"/>
    <w:rsid w:val="000F54FE"/>
    <w:rsid w:val="000F5C8B"/>
    <w:rsid w:val="000F675B"/>
    <w:rsid w:val="000F6D3A"/>
    <w:rsid w:val="000F6F08"/>
    <w:rsid w:val="000F6F13"/>
    <w:rsid w:val="000F77B0"/>
    <w:rsid w:val="000F7CCE"/>
    <w:rsid w:val="00100743"/>
    <w:rsid w:val="0010075E"/>
    <w:rsid w:val="00100803"/>
    <w:rsid w:val="00100CE7"/>
    <w:rsid w:val="00101A1C"/>
    <w:rsid w:val="00101E59"/>
    <w:rsid w:val="00102214"/>
    <w:rsid w:val="001025E1"/>
    <w:rsid w:val="00103874"/>
    <w:rsid w:val="00104EFC"/>
    <w:rsid w:val="00106660"/>
    <w:rsid w:val="001066CC"/>
    <w:rsid w:val="0010704E"/>
    <w:rsid w:val="00110AEA"/>
    <w:rsid w:val="00111C1D"/>
    <w:rsid w:val="00111C9D"/>
    <w:rsid w:val="0011243D"/>
    <w:rsid w:val="00113C13"/>
    <w:rsid w:val="001149C6"/>
    <w:rsid w:val="00114C07"/>
    <w:rsid w:val="00114E2F"/>
    <w:rsid w:val="001160FD"/>
    <w:rsid w:val="001161CE"/>
    <w:rsid w:val="00116A9E"/>
    <w:rsid w:val="00117B10"/>
    <w:rsid w:val="00117C10"/>
    <w:rsid w:val="0012069E"/>
    <w:rsid w:val="00120C05"/>
    <w:rsid w:val="00121167"/>
    <w:rsid w:val="00122B49"/>
    <w:rsid w:val="00122D87"/>
    <w:rsid w:val="00122E3B"/>
    <w:rsid w:val="00123118"/>
    <w:rsid w:val="00123345"/>
    <w:rsid w:val="00123F5B"/>
    <w:rsid w:val="0012499A"/>
    <w:rsid w:val="00125EA1"/>
    <w:rsid w:val="00126765"/>
    <w:rsid w:val="00127203"/>
    <w:rsid w:val="001316B0"/>
    <w:rsid w:val="00132E53"/>
    <w:rsid w:val="001333B2"/>
    <w:rsid w:val="0013406A"/>
    <w:rsid w:val="00134BE5"/>
    <w:rsid w:val="001356D4"/>
    <w:rsid w:val="001358B0"/>
    <w:rsid w:val="00135C8C"/>
    <w:rsid w:val="0013754F"/>
    <w:rsid w:val="00137F46"/>
    <w:rsid w:val="0014023C"/>
    <w:rsid w:val="00142021"/>
    <w:rsid w:val="001427A3"/>
    <w:rsid w:val="001434CD"/>
    <w:rsid w:val="0014363C"/>
    <w:rsid w:val="00143669"/>
    <w:rsid w:val="00143D10"/>
    <w:rsid w:val="001440B0"/>
    <w:rsid w:val="00144B78"/>
    <w:rsid w:val="00144D76"/>
    <w:rsid w:val="00145862"/>
    <w:rsid w:val="001459E5"/>
    <w:rsid w:val="0014613D"/>
    <w:rsid w:val="001500F6"/>
    <w:rsid w:val="001504AB"/>
    <w:rsid w:val="00150659"/>
    <w:rsid w:val="001508D0"/>
    <w:rsid w:val="001512B8"/>
    <w:rsid w:val="00151506"/>
    <w:rsid w:val="001517E0"/>
    <w:rsid w:val="00151A8A"/>
    <w:rsid w:val="00151FBA"/>
    <w:rsid w:val="00152153"/>
    <w:rsid w:val="0015385F"/>
    <w:rsid w:val="00153AD0"/>
    <w:rsid w:val="00154396"/>
    <w:rsid w:val="0015484C"/>
    <w:rsid w:val="001548EE"/>
    <w:rsid w:val="0015509C"/>
    <w:rsid w:val="00155883"/>
    <w:rsid w:val="001562A3"/>
    <w:rsid w:val="00157A39"/>
    <w:rsid w:val="00157EBF"/>
    <w:rsid w:val="00160083"/>
    <w:rsid w:val="00163543"/>
    <w:rsid w:val="001636D4"/>
    <w:rsid w:val="001642D1"/>
    <w:rsid w:val="00164D1A"/>
    <w:rsid w:val="00164D3D"/>
    <w:rsid w:val="00164F85"/>
    <w:rsid w:val="0016552D"/>
    <w:rsid w:val="00165826"/>
    <w:rsid w:val="001658C5"/>
    <w:rsid w:val="0016594B"/>
    <w:rsid w:val="00166D82"/>
    <w:rsid w:val="00167952"/>
    <w:rsid w:val="00167AD4"/>
    <w:rsid w:val="001705DB"/>
    <w:rsid w:val="0017082F"/>
    <w:rsid w:val="001708BA"/>
    <w:rsid w:val="00170914"/>
    <w:rsid w:val="0017111B"/>
    <w:rsid w:val="00171CC7"/>
    <w:rsid w:val="00171FBA"/>
    <w:rsid w:val="00172994"/>
    <w:rsid w:val="001730A9"/>
    <w:rsid w:val="001735F3"/>
    <w:rsid w:val="001747CB"/>
    <w:rsid w:val="00174A58"/>
    <w:rsid w:val="00175F88"/>
    <w:rsid w:val="001772AF"/>
    <w:rsid w:val="001805A6"/>
    <w:rsid w:val="001806A9"/>
    <w:rsid w:val="001810B3"/>
    <w:rsid w:val="0018181A"/>
    <w:rsid w:val="00182320"/>
    <w:rsid w:val="00183882"/>
    <w:rsid w:val="00183AD1"/>
    <w:rsid w:val="001840E1"/>
    <w:rsid w:val="001848BB"/>
    <w:rsid w:val="00184C9C"/>
    <w:rsid w:val="001853CC"/>
    <w:rsid w:val="001859FE"/>
    <w:rsid w:val="00185E46"/>
    <w:rsid w:val="00185F08"/>
    <w:rsid w:val="00186D82"/>
    <w:rsid w:val="001902A0"/>
    <w:rsid w:val="0019071C"/>
    <w:rsid w:val="001911D4"/>
    <w:rsid w:val="00191334"/>
    <w:rsid w:val="001929DF"/>
    <w:rsid w:val="0019333C"/>
    <w:rsid w:val="0019451C"/>
    <w:rsid w:val="00194BBD"/>
    <w:rsid w:val="00195BF0"/>
    <w:rsid w:val="0019660B"/>
    <w:rsid w:val="001977A9"/>
    <w:rsid w:val="001977EB"/>
    <w:rsid w:val="00197F99"/>
    <w:rsid w:val="001A0482"/>
    <w:rsid w:val="001A11A1"/>
    <w:rsid w:val="001A16A3"/>
    <w:rsid w:val="001A314B"/>
    <w:rsid w:val="001A3459"/>
    <w:rsid w:val="001A3A8C"/>
    <w:rsid w:val="001A4263"/>
    <w:rsid w:val="001A456D"/>
    <w:rsid w:val="001A55E2"/>
    <w:rsid w:val="001A562A"/>
    <w:rsid w:val="001A6713"/>
    <w:rsid w:val="001A67EC"/>
    <w:rsid w:val="001B259E"/>
    <w:rsid w:val="001B30CF"/>
    <w:rsid w:val="001B3CE9"/>
    <w:rsid w:val="001B4E7F"/>
    <w:rsid w:val="001B5029"/>
    <w:rsid w:val="001B5178"/>
    <w:rsid w:val="001B5AF2"/>
    <w:rsid w:val="001B78DF"/>
    <w:rsid w:val="001B7E74"/>
    <w:rsid w:val="001C09FE"/>
    <w:rsid w:val="001C11ED"/>
    <w:rsid w:val="001C35CC"/>
    <w:rsid w:val="001C3839"/>
    <w:rsid w:val="001C4586"/>
    <w:rsid w:val="001C4E6D"/>
    <w:rsid w:val="001C5E3F"/>
    <w:rsid w:val="001C7205"/>
    <w:rsid w:val="001C7EBE"/>
    <w:rsid w:val="001D0385"/>
    <w:rsid w:val="001D06AA"/>
    <w:rsid w:val="001D0FA1"/>
    <w:rsid w:val="001D168C"/>
    <w:rsid w:val="001D19A6"/>
    <w:rsid w:val="001D2CC3"/>
    <w:rsid w:val="001D3139"/>
    <w:rsid w:val="001D35B7"/>
    <w:rsid w:val="001D38D5"/>
    <w:rsid w:val="001D44C6"/>
    <w:rsid w:val="001D4B32"/>
    <w:rsid w:val="001D5536"/>
    <w:rsid w:val="001D71DB"/>
    <w:rsid w:val="001E0114"/>
    <w:rsid w:val="001E0395"/>
    <w:rsid w:val="001E0827"/>
    <w:rsid w:val="001E10D2"/>
    <w:rsid w:val="001E1DA6"/>
    <w:rsid w:val="001E2499"/>
    <w:rsid w:val="001E27CC"/>
    <w:rsid w:val="001E2A7F"/>
    <w:rsid w:val="001E2DCB"/>
    <w:rsid w:val="001E3053"/>
    <w:rsid w:val="001E36E6"/>
    <w:rsid w:val="001E37BE"/>
    <w:rsid w:val="001E403F"/>
    <w:rsid w:val="001E48B3"/>
    <w:rsid w:val="001E4DB5"/>
    <w:rsid w:val="001E4F35"/>
    <w:rsid w:val="001E4FA6"/>
    <w:rsid w:val="001E51D0"/>
    <w:rsid w:val="001E528B"/>
    <w:rsid w:val="001E5427"/>
    <w:rsid w:val="001E5FAE"/>
    <w:rsid w:val="001E6268"/>
    <w:rsid w:val="001E762E"/>
    <w:rsid w:val="001F005B"/>
    <w:rsid w:val="001F015A"/>
    <w:rsid w:val="001F0B30"/>
    <w:rsid w:val="001F1125"/>
    <w:rsid w:val="001F125F"/>
    <w:rsid w:val="001F203A"/>
    <w:rsid w:val="001F2236"/>
    <w:rsid w:val="001F25EF"/>
    <w:rsid w:val="001F2C78"/>
    <w:rsid w:val="001F33DA"/>
    <w:rsid w:val="001F4336"/>
    <w:rsid w:val="001F477E"/>
    <w:rsid w:val="001F49AB"/>
    <w:rsid w:val="001F4D26"/>
    <w:rsid w:val="001F4E87"/>
    <w:rsid w:val="001F558E"/>
    <w:rsid w:val="001F5968"/>
    <w:rsid w:val="001F6765"/>
    <w:rsid w:val="001F6835"/>
    <w:rsid w:val="001F7335"/>
    <w:rsid w:val="001F73B2"/>
    <w:rsid w:val="00200685"/>
    <w:rsid w:val="00201430"/>
    <w:rsid w:val="00201C46"/>
    <w:rsid w:val="002023BB"/>
    <w:rsid w:val="00202520"/>
    <w:rsid w:val="00202914"/>
    <w:rsid w:val="00202C47"/>
    <w:rsid w:val="00203419"/>
    <w:rsid w:val="00203869"/>
    <w:rsid w:val="00203EFE"/>
    <w:rsid w:val="002049AE"/>
    <w:rsid w:val="00204B56"/>
    <w:rsid w:val="00204F68"/>
    <w:rsid w:val="002051B0"/>
    <w:rsid w:val="0020538F"/>
    <w:rsid w:val="00205E2A"/>
    <w:rsid w:val="0020653A"/>
    <w:rsid w:val="00207D14"/>
    <w:rsid w:val="00210473"/>
    <w:rsid w:val="0021065E"/>
    <w:rsid w:val="00210856"/>
    <w:rsid w:val="00211BD2"/>
    <w:rsid w:val="00212378"/>
    <w:rsid w:val="0021237F"/>
    <w:rsid w:val="00212FAF"/>
    <w:rsid w:val="00213081"/>
    <w:rsid w:val="0021322E"/>
    <w:rsid w:val="002138DB"/>
    <w:rsid w:val="00213C72"/>
    <w:rsid w:val="002144D4"/>
    <w:rsid w:val="00214A1E"/>
    <w:rsid w:val="002150B2"/>
    <w:rsid w:val="002155B8"/>
    <w:rsid w:val="00215B80"/>
    <w:rsid w:val="00216BBB"/>
    <w:rsid w:val="00216D8B"/>
    <w:rsid w:val="002211E0"/>
    <w:rsid w:val="002219DE"/>
    <w:rsid w:val="00221F71"/>
    <w:rsid w:val="00222323"/>
    <w:rsid w:val="00223D9E"/>
    <w:rsid w:val="002247FB"/>
    <w:rsid w:val="00224AFA"/>
    <w:rsid w:val="00225140"/>
    <w:rsid w:val="0022549A"/>
    <w:rsid w:val="00227594"/>
    <w:rsid w:val="0022762D"/>
    <w:rsid w:val="00227BA4"/>
    <w:rsid w:val="00230A8C"/>
    <w:rsid w:val="00230F4D"/>
    <w:rsid w:val="0023295A"/>
    <w:rsid w:val="002343D5"/>
    <w:rsid w:val="00235532"/>
    <w:rsid w:val="00235CE9"/>
    <w:rsid w:val="00235F37"/>
    <w:rsid w:val="00237055"/>
    <w:rsid w:val="0023770C"/>
    <w:rsid w:val="0024027F"/>
    <w:rsid w:val="00240DD3"/>
    <w:rsid w:val="00241C24"/>
    <w:rsid w:val="002421DD"/>
    <w:rsid w:val="0024291B"/>
    <w:rsid w:val="002443A6"/>
    <w:rsid w:val="002443C9"/>
    <w:rsid w:val="002449A5"/>
    <w:rsid w:val="00244B4A"/>
    <w:rsid w:val="002450AF"/>
    <w:rsid w:val="00245718"/>
    <w:rsid w:val="00245949"/>
    <w:rsid w:val="00246088"/>
    <w:rsid w:val="00246242"/>
    <w:rsid w:val="00247651"/>
    <w:rsid w:val="0025108D"/>
    <w:rsid w:val="002516C2"/>
    <w:rsid w:val="00251F3D"/>
    <w:rsid w:val="00252676"/>
    <w:rsid w:val="00253195"/>
    <w:rsid w:val="00254551"/>
    <w:rsid w:val="0025482C"/>
    <w:rsid w:val="0025531A"/>
    <w:rsid w:val="00255424"/>
    <w:rsid w:val="00256489"/>
    <w:rsid w:val="002567FA"/>
    <w:rsid w:val="002572D4"/>
    <w:rsid w:val="00257397"/>
    <w:rsid w:val="00257970"/>
    <w:rsid w:val="00260013"/>
    <w:rsid w:val="002612FE"/>
    <w:rsid w:val="00261EE6"/>
    <w:rsid w:val="00262A70"/>
    <w:rsid w:val="00263387"/>
    <w:rsid w:val="00263D26"/>
    <w:rsid w:val="0026408C"/>
    <w:rsid w:val="00264198"/>
    <w:rsid w:val="00265544"/>
    <w:rsid w:val="00265B30"/>
    <w:rsid w:val="0026633D"/>
    <w:rsid w:val="002666AC"/>
    <w:rsid w:val="00267E98"/>
    <w:rsid w:val="002710F5"/>
    <w:rsid w:val="002711DA"/>
    <w:rsid w:val="00271990"/>
    <w:rsid w:val="00271BBB"/>
    <w:rsid w:val="00271F3F"/>
    <w:rsid w:val="00272029"/>
    <w:rsid w:val="0027227C"/>
    <w:rsid w:val="00272693"/>
    <w:rsid w:val="00272860"/>
    <w:rsid w:val="00273CB5"/>
    <w:rsid w:val="002741AC"/>
    <w:rsid w:val="0027448E"/>
    <w:rsid w:val="00274C94"/>
    <w:rsid w:val="00274E55"/>
    <w:rsid w:val="00274F44"/>
    <w:rsid w:val="00275F51"/>
    <w:rsid w:val="002767F8"/>
    <w:rsid w:val="0028055E"/>
    <w:rsid w:val="002808B5"/>
    <w:rsid w:val="002828FC"/>
    <w:rsid w:val="002834FD"/>
    <w:rsid w:val="0028371D"/>
    <w:rsid w:val="00283C45"/>
    <w:rsid w:val="00284825"/>
    <w:rsid w:val="002860EA"/>
    <w:rsid w:val="00286BDC"/>
    <w:rsid w:val="00287570"/>
    <w:rsid w:val="00287B91"/>
    <w:rsid w:val="002903D6"/>
    <w:rsid w:val="0029083A"/>
    <w:rsid w:val="00291792"/>
    <w:rsid w:val="00291A5A"/>
    <w:rsid w:val="00291F5A"/>
    <w:rsid w:val="00292995"/>
    <w:rsid w:val="002930B6"/>
    <w:rsid w:val="0029329D"/>
    <w:rsid w:val="00294357"/>
    <w:rsid w:val="00295DC4"/>
    <w:rsid w:val="00296F7B"/>
    <w:rsid w:val="00296F95"/>
    <w:rsid w:val="002972DF"/>
    <w:rsid w:val="00297406"/>
    <w:rsid w:val="0029791A"/>
    <w:rsid w:val="00297CFE"/>
    <w:rsid w:val="002A1BB2"/>
    <w:rsid w:val="002A1DA7"/>
    <w:rsid w:val="002A376D"/>
    <w:rsid w:val="002A3A4D"/>
    <w:rsid w:val="002A3D4E"/>
    <w:rsid w:val="002A4175"/>
    <w:rsid w:val="002A4B5E"/>
    <w:rsid w:val="002A5DC4"/>
    <w:rsid w:val="002A5EED"/>
    <w:rsid w:val="002A6BF4"/>
    <w:rsid w:val="002A7456"/>
    <w:rsid w:val="002B0055"/>
    <w:rsid w:val="002B0A7D"/>
    <w:rsid w:val="002B15D9"/>
    <w:rsid w:val="002B1BFC"/>
    <w:rsid w:val="002B3802"/>
    <w:rsid w:val="002B479A"/>
    <w:rsid w:val="002B4A22"/>
    <w:rsid w:val="002B4C98"/>
    <w:rsid w:val="002B5027"/>
    <w:rsid w:val="002B6628"/>
    <w:rsid w:val="002B69B3"/>
    <w:rsid w:val="002B7E5A"/>
    <w:rsid w:val="002C01A0"/>
    <w:rsid w:val="002C058F"/>
    <w:rsid w:val="002C0DE7"/>
    <w:rsid w:val="002C1248"/>
    <w:rsid w:val="002C1A80"/>
    <w:rsid w:val="002C205C"/>
    <w:rsid w:val="002C26BE"/>
    <w:rsid w:val="002C3040"/>
    <w:rsid w:val="002C3BD0"/>
    <w:rsid w:val="002C453E"/>
    <w:rsid w:val="002C45AC"/>
    <w:rsid w:val="002C53BA"/>
    <w:rsid w:val="002C610F"/>
    <w:rsid w:val="002C6488"/>
    <w:rsid w:val="002C64F6"/>
    <w:rsid w:val="002C6655"/>
    <w:rsid w:val="002C6D86"/>
    <w:rsid w:val="002C7A4B"/>
    <w:rsid w:val="002D03F1"/>
    <w:rsid w:val="002D1AF1"/>
    <w:rsid w:val="002D2C75"/>
    <w:rsid w:val="002D2D46"/>
    <w:rsid w:val="002D374C"/>
    <w:rsid w:val="002D4E29"/>
    <w:rsid w:val="002D6C8E"/>
    <w:rsid w:val="002D6F03"/>
    <w:rsid w:val="002D794F"/>
    <w:rsid w:val="002D7D4D"/>
    <w:rsid w:val="002D7EC2"/>
    <w:rsid w:val="002D7F16"/>
    <w:rsid w:val="002E03D8"/>
    <w:rsid w:val="002E0515"/>
    <w:rsid w:val="002E06A9"/>
    <w:rsid w:val="002E0DC1"/>
    <w:rsid w:val="002E11B8"/>
    <w:rsid w:val="002E12BB"/>
    <w:rsid w:val="002E16B1"/>
    <w:rsid w:val="002E1787"/>
    <w:rsid w:val="002E36A1"/>
    <w:rsid w:val="002E3A3F"/>
    <w:rsid w:val="002E5216"/>
    <w:rsid w:val="002E5B05"/>
    <w:rsid w:val="002E76E4"/>
    <w:rsid w:val="002E7C85"/>
    <w:rsid w:val="002F0154"/>
    <w:rsid w:val="002F06DB"/>
    <w:rsid w:val="002F206F"/>
    <w:rsid w:val="002F3084"/>
    <w:rsid w:val="002F3531"/>
    <w:rsid w:val="002F364D"/>
    <w:rsid w:val="002F3783"/>
    <w:rsid w:val="002F38BC"/>
    <w:rsid w:val="002F3D35"/>
    <w:rsid w:val="002F3F78"/>
    <w:rsid w:val="002F5482"/>
    <w:rsid w:val="002F6487"/>
    <w:rsid w:val="002F7FF8"/>
    <w:rsid w:val="003001DC"/>
    <w:rsid w:val="00300B5B"/>
    <w:rsid w:val="00300F5C"/>
    <w:rsid w:val="00301EAE"/>
    <w:rsid w:val="00302FA5"/>
    <w:rsid w:val="00303752"/>
    <w:rsid w:val="0030392A"/>
    <w:rsid w:val="00303DBB"/>
    <w:rsid w:val="003043DF"/>
    <w:rsid w:val="00304C49"/>
    <w:rsid w:val="00305271"/>
    <w:rsid w:val="00305CF6"/>
    <w:rsid w:val="003068F7"/>
    <w:rsid w:val="00306C08"/>
    <w:rsid w:val="003103E1"/>
    <w:rsid w:val="003104A0"/>
    <w:rsid w:val="00310B2A"/>
    <w:rsid w:val="00310CCE"/>
    <w:rsid w:val="00312550"/>
    <w:rsid w:val="003130CF"/>
    <w:rsid w:val="0031385C"/>
    <w:rsid w:val="00313AE7"/>
    <w:rsid w:val="00313D96"/>
    <w:rsid w:val="003144D9"/>
    <w:rsid w:val="00314702"/>
    <w:rsid w:val="00314BCA"/>
    <w:rsid w:val="00315873"/>
    <w:rsid w:val="00315C3D"/>
    <w:rsid w:val="00315FE6"/>
    <w:rsid w:val="003165D1"/>
    <w:rsid w:val="00317E91"/>
    <w:rsid w:val="00320122"/>
    <w:rsid w:val="0032014F"/>
    <w:rsid w:val="00321DEE"/>
    <w:rsid w:val="00322ED4"/>
    <w:rsid w:val="00323036"/>
    <w:rsid w:val="00324193"/>
    <w:rsid w:val="003243F7"/>
    <w:rsid w:val="00324736"/>
    <w:rsid w:val="00326033"/>
    <w:rsid w:val="00327122"/>
    <w:rsid w:val="00327A0F"/>
    <w:rsid w:val="00333468"/>
    <w:rsid w:val="003337E6"/>
    <w:rsid w:val="00333A38"/>
    <w:rsid w:val="00333BF1"/>
    <w:rsid w:val="00333D22"/>
    <w:rsid w:val="00334B4A"/>
    <w:rsid w:val="0033504A"/>
    <w:rsid w:val="00340510"/>
    <w:rsid w:val="003407C7"/>
    <w:rsid w:val="0034091B"/>
    <w:rsid w:val="00340DBC"/>
    <w:rsid w:val="00341096"/>
    <w:rsid w:val="00341BCC"/>
    <w:rsid w:val="00342C46"/>
    <w:rsid w:val="00344999"/>
    <w:rsid w:val="00344E83"/>
    <w:rsid w:val="003455D5"/>
    <w:rsid w:val="00347DC4"/>
    <w:rsid w:val="00347EAE"/>
    <w:rsid w:val="00347F5D"/>
    <w:rsid w:val="00350017"/>
    <w:rsid w:val="00350F8D"/>
    <w:rsid w:val="00351B55"/>
    <w:rsid w:val="00351D59"/>
    <w:rsid w:val="0035578D"/>
    <w:rsid w:val="0035667B"/>
    <w:rsid w:val="00357807"/>
    <w:rsid w:val="00360A7B"/>
    <w:rsid w:val="00360FC9"/>
    <w:rsid w:val="00361DCB"/>
    <w:rsid w:val="00362092"/>
    <w:rsid w:val="00362514"/>
    <w:rsid w:val="003629A3"/>
    <w:rsid w:val="003629C1"/>
    <w:rsid w:val="003646FD"/>
    <w:rsid w:val="00364976"/>
    <w:rsid w:val="0036552F"/>
    <w:rsid w:val="00365B95"/>
    <w:rsid w:val="00365CB6"/>
    <w:rsid w:val="00366220"/>
    <w:rsid w:val="00366737"/>
    <w:rsid w:val="0036704F"/>
    <w:rsid w:val="0036791A"/>
    <w:rsid w:val="00370C63"/>
    <w:rsid w:val="00371388"/>
    <w:rsid w:val="003716A5"/>
    <w:rsid w:val="00371BAA"/>
    <w:rsid w:val="00372889"/>
    <w:rsid w:val="0037385A"/>
    <w:rsid w:val="003739D4"/>
    <w:rsid w:val="00373E6E"/>
    <w:rsid w:val="0037413C"/>
    <w:rsid w:val="00374DCA"/>
    <w:rsid w:val="00375127"/>
    <w:rsid w:val="003757B3"/>
    <w:rsid w:val="00375CBA"/>
    <w:rsid w:val="00375F1B"/>
    <w:rsid w:val="00376AD4"/>
    <w:rsid w:val="003777B5"/>
    <w:rsid w:val="00377B01"/>
    <w:rsid w:val="00377DA4"/>
    <w:rsid w:val="003800AA"/>
    <w:rsid w:val="00380384"/>
    <w:rsid w:val="0038074A"/>
    <w:rsid w:val="00381CF1"/>
    <w:rsid w:val="00381D1E"/>
    <w:rsid w:val="00382FE0"/>
    <w:rsid w:val="00383D63"/>
    <w:rsid w:val="00385BE3"/>
    <w:rsid w:val="00386C45"/>
    <w:rsid w:val="00387247"/>
    <w:rsid w:val="003900B4"/>
    <w:rsid w:val="0039182A"/>
    <w:rsid w:val="0039183E"/>
    <w:rsid w:val="00391D1D"/>
    <w:rsid w:val="00392356"/>
    <w:rsid w:val="00392DB2"/>
    <w:rsid w:val="00392F7C"/>
    <w:rsid w:val="00393D96"/>
    <w:rsid w:val="00394836"/>
    <w:rsid w:val="00395109"/>
    <w:rsid w:val="00395E1B"/>
    <w:rsid w:val="003961C6"/>
    <w:rsid w:val="003964C9"/>
    <w:rsid w:val="00397F2C"/>
    <w:rsid w:val="003A2200"/>
    <w:rsid w:val="003A23DB"/>
    <w:rsid w:val="003A29C0"/>
    <w:rsid w:val="003A2C4F"/>
    <w:rsid w:val="003A2E00"/>
    <w:rsid w:val="003A3434"/>
    <w:rsid w:val="003A349D"/>
    <w:rsid w:val="003A41FF"/>
    <w:rsid w:val="003A4404"/>
    <w:rsid w:val="003A51C8"/>
    <w:rsid w:val="003A5855"/>
    <w:rsid w:val="003A6465"/>
    <w:rsid w:val="003B09EE"/>
    <w:rsid w:val="003B0DA5"/>
    <w:rsid w:val="003B1327"/>
    <w:rsid w:val="003B147A"/>
    <w:rsid w:val="003B1C48"/>
    <w:rsid w:val="003B21C9"/>
    <w:rsid w:val="003B25E6"/>
    <w:rsid w:val="003B2898"/>
    <w:rsid w:val="003B32DB"/>
    <w:rsid w:val="003B410C"/>
    <w:rsid w:val="003B5D17"/>
    <w:rsid w:val="003B5E8A"/>
    <w:rsid w:val="003B7B2B"/>
    <w:rsid w:val="003C0563"/>
    <w:rsid w:val="003C0AD6"/>
    <w:rsid w:val="003C106D"/>
    <w:rsid w:val="003C19D9"/>
    <w:rsid w:val="003C3B13"/>
    <w:rsid w:val="003C4D7D"/>
    <w:rsid w:val="003C5216"/>
    <w:rsid w:val="003C5412"/>
    <w:rsid w:val="003C57C3"/>
    <w:rsid w:val="003C6490"/>
    <w:rsid w:val="003C689E"/>
    <w:rsid w:val="003C6DB7"/>
    <w:rsid w:val="003C7236"/>
    <w:rsid w:val="003D0099"/>
    <w:rsid w:val="003D0192"/>
    <w:rsid w:val="003D19A0"/>
    <w:rsid w:val="003D2BED"/>
    <w:rsid w:val="003D2F7A"/>
    <w:rsid w:val="003D438F"/>
    <w:rsid w:val="003D45C3"/>
    <w:rsid w:val="003D48FC"/>
    <w:rsid w:val="003D4FCA"/>
    <w:rsid w:val="003D5C80"/>
    <w:rsid w:val="003D6EFC"/>
    <w:rsid w:val="003D7502"/>
    <w:rsid w:val="003D765C"/>
    <w:rsid w:val="003D7E75"/>
    <w:rsid w:val="003E0721"/>
    <w:rsid w:val="003E0AF6"/>
    <w:rsid w:val="003E2564"/>
    <w:rsid w:val="003E28BA"/>
    <w:rsid w:val="003E2E02"/>
    <w:rsid w:val="003E32F2"/>
    <w:rsid w:val="003E3A3B"/>
    <w:rsid w:val="003E3F16"/>
    <w:rsid w:val="003E409E"/>
    <w:rsid w:val="003E49DC"/>
    <w:rsid w:val="003E4E3A"/>
    <w:rsid w:val="003E517F"/>
    <w:rsid w:val="003E548D"/>
    <w:rsid w:val="003F0AAB"/>
    <w:rsid w:val="003F1764"/>
    <w:rsid w:val="003F1E16"/>
    <w:rsid w:val="003F2F80"/>
    <w:rsid w:val="003F34F0"/>
    <w:rsid w:val="003F368D"/>
    <w:rsid w:val="003F3DC5"/>
    <w:rsid w:val="003F46F1"/>
    <w:rsid w:val="003F54F8"/>
    <w:rsid w:val="003F56A2"/>
    <w:rsid w:val="003F5A95"/>
    <w:rsid w:val="004000DC"/>
    <w:rsid w:val="004000F9"/>
    <w:rsid w:val="0040056D"/>
    <w:rsid w:val="00401186"/>
    <w:rsid w:val="00401E3C"/>
    <w:rsid w:val="004020BF"/>
    <w:rsid w:val="00402151"/>
    <w:rsid w:val="004027B6"/>
    <w:rsid w:val="00402B17"/>
    <w:rsid w:val="00402E5D"/>
    <w:rsid w:val="004033D1"/>
    <w:rsid w:val="00404A1A"/>
    <w:rsid w:val="00404A6C"/>
    <w:rsid w:val="00405B0F"/>
    <w:rsid w:val="00407930"/>
    <w:rsid w:val="00407973"/>
    <w:rsid w:val="00410479"/>
    <w:rsid w:val="00410B42"/>
    <w:rsid w:val="00411746"/>
    <w:rsid w:val="0041184E"/>
    <w:rsid w:val="00412514"/>
    <w:rsid w:val="00412825"/>
    <w:rsid w:val="00413819"/>
    <w:rsid w:val="00414A2E"/>
    <w:rsid w:val="004161CF"/>
    <w:rsid w:val="004175A3"/>
    <w:rsid w:val="004176E5"/>
    <w:rsid w:val="00420043"/>
    <w:rsid w:val="0042169A"/>
    <w:rsid w:val="004220EE"/>
    <w:rsid w:val="00422329"/>
    <w:rsid w:val="004239FE"/>
    <w:rsid w:val="00424FC6"/>
    <w:rsid w:val="0042501A"/>
    <w:rsid w:val="004252AA"/>
    <w:rsid w:val="0042580A"/>
    <w:rsid w:val="00426C21"/>
    <w:rsid w:val="00426C84"/>
    <w:rsid w:val="00430251"/>
    <w:rsid w:val="004318BB"/>
    <w:rsid w:val="00433B7B"/>
    <w:rsid w:val="004340EA"/>
    <w:rsid w:val="00434203"/>
    <w:rsid w:val="00434B4F"/>
    <w:rsid w:val="00434BB2"/>
    <w:rsid w:val="00434DB2"/>
    <w:rsid w:val="00436827"/>
    <w:rsid w:val="0043773F"/>
    <w:rsid w:val="0044099D"/>
    <w:rsid w:val="00440F1B"/>
    <w:rsid w:val="00441081"/>
    <w:rsid w:val="00441332"/>
    <w:rsid w:val="004415B8"/>
    <w:rsid w:val="0044194E"/>
    <w:rsid w:val="004419B9"/>
    <w:rsid w:val="00441A27"/>
    <w:rsid w:val="004423C5"/>
    <w:rsid w:val="004425E0"/>
    <w:rsid w:val="00442697"/>
    <w:rsid w:val="0044289F"/>
    <w:rsid w:val="004429FF"/>
    <w:rsid w:val="00442D19"/>
    <w:rsid w:val="00443959"/>
    <w:rsid w:val="00443AD5"/>
    <w:rsid w:val="00444BDE"/>
    <w:rsid w:val="00445023"/>
    <w:rsid w:val="00445BF8"/>
    <w:rsid w:val="00445D27"/>
    <w:rsid w:val="00445D55"/>
    <w:rsid w:val="00446589"/>
    <w:rsid w:val="00446AB3"/>
    <w:rsid w:val="004501D6"/>
    <w:rsid w:val="00450504"/>
    <w:rsid w:val="00450714"/>
    <w:rsid w:val="0045102E"/>
    <w:rsid w:val="00451ED1"/>
    <w:rsid w:val="004520D8"/>
    <w:rsid w:val="00452524"/>
    <w:rsid w:val="00452EF3"/>
    <w:rsid w:val="00453C00"/>
    <w:rsid w:val="004551BB"/>
    <w:rsid w:val="0045554C"/>
    <w:rsid w:val="00456302"/>
    <w:rsid w:val="004567CF"/>
    <w:rsid w:val="00456E59"/>
    <w:rsid w:val="004570C2"/>
    <w:rsid w:val="0045767C"/>
    <w:rsid w:val="00460BFD"/>
    <w:rsid w:val="004616E8"/>
    <w:rsid w:val="00462093"/>
    <w:rsid w:val="00462827"/>
    <w:rsid w:val="0046303C"/>
    <w:rsid w:val="004635F3"/>
    <w:rsid w:val="004647C7"/>
    <w:rsid w:val="00465B8B"/>
    <w:rsid w:val="00465CAF"/>
    <w:rsid w:val="00465EC1"/>
    <w:rsid w:val="004667A4"/>
    <w:rsid w:val="004673BB"/>
    <w:rsid w:val="00467D21"/>
    <w:rsid w:val="00467F8B"/>
    <w:rsid w:val="004703BB"/>
    <w:rsid w:val="004704EC"/>
    <w:rsid w:val="00470C45"/>
    <w:rsid w:val="0047148C"/>
    <w:rsid w:val="00471B92"/>
    <w:rsid w:val="00471DDC"/>
    <w:rsid w:val="00472AFA"/>
    <w:rsid w:val="00472BF3"/>
    <w:rsid w:val="00472C31"/>
    <w:rsid w:val="0047334C"/>
    <w:rsid w:val="0047372B"/>
    <w:rsid w:val="004754BE"/>
    <w:rsid w:val="004755ED"/>
    <w:rsid w:val="00475E1E"/>
    <w:rsid w:val="00476EF0"/>
    <w:rsid w:val="00476F36"/>
    <w:rsid w:val="004777E6"/>
    <w:rsid w:val="00477BBA"/>
    <w:rsid w:val="00477BD4"/>
    <w:rsid w:val="00477DC6"/>
    <w:rsid w:val="004809CE"/>
    <w:rsid w:val="0048189C"/>
    <w:rsid w:val="00481A15"/>
    <w:rsid w:val="00481C0F"/>
    <w:rsid w:val="00483AE7"/>
    <w:rsid w:val="00483CAD"/>
    <w:rsid w:val="00484972"/>
    <w:rsid w:val="00485C77"/>
    <w:rsid w:val="0048686E"/>
    <w:rsid w:val="00487004"/>
    <w:rsid w:val="004874F2"/>
    <w:rsid w:val="004908D5"/>
    <w:rsid w:val="00490DF6"/>
    <w:rsid w:val="00493A4E"/>
    <w:rsid w:val="00493CF6"/>
    <w:rsid w:val="00495279"/>
    <w:rsid w:val="004955CD"/>
    <w:rsid w:val="00495C62"/>
    <w:rsid w:val="00496588"/>
    <w:rsid w:val="00496EE5"/>
    <w:rsid w:val="00497172"/>
    <w:rsid w:val="00497D5F"/>
    <w:rsid w:val="004A02C0"/>
    <w:rsid w:val="004A0F21"/>
    <w:rsid w:val="004A13B6"/>
    <w:rsid w:val="004A15FF"/>
    <w:rsid w:val="004A1F20"/>
    <w:rsid w:val="004A39A9"/>
    <w:rsid w:val="004A3BA4"/>
    <w:rsid w:val="004A4F1C"/>
    <w:rsid w:val="004A6BDD"/>
    <w:rsid w:val="004A715D"/>
    <w:rsid w:val="004A7705"/>
    <w:rsid w:val="004A79CF"/>
    <w:rsid w:val="004B1C90"/>
    <w:rsid w:val="004B2DF6"/>
    <w:rsid w:val="004B36B2"/>
    <w:rsid w:val="004B5174"/>
    <w:rsid w:val="004B66DE"/>
    <w:rsid w:val="004B670C"/>
    <w:rsid w:val="004B6763"/>
    <w:rsid w:val="004B6797"/>
    <w:rsid w:val="004B7A07"/>
    <w:rsid w:val="004B7B2D"/>
    <w:rsid w:val="004C0D0E"/>
    <w:rsid w:val="004C1C48"/>
    <w:rsid w:val="004C23E7"/>
    <w:rsid w:val="004C2B0D"/>
    <w:rsid w:val="004C3B95"/>
    <w:rsid w:val="004C3DA6"/>
    <w:rsid w:val="004C40F3"/>
    <w:rsid w:val="004C4285"/>
    <w:rsid w:val="004C56C2"/>
    <w:rsid w:val="004C5A6C"/>
    <w:rsid w:val="004C65D1"/>
    <w:rsid w:val="004C6A76"/>
    <w:rsid w:val="004C7116"/>
    <w:rsid w:val="004C7BDE"/>
    <w:rsid w:val="004D1CA4"/>
    <w:rsid w:val="004D26EF"/>
    <w:rsid w:val="004D29F0"/>
    <w:rsid w:val="004D459B"/>
    <w:rsid w:val="004D4D42"/>
    <w:rsid w:val="004D6696"/>
    <w:rsid w:val="004D66F3"/>
    <w:rsid w:val="004D6F65"/>
    <w:rsid w:val="004D6FD1"/>
    <w:rsid w:val="004D7ABE"/>
    <w:rsid w:val="004D7C06"/>
    <w:rsid w:val="004E11C0"/>
    <w:rsid w:val="004E1454"/>
    <w:rsid w:val="004E168A"/>
    <w:rsid w:val="004E2410"/>
    <w:rsid w:val="004E2D92"/>
    <w:rsid w:val="004E31D3"/>
    <w:rsid w:val="004E3AA6"/>
    <w:rsid w:val="004E40BE"/>
    <w:rsid w:val="004E4B07"/>
    <w:rsid w:val="004E5048"/>
    <w:rsid w:val="004E5D31"/>
    <w:rsid w:val="004E656B"/>
    <w:rsid w:val="004E78E0"/>
    <w:rsid w:val="004E7F67"/>
    <w:rsid w:val="004F0418"/>
    <w:rsid w:val="004F09D3"/>
    <w:rsid w:val="004F1623"/>
    <w:rsid w:val="004F2917"/>
    <w:rsid w:val="004F312E"/>
    <w:rsid w:val="004F342A"/>
    <w:rsid w:val="004F3619"/>
    <w:rsid w:val="004F3853"/>
    <w:rsid w:val="004F57E8"/>
    <w:rsid w:val="004F6FAA"/>
    <w:rsid w:val="004F7487"/>
    <w:rsid w:val="004F76E8"/>
    <w:rsid w:val="005012C4"/>
    <w:rsid w:val="00501FBC"/>
    <w:rsid w:val="005032AF"/>
    <w:rsid w:val="005057D7"/>
    <w:rsid w:val="005063CA"/>
    <w:rsid w:val="0050697C"/>
    <w:rsid w:val="00506C81"/>
    <w:rsid w:val="0051139C"/>
    <w:rsid w:val="00511BB9"/>
    <w:rsid w:val="00511F41"/>
    <w:rsid w:val="00512565"/>
    <w:rsid w:val="0051290D"/>
    <w:rsid w:val="00513993"/>
    <w:rsid w:val="00513C7F"/>
    <w:rsid w:val="005143FE"/>
    <w:rsid w:val="00514DE0"/>
    <w:rsid w:val="005150FD"/>
    <w:rsid w:val="00515A1F"/>
    <w:rsid w:val="005203B3"/>
    <w:rsid w:val="00520460"/>
    <w:rsid w:val="00520B35"/>
    <w:rsid w:val="005213FE"/>
    <w:rsid w:val="005215E1"/>
    <w:rsid w:val="00524229"/>
    <w:rsid w:val="005248F4"/>
    <w:rsid w:val="00524E71"/>
    <w:rsid w:val="00525442"/>
    <w:rsid w:val="005254AA"/>
    <w:rsid w:val="005257B2"/>
    <w:rsid w:val="00525981"/>
    <w:rsid w:val="00525FF2"/>
    <w:rsid w:val="0052604A"/>
    <w:rsid w:val="005261CD"/>
    <w:rsid w:val="005265E9"/>
    <w:rsid w:val="00527E8C"/>
    <w:rsid w:val="00527F28"/>
    <w:rsid w:val="00530799"/>
    <w:rsid w:val="00530854"/>
    <w:rsid w:val="00531B7D"/>
    <w:rsid w:val="00531F8B"/>
    <w:rsid w:val="0053284B"/>
    <w:rsid w:val="00532ED5"/>
    <w:rsid w:val="00533039"/>
    <w:rsid w:val="00533447"/>
    <w:rsid w:val="005334A0"/>
    <w:rsid w:val="005340C0"/>
    <w:rsid w:val="00534BB1"/>
    <w:rsid w:val="0053527A"/>
    <w:rsid w:val="0053572C"/>
    <w:rsid w:val="0053573A"/>
    <w:rsid w:val="005360C8"/>
    <w:rsid w:val="00537170"/>
    <w:rsid w:val="00537ADB"/>
    <w:rsid w:val="00537EC9"/>
    <w:rsid w:val="00541561"/>
    <w:rsid w:val="00541BEF"/>
    <w:rsid w:val="00542984"/>
    <w:rsid w:val="00543E55"/>
    <w:rsid w:val="0054489A"/>
    <w:rsid w:val="00544A09"/>
    <w:rsid w:val="00544B26"/>
    <w:rsid w:val="00545D08"/>
    <w:rsid w:val="00545EFD"/>
    <w:rsid w:val="00545F47"/>
    <w:rsid w:val="005467B5"/>
    <w:rsid w:val="00547036"/>
    <w:rsid w:val="005470B2"/>
    <w:rsid w:val="00547838"/>
    <w:rsid w:val="00547D4E"/>
    <w:rsid w:val="005506E1"/>
    <w:rsid w:val="00550C5A"/>
    <w:rsid w:val="00550ECA"/>
    <w:rsid w:val="0055219A"/>
    <w:rsid w:val="00552B4F"/>
    <w:rsid w:val="00553891"/>
    <w:rsid w:val="00553F87"/>
    <w:rsid w:val="00555323"/>
    <w:rsid w:val="00555AD9"/>
    <w:rsid w:val="00556635"/>
    <w:rsid w:val="005566A6"/>
    <w:rsid w:val="00556BAE"/>
    <w:rsid w:val="0055708F"/>
    <w:rsid w:val="00557264"/>
    <w:rsid w:val="005573F5"/>
    <w:rsid w:val="00557578"/>
    <w:rsid w:val="0056060C"/>
    <w:rsid w:val="00561A80"/>
    <w:rsid w:val="00561D4C"/>
    <w:rsid w:val="00561DFC"/>
    <w:rsid w:val="00562B2E"/>
    <w:rsid w:val="00563CB5"/>
    <w:rsid w:val="0056498D"/>
    <w:rsid w:val="00565B3C"/>
    <w:rsid w:val="00565EA4"/>
    <w:rsid w:val="00567584"/>
    <w:rsid w:val="00567F95"/>
    <w:rsid w:val="00570088"/>
    <w:rsid w:val="005702B4"/>
    <w:rsid w:val="00573554"/>
    <w:rsid w:val="00577085"/>
    <w:rsid w:val="005774F0"/>
    <w:rsid w:val="00577904"/>
    <w:rsid w:val="005807C5"/>
    <w:rsid w:val="00580A85"/>
    <w:rsid w:val="00582BB7"/>
    <w:rsid w:val="0058326E"/>
    <w:rsid w:val="0058434F"/>
    <w:rsid w:val="00584F6E"/>
    <w:rsid w:val="00586042"/>
    <w:rsid w:val="00586665"/>
    <w:rsid w:val="00586A79"/>
    <w:rsid w:val="00591092"/>
    <w:rsid w:val="00591204"/>
    <w:rsid w:val="0059229E"/>
    <w:rsid w:val="0059247F"/>
    <w:rsid w:val="005939C7"/>
    <w:rsid w:val="00593EE8"/>
    <w:rsid w:val="00595841"/>
    <w:rsid w:val="0059693A"/>
    <w:rsid w:val="00596BDE"/>
    <w:rsid w:val="00597696"/>
    <w:rsid w:val="005979A4"/>
    <w:rsid w:val="00597B6B"/>
    <w:rsid w:val="005A060C"/>
    <w:rsid w:val="005A06B7"/>
    <w:rsid w:val="005A08F6"/>
    <w:rsid w:val="005A191C"/>
    <w:rsid w:val="005A2267"/>
    <w:rsid w:val="005A2A89"/>
    <w:rsid w:val="005A2C69"/>
    <w:rsid w:val="005A2CD1"/>
    <w:rsid w:val="005A2FA8"/>
    <w:rsid w:val="005A4385"/>
    <w:rsid w:val="005A5AEC"/>
    <w:rsid w:val="005A6D89"/>
    <w:rsid w:val="005A7C9C"/>
    <w:rsid w:val="005B078E"/>
    <w:rsid w:val="005B1498"/>
    <w:rsid w:val="005B2406"/>
    <w:rsid w:val="005B3547"/>
    <w:rsid w:val="005B3B2B"/>
    <w:rsid w:val="005B426E"/>
    <w:rsid w:val="005B432B"/>
    <w:rsid w:val="005B4833"/>
    <w:rsid w:val="005B48B3"/>
    <w:rsid w:val="005B4AA1"/>
    <w:rsid w:val="005B56DF"/>
    <w:rsid w:val="005B65D6"/>
    <w:rsid w:val="005B6A40"/>
    <w:rsid w:val="005B792F"/>
    <w:rsid w:val="005C0246"/>
    <w:rsid w:val="005C04C9"/>
    <w:rsid w:val="005C1BC0"/>
    <w:rsid w:val="005C2512"/>
    <w:rsid w:val="005C257A"/>
    <w:rsid w:val="005C29C5"/>
    <w:rsid w:val="005C2D5E"/>
    <w:rsid w:val="005C3309"/>
    <w:rsid w:val="005C3CCE"/>
    <w:rsid w:val="005C4986"/>
    <w:rsid w:val="005C633B"/>
    <w:rsid w:val="005D0E9E"/>
    <w:rsid w:val="005D145E"/>
    <w:rsid w:val="005D1524"/>
    <w:rsid w:val="005D6EC7"/>
    <w:rsid w:val="005D74DB"/>
    <w:rsid w:val="005E0B35"/>
    <w:rsid w:val="005E123F"/>
    <w:rsid w:val="005E1BEA"/>
    <w:rsid w:val="005E1FCF"/>
    <w:rsid w:val="005E25D1"/>
    <w:rsid w:val="005E3723"/>
    <w:rsid w:val="005E39E6"/>
    <w:rsid w:val="005E519D"/>
    <w:rsid w:val="005E5D2A"/>
    <w:rsid w:val="005E5DEA"/>
    <w:rsid w:val="005E6823"/>
    <w:rsid w:val="005E74F8"/>
    <w:rsid w:val="005F1014"/>
    <w:rsid w:val="005F1584"/>
    <w:rsid w:val="005F1587"/>
    <w:rsid w:val="005F17E1"/>
    <w:rsid w:val="005F1954"/>
    <w:rsid w:val="005F1B50"/>
    <w:rsid w:val="005F20A0"/>
    <w:rsid w:val="005F27E7"/>
    <w:rsid w:val="005F3B4B"/>
    <w:rsid w:val="005F43A0"/>
    <w:rsid w:val="005F43DD"/>
    <w:rsid w:val="005F4FEC"/>
    <w:rsid w:val="005F5A06"/>
    <w:rsid w:val="005F60F9"/>
    <w:rsid w:val="005F6BE9"/>
    <w:rsid w:val="005F6F44"/>
    <w:rsid w:val="005F7A5F"/>
    <w:rsid w:val="00600C67"/>
    <w:rsid w:val="00600FBB"/>
    <w:rsid w:val="006011FB"/>
    <w:rsid w:val="00601BBE"/>
    <w:rsid w:val="006021CD"/>
    <w:rsid w:val="006025C5"/>
    <w:rsid w:val="00602DB0"/>
    <w:rsid w:val="00603D8D"/>
    <w:rsid w:val="00605756"/>
    <w:rsid w:val="006070AF"/>
    <w:rsid w:val="00607C5A"/>
    <w:rsid w:val="00610084"/>
    <w:rsid w:val="0061022A"/>
    <w:rsid w:val="00610319"/>
    <w:rsid w:val="00610F7C"/>
    <w:rsid w:val="00611560"/>
    <w:rsid w:val="00611E24"/>
    <w:rsid w:val="00612AF5"/>
    <w:rsid w:val="00612F13"/>
    <w:rsid w:val="00613023"/>
    <w:rsid w:val="006132C9"/>
    <w:rsid w:val="00613B32"/>
    <w:rsid w:val="00614278"/>
    <w:rsid w:val="00615E28"/>
    <w:rsid w:val="00616C51"/>
    <w:rsid w:val="006207EE"/>
    <w:rsid w:val="006220A2"/>
    <w:rsid w:val="00622912"/>
    <w:rsid w:val="00622C19"/>
    <w:rsid w:val="00623413"/>
    <w:rsid w:val="00624340"/>
    <w:rsid w:val="00624DC6"/>
    <w:rsid w:val="00625011"/>
    <w:rsid w:val="0062563F"/>
    <w:rsid w:val="006258B4"/>
    <w:rsid w:val="006262E4"/>
    <w:rsid w:val="00626D4E"/>
    <w:rsid w:val="00626F93"/>
    <w:rsid w:val="006277C1"/>
    <w:rsid w:val="00627A49"/>
    <w:rsid w:val="0063148F"/>
    <w:rsid w:val="00631B91"/>
    <w:rsid w:val="00631BAD"/>
    <w:rsid w:val="00632134"/>
    <w:rsid w:val="006321F7"/>
    <w:rsid w:val="00633108"/>
    <w:rsid w:val="006335C5"/>
    <w:rsid w:val="00633855"/>
    <w:rsid w:val="00633882"/>
    <w:rsid w:val="00634144"/>
    <w:rsid w:val="0063517A"/>
    <w:rsid w:val="00635528"/>
    <w:rsid w:val="00635E83"/>
    <w:rsid w:val="006360D1"/>
    <w:rsid w:val="0063662E"/>
    <w:rsid w:val="00636736"/>
    <w:rsid w:val="0063679E"/>
    <w:rsid w:val="00636882"/>
    <w:rsid w:val="00636E56"/>
    <w:rsid w:val="00637809"/>
    <w:rsid w:val="00637911"/>
    <w:rsid w:val="00637A01"/>
    <w:rsid w:val="00637A92"/>
    <w:rsid w:val="00637B7F"/>
    <w:rsid w:val="006416A0"/>
    <w:rsid w:val="00641C94"/>
    <w:rsid w:val="006423FC"/>
    <w:rsid w:val="00642D61"/>
    <w:rsid w:val="00642D9C"/>
    <w:rsid w:val="006433DF"/>
    <w:rsid w:val="00645576"/>
    <w:rsid w:val="00646545"/>
    <w:rsid w:val="0064661A"/>
    <w:rsid w:val="006467F7"/>
    <w:rsid w:val="006469FC"/>
    <w:rsid w:val="006472A6"/>
    <w:rsid w:val="0064737C"/>
    <w:rsid w:val="00647CDC"/>
    <w:rsid w:val="006502DA"/>
    <w:rsid w:val="00650B9B"/>
    <w:rsid w:val="00650D9D"/>
    <w:rsid w:val="006510CD"/>
    <w:rsid w:val="00651954"/>
    <w:rsid w:val="006532C1"/>
    <w:rsid w:val="00653427"/>
    <w:rsid w:val="00655318"/>
    <w:rsid w:val="00655C4A"/>
    <w:rsid w:val="006569D7"/>
    <w:rsid w:val="0065789E"/>
    <w:rsid w:val="00657980"/>
    <w:rsid w:val="006579CE"/>
    <w:rsid w:val="00661C4D"/>
    <w:rsid w:val="00661EE7"/>
    <w:rsid w:val="00661F04"/>
    <w:rsid w:val="00662E1B"/>
    <w:rsid w:val="00663582"/>
    <w:rsid w:val="00663AE4"/>
    <w:rsid w:val="00663F8A"/>
    <w:rsid w:val="006652BF"/>
    <w:rsid w:val="006659D1"/>
    <w:rsid w:val="00665C63"/>
    <w:rsid w:val="00666BB2"/>
    <w:rsid w:val="00666E01"/>
    <w:rsid w:val="006706D3"/>
    <w:rsid w:val="006706DF"/>
    <w:rsid w:val="00670ED4"/>
    <w:rsid w:val="0067137D"/>
    <w:rsid w:val="006718A3"/>
    <w:rsid w:val="00671B4D"/>
    <w:rsid w:val="00671DDD"/>
    <w:rsid w:val="00672126"/>
    <w:rsid w:val="006724D4"/>
    <w:rsid w:val="00672FDE"/>
    <w:rsid w:val="00674093"/>
    <w:rsid w:val="00674AA2"/>
    <w:rsid w:val="0067504C"/>
    <w:rsid w:val="006767E3"/>
    <w:rsid w:val="00676B67"/>
    <w:rsid w:val="00676DB8"/>
    <w:rsid w:val="00677D1B"/>
    <w:rsid w:val="00677DC7"/>
    <w:rsid w:val="006828C8"/>
    <w:rsid w:val="00683230"/>
    <w:rsid w:val="00684056"/>
    <w:rsid w:val="00685B0E"/>
    <w:rsid w:val="00686232"/>
    <w:rsid w:val="00686375"/>
    <w:rsid w:val="00686741"/>
    <w:rsid w:val="00690AB7"/>
    <w:rsid w:val="00691471"/>
    <w:rsid w:val="00691A11"/>
    <w:rsid w:val="00691CF6"/>
    <w:rsid w:val="00693257"/>
    <w:rsid w:val="006942A6"/>
    <w:rsid w:val="00694AEE"/>
    <w:rsid w:val="00695240"/>
    <w:rsid w:val="006952AD"/>
    <w:rsid w:val="006973C2"/>
    <w:rsid w:val="006976A5"/>
    <w:rsid w:val="006A0E3A"/>
    <w:rsid w:val="006A1617"/>
    <w:rsid w:val="006A26C4"/>
    <w:rsid w:val="006A29A3"/>
    <w:rsid w:val="006A3842"/>
    <w:rsid w:val="006A3ED6"/>
    <w:rsid w:val="006A4863"/>
    <w:rsid w:val="006A60F2"/>
    <w:rsid w:val="006A62D1"/>
    <w:rsid w:val="006A7436"/>
    <w:rsid w:val="006A79F3"/>
    <w:rsid w:val="006A7BFC"/>
    <w:rsid w:val="006B0F20"/>
    <w:rsid w:val="006B345F"/>
    <w:rsid w:val="006B39EC"/>
    <w:rsid w:val="006B3CC0"/>
    <w:rsid w:val="006B3E74"/>
    <w:rsid w:val="006B50A2"/>
    <w:rsid w:val="006B5AA1"/>
    <w:rsid w:val="006B5BE1"/>
    <w:rsid w:val="006B62D5"/>
    <w:rsid w:val="006B664B"/>
    <w:rsid w:val="006B785F"/>
    <w:rsid w:val="006B7E76"/>
    <w:rsid w:val="006B7FF3"/>
    <w:rsid w:val="006C187F"/>
    <w:rsid w:val="006C218E"/>
    <w:rsid w:val="006C21BC"/>
    <w:rsid w:val="006C3B74"/>
    <w:rsid w:val="006C57DC"/>
    <w:rsid w:val="006C6AE2"/>
    <w:rsid w:val="006D031F"/>
    <w:rsid w:val="006D1831"/>
    <w:rsid w:val="006D1CF5"/>
    <w:rsid w:val="006D2146"/>
    <w:rsid w:val="006D23A0"/>
    <w:rsid w:val="006D24A2"/>
    <w:rsid w:val="006D2558"/>
    <w:rsid w:val="006D3D65"/>
    <w:rsid w:val="006D3E9B"/>
    <w:rsid w:val="006D4624"/>
    <w:rsid w:val="006D506F"/>
    <w:rsid w:val="006D526B"/>
    <w:rsid w:val="006E0218"/>
    <w:rsid w:val="006E0404"/>
    <w:rsid w:val="006E05F5"/>
    <w:rsid w:val="006E07A2"/>
    <w:rsid w:val="006E226B"/>
    <w:rsid w:val="006E40D7"/>
    <w:rsid w:val="006E55F4"/>
    <w:rsid w:val="006E6F99"/>
    <w:rsid w:val="006E73AD"/>
    <w:rsid w:val="006E7606"/>
    <w:rsid w:val="006F080F"/>
    <w:rsid w:val="006F0A30"/>
    <w:rsid w:val="006F0BF6"/>
    <w:rsid w:val="006F0D5F"/>
    <w:rsid w:val="006F187C"/>
    <w:rsid w:val="006F3127"/>
    <w:rsid w:val="006F3CDA"/>
    <w:rsid w:val="006F488B"/>
    <w:rsid w:val="006F4ACA"/>
    <w:rsid w:val="006F6070"/>
    <w:rsid w:val="006F63F7"/>
    <w:rsid w:val="007002CD"/>
    <w:rsid w:val="00700FD7"/>
    <w:rsid w:val="00701813"/>
    <w:rsid w:val="007027D7"/>
    <w:rsid w:val="00702C1B"/>
    <w:rsid w:val="00703B25"/>
    <w:rsid w:val="00704F3F"/>
    <w:rsid w:val="007053F9"/>
    <w:rsid w:val="00706421"/>
    <w:rsid w:val="0070651D"/>
    <w:rsid w:val="007069D8"/>
    <w:rsid w:val="007070D2"/>
    <w:rsid w:val="007078AE"/>
    <w:rsid w:val="0071072C"/>
    <w:rsid w:val="007108ED"/>
    <w:rsid w:val="00711208"/>
    <w:rsid w:val="00712118"/>
    <w:rsid w:val="00712DC6"/>
    <w:rsid w:val="00714685"/>
    <w:rsid w:val="00714AD7"/>
    <w:rsid w:val="00714F25"/>
    <w:rsid w:val="0071543F"/>
    <w:rsid w:val="0071564B"/>
    <w:rsid w:val="00716BEE"/>
    <w:rsid w:val="00717B14"/>
    <w:rsid w:val="00717BFD"/>
    <w:rsid w:val="00722956"/>
    <w:rsid w:val="00722E66"/>
    <w:rsid w:val="00722EF7"/>
    <w:rsid w:val="007251AA"/>
    <w:rsid w:val="00725422"/>
    <w:rsid w:val="00730140"/>
    <w:rsid w:val="007302EE"/>
    <w:rsid w:val="00731C65"/>
    <w:rsid w:val="00731D1B"/>
    <w:rsid w:val="007328BA"/>
    <w:rsid w:val="00732BAB"/>
    <w:rsid w:val="00732C1F"/>
    <w:rsid w:val="007335AE"/>
    <w:rsid w:val="00733A06"/>
    <w:rsid w:val="00733B50"/>
    <w:rsid w:val="00734245"/>
    <w:rsid w:val="00734552"/>
    <w:rsid w:val="00736419"/>
    <w:rsid w:val="00736B29"/>
    <w:rsid w:val="00736E5F"/>
    <w:rsid w:val="00736EF7"/>
    <w:rsid w:val="00737A9C"/>
    <w:rsid w:val="00737B6D"/>
    <w:rsid w:val="00740408"/>
    <w:rsid w:val="00740AC8"/>
    <w:rsid w:val="00741897"/>
    <w:rsid w:val="007419AF"/>
    <w:rsid w:val="00742386"/>
    <w:rsid w:val="0074252C"/>
    <w:rsid w:val="0074256F"/>
    <w:rsid w:val="00742CB2"/>
    <w:rsid w:val="00743CEB"/>
    <w:rsid w:val="00744140"/>
    <w:rsid w:val="007447C4"/>
    <w:rsid w:val="007448F0"/>
    <w:rsid w:val="0074490B"/>
    <w:rsid w:val="00744B55"/>
    <w:rsid w:val="007450E9"/>
    <w:rsid w:val="00747FF5"/>
    <w:rsid w:val="0075024F"/>
    <w:rsid w:val="00750E0C"/>
    <w:rsid w:val="00751759"/>
    <w:rsid w:val="00751887"/>
    <w:rsid w:val="007524A2"/>
    <w:rsid w:val="0075255D"/>
    <w:rsid w:val="007526AA"/>
    <w:rsid w:val="00752E17"/>
    <w:rsid w:val="0075458B"/>
    <w:rsid w:val="0075479E"/>
    <w:rsid w:val="00754831"/>
    <w:rsid w:val="00754FF0"/>
    <w:rsid w:val="0075566D"/>
    <w:rsid w:val="0075569A"/>
    <w:rsid w:val="007557DD"/>
    <w:rsid w:val="007558A5"/>
    <w:rsid w:val="00755960"/>
    <w:rsid w:val="0075631E"/>
    <w:rsid w:val="00756C5A"/>
    <w:rsid w:val="00756D79"/>
    <w:rsid w:val="00760794"/>
    <w:rsid w:val="007613E0"/>
    <w:rsid w:val="00761B13"/>
    <w:rsid w:val="00761BEF"/>
    <w:rsid w:val="0076267F"/>
    <w:rsid w:val="00763445"/>
    <w:rsid w:val="00763DB6"/>
    <w:rsid w:val="00763F97"/>
    <w:rsid w:val="00766213"/>
    <w:rsid w:val="00766BD0"/>
    <w:rsid w:val="00770103"/>
    <w:rsid w:val="0077019C"/>
    <w:rsid w:val="00770942"/>
    <w:rsid w:val="00770E37"/>
    <w:rsid w:val="00770FAB"/>
    <w:rsid w:val="00771681"/>
    <w:rsid w:val="00772787"/>
    <w:rsid w:val="007728A2"/>
    <w:rsid w:val="00772BFE"/>
    <w:rsid w:val="00772D2E"/>
    <w:rsid w:val="007730AF"/>
    <w:rsid w:val="00773451"/>
    <w:rsid w:val="007757DC"/>
    <w:rsid w:val="00776AE9"/>
    <w:rsid w:val="0078162D"/>
    <w:rsid w:val="0078266E"/>
    <w:rsid w:val="007826C3"/>
    <w:rsid w:val="00782D04"/>
    <w:rsid w:val="00783092"/>
    <w:rsid w:val="00783623"/>
    <w:rsid w:val="00783826"/>
    <w:rsid w:val="0078403E"/>
    <w:rsid w:val="00784AA0"/>
    <w:rsid w:val="00784AA7"/>
    <w:rsid w:val="00786000"/>
    <w:rsid w:val="0078689A"/>
    <w:rsid w:val="007873D7"/>
    <w:rsid w:val="0079063F"/>
    <w:rsid w:val="00791227"/>
    <w:rsid w:val="0079128E"/>
    <w:rsid w:val="00791D8A"/>
    <w:rsid w:val="007930E7"/>
    <w:rsid w:val="00793518"/>
    <w:rsid w:val="007937A2"/>
    <w:rsid w:val="0079418E"/>
    <w:rsid w:val="00794DF2"/>
    <w:rsid w:val="00795AB4"/>
    <w:rsid w:val="0079704E"/>
    <w:rsid w:val="0079785C"/>
    <w:rsid w:val="007979BD"/>
    <w:rsid w:val="00797C55"/>
    <w:rsid w:val="007A1025"/>
    <w:rsid w:val="007A103D"/>
    <w:rsid w:val="007A1756"/>
    <w:rsid w:val="007A197D"/>
    <w:rsid w:val="007A21F3"/>
    <w:rsid w:val="007A26E1"/>
    <w:rsid w:val="007A365A"/>
    <w:rsid w:val="007A4357"/>
    <w:rsid w:val="007A5013"/>
    <w:rsid w:val="007A716C"/>
    <w:rsid w:val="007A767A"/>
    <w:rsid w:val="007B0B6F"/>
    <w:rsid w:val="007B0B8C"/>
    <w:rsid w:val="007B0C5A"/>
    <w:rsid w:val="007B1020"/>
    <w:rsid w:val="007B138F"/>
    <w:rsid w:val="007B1A93"/>
    <w:rsid w:val="007B260D"/>
    <w:rsid w:val="007B2BEC"/>
    <w:rsid w:val="007B2E66"/>
    <w:rsid w:val="007B2FCF"/>
    <w:rsid w:val="007B38B6"/>
    <w:rsid w:val="007B448F"/>
    <w:rsid w:val="007B4751"/>
    <w:rsid w:val="007B4CF1"/>
    <w:rsid w:val="007B57BB"/>
    <w:rsid w:val="007B5CE5"/>
    <w:rsid w:val="007B6D2B"/>
    <w:rsid w:val="007B6EA5"/>
    <w:rsid w:val="007B7D01"/>
    <w:rsid w:val="007C0547"/>
    <w:rsid w:val="007C0D59"/>
    <w:rsid w:val="007C1839"/>
    <w:rsid w:val="007C1D36"/>
    <w:rsid w:val="007C1EEF"/>
    <w:rsid w:val="007C256C"/>
    <w:rsid w:val="007C261D"/>
    <w:rsid w:val="007C3818"/>
    <w:rsid w:val="007C39A5"/>
    <w:rsid w:val="007C3C9A"/>
    <w:rsid w:val="007C3E20"/>
    <w:rsid w:val="007C3F05"/>
    <w:rsid w:val="007C4F9D"/>
    <w:rsid w:val="007C53ED"/>
    <w:rsid w:val="007C5BCA"/>
    <w:rsid w:val="007C5E74"/>
    <w:rsid w:val="007C6D9F"/>
    <w:rsid w:val="007C77F1"/>
    <w:rsid w:val="007C7C5F"/>
    <w:rsid w:val="007C7FEB"/>
    <w:rsid w:val="007D04EB"/>
    <w:rsid w:val="007D09E1"/>
    <w:rsid w:val="007D2C83"/>
    <w:rsid w:val="007D2E57"/>
    <w:rsid w:val="007D303C"/>
    <w:rsid w:val="007D3B2E"/>
    <w:rsid w:val="007D4554"/>
    <w:rsid w:val="007D4623"/>
    <w:rsid w:val="007D58D2"/>
    <w:rsid w:val="007D5DF9"/>
    <w:rsid w:val="007D63E6"/>
    <w:rsid w:val="007D6A4C"/>
    <w:rsid w:val="007D6CD9"/>
    <w:rsid w:val="007D6D6C"/>
    <w:rsid w:val="007D787A"/>
    <w:rsid w:val="007E2266"/>
    <w:rsid w:val="007E3AC6"/>
    <w:rsid w:val="007E4271"/>
    <w:rsid w:val="007E47C5"/>
    <w:rsid w:val="007E4872"/>
    <w:rsid w:val="007E56A4"/>
    <w:rsid w:val="007E57D9"/>
    <w:rsid w:val="007E5A82"/>
    <w:rsid w:val="007E6455"/>
    <w:rsid w:val="007E6FC1"/>
    <w:rsid w:val="007E7CD5"/>
    <w:rsid w:val="007F07FE"/>
    <w:rsid w:val="007F0E27"/>
    <w:rsid w:val="007F2ADF"/>
    <w:rsid w:val="007F3160"/>
    <w:rsid w:val="007F3886"/>
    <w:rsid w:val="007F3890"/>
    <w:rsid w:val="007F3FAF"/>
    <w:rsid w:val="007F4768"/>
    <w:rsid w:val="007F5092"/>
    <w:rsid w:val="007F5804"/>
    <w:rsid w:val="007F5A64"/>
    <w:rsid w:val="007F5B0A"/>
    <w:rsid w:val="007F605C"/>
    <w:rsid w:val="007F6098"/>
    <w:rsid w:val="007F60FF"/>
    <w:rsid w:val="007F6296"/>
    <w:rsid w:val="007F64E7"/>
    <w:rsid w:val="007F68EA"/>
    <w:rsid w:val="007F7FD5"/>
    <w:rsid w:val="00801649"/>
    <w:rsid w:val="0080196C"/>
    <w:rsid w:val="0080314A"/>
    <w:rsid w:val="008045C1"/>
    <w:rsid w:val="00804B00"/>
    <w:rsid w:val="008050EF"/>
    <w:rsid w:val="0080588E"/>
    <w:rsid w:val="0080614D"/>
    <w:rsid w:val="008068DA"/>
    <w:rsid w:val="00807320"/>
    <w:rsid w:val="0080762E"/>
    <w:rsid w:val="008078CC"/>
    <w:rsid w:val="008079F6"/>
    <w:rsid w:val="00807FD4"/>
    <w:rsid w:val="00810094"/>
    <w:rsid w:val="008101C4"/>
    <w:rsid w:val="0081089C"/>
    <w:rsid w:val="00810AC6"/>
    <w:rsid w:val="008120A1"/>
    <w:rsid w:val="00814B89"/>
    <w:rsid w:val="0081528C"/>
    <w:rsid w:val="00816238"/>
    <w:rsid w:val="00816380"/>
    <w:rsid w:val="008165D9"/>
    <w:rsid w:val="00817F90"/>
    <w:rsid w:val="00820939"/>
    <w:rsid w:val="00821703"/>
    <w:rsid w:val="008221DE"/>
    <w:rsid w:val="00823D8F"/>
    <w:rsid w:val="00824738"/>
    <w:rsid w:val="00825A87"/>
    <w:rsid w:val="0082612F"/>
    <w:rsid w:val="0082728C"/>
    <w:rsid w:val="00827B63"/>
    <w:rsid w:val="008307E1"/>
    <w:rsid w:val="00830A95"/>
    <w:rsid w:val="00830FAA"/>
    <w:rsid w:val="00830FCE"/>
    <w:rsid w:val="008327EB"/>
    <w:rsid w:val="0083295D"/>
    <w:rsid w:val="00833806"/>
    <w:rsid w:val="00833AD8"/>
    <w:rsid w:val="00833D29"/>
    <w:rsid w:val="00834AE8"/>
    <w:rsid w:val="00834DA3"/>
    <w:rsid w:val="0083533C"/>
    <w:rsid w:val="00835793"/>
    <w:rsid w:val="008363CB"/>
    <w:rsid w:val="00840009"/>
    <w:rsid w:val="0084000A"/>
    <w:rsid w:val="008401E5"/>
    <w:rsid w:val="00840E1D"/>
    <w:rsid w:val="00841599"/>
    <w:rsid w:val="0084283D"/>
    <w:rsid w:val="00843381"/>
    <w:rsid w:val="008434DB"/>
    <w:rsid w:val="008435A0"/>
    <w:rsid w:val="00843E74"/>
    <w:rsid w:val="00846041"/>
    <w:rsid w:val="00850637"/>
    <w:rsid w:val="00850DC3"/>
    <w:rsid w:val="00851521"/>
    <w:rsid w:val="00852C96"/>
    <w:rsid w:val="00852F0F"/>
    <w:rsid w:val="00852F52"/>
    <w:rsid w:val="008540A5"/>
    <w:rsid w:val="0085447B"/>
    <w:rsid w:val="00854EDD"/>
    <w:rsid w:val="00855655"/>
    <w:rsid w:val="00855E6F"/>
    <w:rsid w:val="00856761"/>
    <w:rsid w:val="00856D11"/>
    <w:rsid w:val="00856D28"/>
    <w:rsid w:val="008572C2"/>
    <w:rsid w:val="00857383"/>
    <w:rsid w:val="0085790B"/>
    <w:rsid w:val="00860DB1"/>
    <w:rsid w:val="00860F14"/>
    <w:rsid w:val="00861206"/>
    <w:rsid w:val="008614FC"/>
    <w:rsid w:val="00861C7D"/>
    <w:rsid w:val="008628A4"/>
    <w:rsid w:val="00862D34"/>
    <w:rsid w:val="00863700"/>
    <w:rsid w:val="00863F92"/>
    <w:rsid w:val="008643BC"/>
    <w:rsid w:val="00864CD5"/>
    <w:rsid w:val="008656E7"/>
    <w:rsid w:val="00865963"/>
    <w:rsid w:val="00865EF0"/>
    <w:rsid w:val="00866B13"/>
    <w:rsid w:val="00867725"/>
    <w:rsid w:val="00867A5B"/>
    <w:rsid w:val="008704B7"/>
    <w:rsid w:val="008706DF"/>
    <w:rsid w:val="00871A97"/>
    <w:rsid w:val="008723EA"/>
    <w:rsid w:val="008724DD"/>
    <w:rsid w:val="00873008"/>
    <w:rsid w:val="00873A0D"/>
    <w:rsid w:val="00874747"/>
    <w:rsid w:val="0087492E"/>
    <w:rsid w:val="0087521C"/>
    <w:rsid w:val="00875856"/>
    <w:rsid w:val="008760A2"/>
    <w:rsid w:val="0087760D"/>
    <w:rsid w:val="00880CCA"/>
    <w:rsid w:val="008813A8"/>
    <w:rsid w:val="008814AD"/>
    <w:rsid w:val="00881519"/>
    <w:rsid w:val="00882612"/>
    <w:rsid w:val="008827E6"/>
    <w:rsid w:val="00882E00"/>
    <w:rsid w:val="00883078"/>
    <w:rsid w:val="00883381"/>
    <w:rsid w:val="008844C7"/>
    <w:rsid w:val="00884EA8"/>
    <w:rsid w:val="00885919"/>
    <w:rsid w:val="00885E55"/>
    <w:rsid w:val="00886239"/>
    <w:rsid w:val="008904F3"/>
    <w:rsid w:val="0089082D"/>
    <w:rsid w:val="00890CF6"/>
    <w:rsid w:val="00891AD2"/>
    <w:rsid w:val="00891EDF"/>
    <w:rsid w:val="00892342"/>
    <w:rsid w:val="00892A91"/>
    <w:rsid w:val="00893481"/>
    <w:rsid w:val="00893ABE"/>
    <w:rsid w:val="00893C86"/>
    <w:rsid w:val="00894F22"/>
    <w:rsid w:val="008954BC"/>
    <w:rsid w:val="00895BF0"/>
    <w:rsid w:val="00895D46"/>
    <w:rsid w:val="00895E7D"/>
    <w:rsid w:val="00896BE6"/>
    <w:rsid w:val="00897D70"/>
    <w:rsid w:val="008A00DD"/>
    <w:rsid w:val="008A0380"/>
    <w:rsid w:val="008A1C10"/>
    <w:rsid w:val="008A2B9A"/>
    <w:rsid w:val="008A31D7"/>
    <w:rsid w:val="008A3247"/>
    <w:rsid w:val="008A3428"/>
    <w:rsid w:val="008A3675"/>
    <w:rsid w:val="008A4965"/>
    <w:rsid w:val="008A4DE2"/>
    <w:rsid w:val="008A5748"/>
    <w:rsid w:val="008A6763"/>
    <w:rsid w:val="008A7C21"/>
    <w:rsid w:val="008B056A"/>
    <w:rsid w:val="008B147F"/>
    <w:rsid w:val="008B1D5A"/>
    <w:rsid w:val="008B3E0B"/>
    <w:rsid w:val="008B521F"/>
    <w:rsid w:val="008B53EC"/>
    <w:rsid w:val="008B6A94"/>
    <w:rsid w:val="008B6C4E"/>
    <w:rsid w:val="008B6CC9"/>
    <w:rsid w:val="008B7E23"/>
    <w:rsid w:val="008C138D"/>
    <w:rsid w:val="008C2373"/>
    <w:rsid w:val="008C3AC8"/>
    <w:rsid w:val="008C4865"/>
    <w:rsid w:val="008C5103"/>
    <w:rsid w:val="008C6666"/>
    <w:rsid w:val="008C6B04"/>
    <w:rsid w:val="008C6C59"/>
    <w:rsid w:val="008C714C"/>
    <w:rsid w:val="008D0192"/>
    <w:rsid w:val="008D0676"/>
    <w:rsid w:val="008D0A03"/>
    <w:rsid w:val="008D0EFF"/>
    <w:rsid w:val="008D2298"/>
    <w:rsid w:val="008D4164"/>
    <w:rsid w:val="008D4A4F"/>
    <w:rsid w:val="008D4A75"/>
    <w:rsid w:val="008D5949"/>
    <w:rsid w:val="008D5A18"/>
    <w:rsid w:val="008D641A"/>
    <w:rsid w:val="008D7BBE"/>
    <w:rsid w:val="008D7DAA"/>
    <w:rsid w:val="008E0B40"/>
    <w:rsid w:val="008E0D9C"/>
    <w:rsid w:val="008E1135"/>
    <w:rsid w:val="008E1876"/>
    <w:rsid w:val="008E2262"/>
    <w:rsid w:val="008E293F"/>
    <w:rsid w:val="008E52D3"/>
    <w:rsid w:val="008E5DED"/>
    <w:rsid w:val="008E5FE3"/>
    <w:rsid w:val="008E6755"/>
    <w:rsid w:val="008E771C"/>
    <w:rsid w:val="008E7A8A"/>
    <w:rsid w:val="008F1305"/>
    <w:rsid w:val="008F1AB3"/>
    <w:rsid w:val="008F2455"/>
    <w:rsid w:val="008F25F1"/>
    <w:rsid w:val="008F27FF"/>
    <w:rsid w:val="008F2B87"/>
    <w:rsid w:val="008F38BA"/>
    <w:rsid w:val="009011A1"/>
    <w:rsid w:val="00901C90"/>
    <w:rsid w:val="00902C72"/>
    <w:rsid w:val="00903583"/>
    <w:rsid w:val="00904960"/>
    <w:rsid w:val="009068E7"/>
    <w:rsid w:val="00910591"/>
    <w:rsid w:val="00910D19"/>
    <w:rsid w:val="00911DEC"/>
    <w:rsid w:val="00912034"/>
    <w:rsid w:val="00912049"/>
    <w:rsid w:val="0091282D"/>
    <w:rsid w:val="009134D2"/>
    <w:rsid w:val="00913603"/>
    <w:rsid w:val="00913A28"/>
    <w:rsid w:val="009146E1"/>
    <w:rsid w:val="0091492A"/>
    <w:rsid w:val="00914E0B"/>
    <w:rsid w:val="0091533F"/>
    <w:rsid w:val="0091538E"/>
    <w:rsid w:val="0091704E"/>
    <w:rsid w:val="00917A5C"/>
    <w:rsid w:val="00917D63"/>
    <w:rsid w:val="009204F9"/>
    <w:rsid w:val="00921FB0"/>
    <w:rsid w:val="00922297"/>
    <w:rsid w:val="00923D9F"/>
    <w:rsid w:val="00924AF9"/>
    <w:rsid w:val="00925BEC"/>
    <w:rsid w:val="00925EB9"/>
    <w:rsid w:val="00926551"/>
    <w:rsid w:val="00927732"/>
    <w:rsid w:val="0093171E"/>
    <w:rsid w:val="0093239F"/>
    <w:rsid w:val="00932401"/>
    <w:rsid w:val="00932AC2"/>
    <w:rsid w:val="00933A54"/>
    <w:rsid w:val="009340FF"/>
    <w:rsid w:val="009341C1"/>
    <w:rsid w:val="00935162"/>
    <w:rsid w:val="009362B3"/>
    <w:rsid w:val="00936861"/>
    <w:rsid w:val="00937B74"/>
    <w:rsid w:val="009401F5"/>
    <w:rsid w:val="0094096B"/>
    <w:rsid w:val="00942A7C"/>
    <w:rsid w:val="00942C1D"/>
    <w:rsid w:val="009431EC"/>
    <w:rsid w:val="00946D12"/>
    <w:rsid w:val="00947A7B"/>
    <w:rsid w:val="00947C82"/>
    <w:rsid w:val="00947FD1"/>
    <w:rsid w:val="0095003B"/>
    <w:rsid w:val="00950B18"/>
    <w:rsid w:val="00951B82"/>
    <w:rsid w:val="0095234E"/>
    <w:rsid w:val="009532D1"/>
    <w:rsid w:val="00953603"/>
    <w:rsid w:val="0095363C"/>
    <w:rsid w:val="009539A8"/>
    <w:rsid w:val="00955089"/>
    <w:rsid w:val="00955F3C"/>
    <w:rsid w:val="0095609A"/>
    <w:rsid w:val="00956221"/>
    <w:rsid w:val="00956866"/>
    <w:rsid w:val="00957E15"/>
    <w:rsid w:val="00960208"/>
    <w:rsid w:val="00961A94"/>
    <w:rsid w:val="00961B4F"/>
    <w:rsid w:val="00962DF6"/>
    <w:rsid w:val="00964829"/>
    <w:rsid w:val="009649A8"/>
    <w:rsid w:val="00964AE0"/>
    <w:rsid w:val="00965ACC"/>
    <w:rsid w:val="009667DB"/>
    <w:rsid w:val="00967650"/>
    <w:rsid w:val="009703B3"/>
    <w:rsid w:val="009709E1"/>
    <w:rsid w:val="00970E72"/>
    <w:rsid w:val="00971DFC"/>
    <w:rsid w:val="0097267E"/>
    <w:rsid w:val="009744F4"/>
    <w:rsid w:val="00974985"/>
    <w:rsid w:val="00974CF4"/>
    <w:rsid w:val="00975ADE"/>
    <w:rsid w:val="0097620C"/>
    <w:rsid w:val="00976611"/>
    <w:rsid w:val="009767D5"/>
    <w:rsid w:val="00977BC5"/>
    <w:rsid w:val="00977D6C"/>
    <w:rsid w:val="009803A5"/>
    <w:rsid w:val="00980402"/>
    <w:rsid w:val="009823B6"/>
    <w:rsid w:val="009825B6"/>
    <w:rsid w:val="0098354D"/>
    <w:rsid w:val="00983554"/>
    <w:rsid w:val="00984246"/>
    <w:rsid w:val="009845BD"/>
    <w:rsid w:val="009849B7"/>
    <w:rsid w:val="0098505D"/>
    <w:rsid w:val="009873E0"/>
    <w:rsid w:val="00987CD0"/>
    <w:rsid w:val="00991323"/>
    <w:rsid w:val="0099158C"/>
    <w:rsid w:val="009915FE"/>
    <w:rsid w:val="009919CA"/>
    <w:rsid w:val="00991E67"/>
    <w:rsid w:val="00991F83"/>
    <w:rsid w:val="00992870"/>
    <w:rsid w:val="00992AEC"/>
    <w:rsid w:val="00992C1F"/>
    <w:rsid w:val="00993969"/>
    <w:rsid w:val="00993BC1"/>
    <w:rsid w:val="00994435"/>
    <w:rsid w:val="00994B8D"/>
    <w:rsid w:val="00996186"/>
    <w:rsid w:val="009977D0"/>
    <w:rsid w:val="009A0BB9"/>
    <w:rsid w:val="009A26C5"/>
    <w:rsid w:val="009A3302"/>
    <w:rsid w:val="009A3394"/>
    <w:rsid w:val="009A40AA"/>
    <w:rsid w:val="009A46EE"/>
    <w:rsid w:val="009A4793"/>
    <w:rsid w:val="009A62C5"/>
    <w:rsid w:val="009A6AA2"/>
    <w:rsid w:val="009A6B1B"/>
    <w:rsid w:val="009B0F29"/>
    <w:rsid w:val="009B13C6"/>
    <w:rsid w:val="009B1BBC"/>
    <w:rsid w:val="009B1BCD"/>
    <w:rsid w:val="009B27EC"/>
    <w:rsid w:val="009B3508"/>
    <w:rsid w:val="009B39C4"/>
    <w:rsid w:val="009B3B87"/>
    <w:rsid w:val="009B4A1F"/>
    <w:rsid w:val="009B4AC4"/>
    <w:rsid w:val="009B5930"/>
    <w:rsid w:val="009B70F9"/>
    <w:rsid w:val="009B7788"/>
    <w:rsid w:val="009C0A3F"/>
    <w:rsid w:val="009C159B"/>
    <w:rsid w:val="009C24D1"/>
    <w:rsid w:val="009C27CC"/>
    <w:rsid w:val="009C2820"/>
    <w:rsid w:val="009C2863"/>
    <w:rsid w:val="009C3B17"/>
    <w:rsid w:val="009C3E1A"/>
    <w:rsid w:val="009C4432"/>
    <w:rsid w:val="009C4EB1"/>
    <w:rsid w:val="009C638B"/>
    <w:rsid w:val="009C6CF4"/>
    <w:rsid w:val="009C7873"/>
    <w:rsid w:val="009C78BB"/>
    <w:rsid w:val="009D0D3C"/>
    <w:rsid w:val="009D186F"/>
    <w:rsid w:val="009D1DD0"/>
    <w:rsid w:val="009D28A9"/>
    <w:rsid w:val="009D2D43"/>
    <w:rsid w:val="009D366E"/>
    <w:rsid w:val="009D4065"/>
    <w:rsid w:val="009D4D75"/>
    <w:rsid w:val="009D575E"/>
    <w:rsid w:val="009D619F"/>
    <w:rsid w:val="009D669B"/>
    <w:rsid w:val="009D79DF"/>
    <w:rsid w:val="009D7B48"/>
    <w:rsid w:val="009E01E6"/>
    <w:rsid w:val="009E0B8E"/>
    <w:rsid w:val="009E1EF5"/>
    <w:rsid w:val="009E2876"/>
    <w:rsid w:val="009E2AA6"/>
    <w:rsid w:val="009E2E97"/>
    <w:rsid w:val="009E58FB"/>
    <w:rsid w:val="009E5CE1"/>
    <w:rsid w:val="009E65B1"/>
    <w:rsid w:val="009E709D"/>
    <w:rsid w:val="009F0703"/>
    <w:rsid w:val="009F07A0"/>
    <w:rsid w:val="009F1B2A"/>
    <w:rsid w:val="009F1C63"/>
    <w:rsid w:val="009F36FD"/>
    <w:rsid w:val="009F382A"/>
    <w:rsid w:val="009F4D97"/>
    <w:rsid w:val="009F6437"/>
    <w:rsid w:val="009F6D17"/>
    <w:rsid w:val="00A01C9A"/>
    <w:rsid w:val="00A01EFA"/>
    <w:rsid w:val="00A0278A"/>
    <w:rsid w:val="00A0284D"/>
    <w:rsid w:val="00A02E1D"/>
    <w:rsid w:val="00A0386D"/>
    <w:rsid w:val="00A04BE2"/>
    <w:rsid w:val="00A05356"/>
    <w:rsid w:val="00A05ADC"/>
    <w:rsid w:val="00A06003"/>
    <w:rsid w:val="00A06AC0"/>
    <w:rsid w:val="00A06E9B"/>
    <w:rsid w:val="00A074D2"/>
    <w:rsid w:val="00A07800"/>
    <w:rsid w:val="00A07869"/>
    <w:rsid w:val="00A118E4"/>
    <w:rsid w:val="00A12599"/>
    <w:rsid w:val="00A1425B"/>
    <w:rsid w:val="00A142AB"/>
    <w:rsid w:val="00A14ED7"/>
    <w:rsid w:val="00A1689C"/>
    <w:rsid w:val="00A17F27"/>
    <w:rsid w:val="00A202D8"/>
    <w:rsid w:val="00A20AB1"/>
    <w:rsid w:val="00A20EB8"/>
    <w:rsid w:val="00A214FB"/>
    <w:rsid w:val="00A21BC7"/>
    <w:rsid w:val="00A21C54"/>
    <w:rsid w:val="00A22B4C"/>
    <w:rsid w:val="00A24C6C"/>
    <w:rsid w:val="00A25F85"/>
    <w:rsid w:val="00A264F5"/>
    <w:rsid w:val="00A27A95"/>
    <w:rsid w:val="00A30765"/>
    <w:rsid w:val="00A308A2"/>
    <w:rsid w:val="00A31483"/>
    <w:rsid w:val="00A319D6"/>
    <w:rsid w:val="00A31EB5"/>
    <w:rsid w:val="00A324AA"/>
    <w:rsid w:val="00A32A38"/>
    <w:rsid w:val="00A335F3"/>
    <w:rsid w:val="00A337F3"/>
    <w:rsid w:val="00A33A5D"/>
    <w:rsid w:val="00A34A9F"/>
    <w:rsid w:val="00A34BE7"/>
    <w:rsid w:val="00A35B96"/>
    <w:rsid w:val="00A35BC9"/>
    <w:rsid w:val="00A366A2"/>
    <w:rsid w:val="00A36EC2"/>
    <w:rsid w:val="00A37047"/>
    <w:rsid w:val="00A37322"/>
    <w:rsid w:val="00A41E1C"/>
    <w:rsid w:val="00A425A2"/>
    <w:rsid w:val="00A426B7"/>
    <w:rsid w:val="00A42C00"/>
    <w:rsid w:val="00A4392D"/>
    <w:rsid w:val="00A43BCD"/>
    <w:rsid w:val="00A47B8E"/>
    <w:rsid w:val="00A500CA"/>
    <w:rsid w:val="00A50266"/>
    <w:rsid w:val="00A5087F"/>
    <w:rsid w:val="00A50CF6"/>
    <w:rsid w:val="00A50CFB"/>
    <w:rsid w:val="00A5138B"/>
    <w:rsid w:val="00A51A30"/>
    <w:rsid w:val="00A51DBE"/>
    <w:rsid w:val="00A52B1D"/>
    <w:rsid w:val="00A53609"/>
    <w:rsid w:val="00A53754"/>
    <w:rsid w:val="00A53C06"/>
    <w:rsid w:val="00A54AA9"/>
    <w:rsid w:val="00A56162"/>
    <w:rsid w:val="00A5634E"/>
    <w:rsid w:val="00A56E87"/>
    <w:rsid w:val="00A56E9D"/>
    <w:rsid w:val="00A5702A"/>
    <w:rsid w:val="00A57128"/>
    <w:rsid w:val="00A57147"/>
    <w:rsid w:val="00A57B4B"/>
    <w:rsid w:val="00A57B80"/>
    <w:rsid w:val="00A57E81"/>
    <w:rsid w:val="00A57E83"/>
    <w:rsid w:val="00A60271"/>
    <w:rsid w:val="00A60D96"/>
    <w:rsid w:val="00A6148B"/>
    <w:rsid w:val="00A61656"/>
    <w:rsid w:val="00A6169C"/>
    <w:rsid w:val="00A62FA0"/>
    <w:rsid w:val="00A63185"/>
    <w:rsid w:val="00A6412F"/>
    <w:rsid w:val="00A651B3"/>
    <w:rsid w:val="00A655EC"/>
    <w:rsid w:val="00A65DFA"/>
    <w:rsid w:val="00A66807"/>
    <w:rsid w:val="00A66B49"/>
    <w:rsid w:val="00A67443"/>
    <w:rsid w:val="00A67558"/>
    <w:rsid w:val="00A677F7"/>
    <w:rsid w:val="00A701AF"/>
    <w:rsid w:val="00A70ACE"/>
    <w:rsid w:val="00A70DE5"/>
    <w:rsid w:val="00A714BE"/>
    <w:rsid w:val="00A71E24"/>
    <w:rsid w:val="00A72666"/>
    <w:rsid w:val="00A73A28"/>
    <w:rsid w:val="00A73C2F"/>
    <w:rsid w:val="00A74178"/>
    <w:rsid w:val="00A74B3C"/>
    <w:rsid w:val="00A756FF"/>
    <w:rsid w:val="00A75968"/>
    <w:rsid w:val="00A76A19"/>
    <w:rsid w:val="00A76E2C"/>
    <w:rsid w:val="00A80264"/>
    <w:rsid w:val="00A80459"/>
    <w:rsid w:val="00A81869"/>
    <w:rsid w:val="00A824E4"/>
    <w:rsid w:val="00A834C8"/>
    <w:rsid w:val="00A8421B"/>
    <w:rsid w:val="00A843F7"/>
    <w:rsid w:val="00A84D72"/>
    <w:rsid w:val="00A84E55"/>
    <w:rsid w:val="00A86531"/>
    <w:rsid w:val="00A86D25"/>
    <w:rsid w:val="00A90580"/>
    <w:rsid w:val="00A909B0"/>
    <w:rsid w:val="00A91D02"/>
    <w:rsid w:val="00A95547"/>
    <w:rsid w:val="00A95549"/>
    <w:rsid w:val="00A95D60"/>
    <w:rsid w:val="00A96877"/>
    <w:rsid w:val="00A974ED"/>
    <w:rsid w:val="00A97843"/>
    <w:rsid w:val="00AA01FF"/>
    <w:rsid w:val="00AA1A4F"/>
    <w:rsid w:val="00AA1C18"/>
    <w:rsid w:val="00AA2213"/>
    <w:rsid w:val="00AA2AEE"/>
    <w:rsid w:val="00AA2B34"/>
    <w:rsid w:val="00AA3762"/>
    <w:rsid w:val="00AA5AD1"/>
    <w:rsid w:val="00AA67C9"/>
    <w:rsid w:val="00AA680E"/>
    <w:rsid w:val="00AA6825"/>
    <w:rsid w:val="00AA7405"/>
    <w:rsid w:val="00AB0C1D"/>
    <w:rsid w:val="00AB237A"/>
    <w:rsid w:val="00AB2CD4"/>
    <w:rsid w:val="00AB395E"/>
    <w:rsid w:val="00AB451B"/>
    <w:rsid w:val="00AB52E0"/>
    <w:rsid w:val="00AB56CB"/>
    <w:rsid w:val="00AB586F"/>
    <w:rsid w:val="00AB5CA7"/>
    <w:rsid w:val="00AB6347"/>
    <w:rsid w:val="00AB6C2C"/>
    <w:rsid w:val="00AC1DF6"/>
    <w:rsid w:val="00AC1F7F"/>
    <w:rsid w:val="00AC2BAD"/>
    <w:rsid w:val="00AC2DE5"/>
    <w:rsid w:val="00AC31D6"/>
    <w:rsid w:val="00AC3213"/>
    <w:rsid w:val="00AC3601"/>
    <w:rsid w:val="00AC3AC7"/>
    <w:rsid w:val="00AC43FC"/>
    <w:rsid w:val="00AC542E"/>
    <w:rsid w:val="00AC66E8"/>
    <w:rsid w:val="00AC745E"/>
    <w:rsid w:val="00AD013D"/>
    <w:rsid w:val="00AD11F8"/>
    <w:rsid w:val="00AD15C3"/>
    <w:rsid w:val="00AD189B"/>
    <w:rsid w:val="00AD32A6"/>
    <w:rsid w:val="00AD5B6C"/>
    <w:rsid w:val="00AD5C1B"/>
    <w:rsid w:val="00AD6622"/>
    <w:rsid w:val="00AD79BA"/>
    <w:rsid w:val="00AE0091"/>
    <w:rsid w:val="00AE12C2"/>
    <w:rsid w:val="00AE26CB"/>
    <w:rsid w:val="00AE28F7"/>
    <w:rsid w:val="00AE2CF7"/>
    <w:rsid w:val="00AE434E"/>
    <w:rsid w:val="00AE4560"/>
    <w:rsid w:val="00AE480E"/>
    <w:rsid w:val="00AE4FA6"/>
    <w:rsid w:val="00AE50A7"/>
    <w:rsid w:val="00AE5696"/>
    <w:rsid w:val="00AE5FE6"/>
    <w:rsid w:val="00AE72D9"/>
    <w:rsid w:val="00AE72E3"/>
    <w:rsid w:val="00AE7430"/>
    <w:rsid w:val="00AF217F"/>
    <w:rsid w:val="00AF279D"/>
    <w:rsid w:val="00AF334F"/>
    <w:rsid w:val="00AF39D9"/>
    <w:rsid w:val="00AF5056"/>
    <w:rsid w:val="00AF540B"/>
    <w:rsid w:val="00AF63FB"/>
    <w:rsid w:val="00AF6861"/>
    <w:rsid w:val="00AF6AB0"/>
    <w:rsid w:val="00AF7340"/>
    <w:rsid w:val="00B015AC"/>
    <w:rsid w:val="00B0213A"/>
    <w:rsid w:val="00B0310B"/>
    <w:rsid w:val="00B03BE3"/>
    <w:rsid w:val="00B0415B"/>
    <w:rsid w:val="00B05485"/>
    <w:rsid w:val="00B05C64"/>
    <w:rsid w:val="00B07F7C"/>
    <w:rsid w:val="00B10945"/>
    <w:rsid w:val="00B1139E"/>
    <w:rsid w:val="00B1179C"/>
    <w:rsid w:val="00B11B70"/>
    <w:rsid w:val="00B11B8A"/>
    <w:rsid w:val="00B12B25"/>
    <w:rsid w:val="00B14286"/>
    <w:rsid w:val="00B15795"/>
    <w:rsid w:val="00B15CF0"/>
    <w:rsid w:val="00B16907"/>
    <w:rsid w:val="00B169B6"/>
    <w:rsid w:val="00B2017D"/>
    <w:rsid w:val="00B20186"/>
    <w:rsid w:val="00B20F2E"/>
    <w:rsid w:val="00B2274C"/>
    <w:rsid w:val="00B2305C"/>
    <w:rsid w:val="00B240E8"/>
    <w:rsid w:val="00B2468E"/>
    <w:rsid w:val="00B247D0"/>
    <w:rsid w:val="00B254B1"/>
    <w:rsid w:val="00B25B24"/>
    <w:rsid w:val="00B2620B"/>
    <w:rsid w:val="00B30034"/>
    <w:rsid w:val="00B30D8E"/>
    <w:rsid w:val="00B315DA"/>
    <w:rsid w:val="00B319E5"/>
    <w:rsid w:val="00B31C57"/>
    <w:rsid w:val="00B31E08"/>
    <w:rsid w:val="00B32799"/>
    <w:rsid w:val="00B32DB4"/>
    <w:rsid w:val="00B33779"/>
    <w:rsid w:val="00B33BFA"/>
    <w:rsid w:val="00B34209"/>
    <w:rsid w:val="00B342AE"/>
    <w:rsid w:val="00B34917"/>
    <w:rsid w:val="00B34F3A"/>
    <w:rsid w:val="00B35713"/>
    <w:rsid w:val="00B362AA"/>
    <w:rsid w:val="00B366DC"/>
    <w:rsid w:val="00B3673D"/>
    <w:rsid w:val="00B37224"/>
    <w:rsid w:val="00B4024B"/>
    <w:rsid w:val="00B408B9"/>
    <w:rsid w:val="00B41A6B"/>
    <w:rsid w:val="00B43344"/>
    <w:rsid w:val="00B44E5B"/>
    <w:rsid w:val="00B4564F"/>
    <w:rsid w:val="00B457F0"/>
    <w:rsid w:val="00B459B8"/>
    <w:rsid w:val="00B46139"/>
    <w:rsid w:val="00B4731A"/>
    <w:rsid w:val="00B47811"/>
    <w:rsid w:val="00B51B11"/>
    <w:rsid w:val="00B51E1C"/>
    <w:rsid w:val="00B5298F"/>
    <w:rsid w:val="00B53A2B"/>
    <w:rsid w:val="00B53B1A"/>
    <w:rsid w:val="00B53CA2"/>
    <w:rsid w:val="00B552C4"/>
    <w:rsid w:val="00B553D2"/>
    <w:rsid w:val="00B55E33"/>
    <w:rsid w:val="00B61264"/>
    <w:rsid w:val="00B61289"/>
    <w:rsid w:val="00B62395"/>
    <w:rsid w:val="00B62AB7"/>
    <w:rsid w:val="00B62B0E"/>
    <w:rsid w:val="00B62F24"/>
    <w:rsid w:val="00B63ACA"/>
    <w:rsid w:val="00B63B13"/>
    <w:rsid w:val="00B64556"/>
    <w:rsid w:val="00B65CA5"/>
    <w:rsid w:val="00B66C31"/>
    <w:rsid w:val="00B7013E"/>
    <w:rsid w:val="00B70F84"/>
    <w:rsid w:val="00B72FE0"/>
    <w:rsid w:val="00B734F2"/>
    <w:rsid w:val="00B735F1"/>
    <w:rsid w:val="00B73668"/>
    <w:rsid w:val="00B74E9D"/>
    <w:rsid w:val="00B754D5"/>
    <w:rsid w:val="00B75E1D"/>
    <w:rsid w:val="00B76198"/>
    <w:rsid w:val="00B765D2"/>
    <w:rsid w:val="00B7681E"/>
    <w:rsid w:val="00B76DC2"/>
    <w:rsid w:val="00B777E1"/>
    <w:rsid w:val="00B806BF"/>
    <w:rsid w:val="00B80D03"/>
    <w:rsid w:val="00B8111A"/>
    <w:rsid w:val="00B82ECF"/>
    <w:rsid w:val="00B83565"/>
    <w:rsid w:val="00B84332"/>
    <w:rsid w:val="00B84A7E"/>
    <w:rsid w:val="00B84CD7"/>
    <w:rsid w:val="00B85637"/>
    <w:rsid w:val="00B861F3"/>
    <w:rsid w:val="00B866F9"/>
    <w:rsid w:val="00B86E72"/>
    <w:rsid w:val="00B86F34"/>
    <w:rsid w:val="00B90AEF"/>
    <w:rsid w:val="00B91954"/>
    <w:rsid w:val="00B92A2B"/>
    <w:rsid w:val="00B92B69"/>
    <w:rsid w:val="00B92BBD"/>
    <w:rsid w:val="00B92ECD"/>
    <w:rsid w:val="00B93A87"/>
    <w:rsid w:val="00B93C6A"/>
    <w:rsid w:val="00B95733"/>
    <w:rsid w:val="00B958A5"/>
    <w:rsid w:val="00B966EC"/>
    <w:rsid w:val="00B969A4"/>
    <w:rsid w:val="00B96DCB"/>
    <w:rsid w:val="00B972A2"/>
    <w:rsid w:val="00B97A58"/>
    <w:rsid w:val="00B97F5F"/>
    <w:rsid w:val="00BA029E"/>
    <w:rsid w:val="00BA07F6"/>
    <w:rsid w:val="00BA0AF7"/>
    <w:rsid w:val="00BA0E51"/>
    <w:rsid w:val="00BA2085"/>
    <w:rsid w:val="00BA220B"/>
    <w:rsid w:val="00BA22E3"/>
    <w:rsid w:val="00BA2873"/>
    <w:rsid w:val="00BA290B"/>
    <w:rsid w:val="00BA3235"/>
    <w:rsid w:val="00BA482D"/>
    <w:rsid w:val="00BA514C"/>
    <w:rsid w:val="00BA5150"/>
    <w:rsid w:val="00BA5B95"/>
    <w:rsid w:val="00BA6925"/>
    <w:rsid w:val="00BA697C"/>
    <w:rsid w:val="00BA70FF"/>
    <w:rsid w:val="00BA7149"/>
    <w:rsid w:val="00BA792A"/>
    <w:rsid w:val="00BB0B61"/>
    <w:rsid w:val="00BB1A8F"/>
    <w:rsid w:val="00BB1D23"/>
    <w:rsid w:val="00BB32BB"/>
    <w:rsid w:val="00BB3C65"/>
    <w:rsid w:val="00BB41BE"/>
    <w:rsid w:val="00BB488C"/>
    <w:rsid w:val="00BB4F67"/>
    <w:rsid w:val="00BB5057"/>
    <w:rsid w:val="00BB58DD"/>
    <w:rsid w:val="00BB6822"/>
    <w:rsid w:val="00BB7F91"/>
    <w:rsid w:val="00BC002B"/>
    <w:rsid w:val="00BC0F54"/>
    <w:rsid w:val="00BC1242"/>
    <w:rsid w:val="00BC1BD4"/>
    <w:rsid w:val="00BC1E52"/>
    <w:rsid w:val="00BC1FA3"/>
    <w:rsid w:val="00BC2DA2"/>
    <w:rsid w:val="00BC46C9"/>
    <w:rsid w:val="00BC4C28"/>
    <w:rsid w:val="00BC5A35"/>
    <w:rsid w:val="00BC5B1E"/>
    <w:rsid w:val="00BC5C2F"/>
    <w:rsid w:val="00BC5EA4"/>
    <w:rsid w:val="00BC5EC7"/>
    <w:rsid w:val="00BC6989"/>
    <w:rsid w:val="00BC7069"/>
    <w:rsid w:val="00BC707F"/>
    <w:rsid w:val="00BC741E"/>
    <w:rsid w:val="00BC7D58"/>
    <w:rsid w:val="00BD0500"/>
    <w:rsid w:val="00BD0B62"/>
    <w:rsid w:val="00BD3A0B"/>
    <w:rsid w:val="00BD3C91"/>
    <w:rsid w:val="00BD42E0"/>
    <w:rsid w:val="00BD506B"/>
    <w:rsid w:val="00BD6057"/>
    <w:rsid w:val="00BE09FD"/>
    <w:rsid w:val="00BE18C3"/>
    <w:rsid w:val="00BE2290"/>
    <w:rsid w:val="00BE260F"/>
    <w:rsid w:val="00BE2B1E"/>
    <w:rsid w:val="00BE2F28"/>
    <w:rsid w:val="00BE348D"/>
    <w:rsid w:val="00BE41FA"/>
    <w:rsid w:val="00BE4308"/>
    <w:rsid w:val="00BE4B02"/>
    <w:rsid w:val="00BE4BF6"/>
    <w:rsid w:val="00BE4EEC"/>
    <w:rsid w:val="00BE51CA"/>
    <w:rsid w:val="00BE5336"/>
    <w:rsid w:val="00BE60F8"/>
    <w:rsid w:val="00BE6444"/>
    <w:rsid w:val="00BE73B6"/>
    <w:rsid w:val="00BF07D3"/>
    <w:rsid w:val="00BF0F15"/>
    <w:rsid w:val="00BF2828"/>
    <w:rsid w:val="00BF5406"/>
    <w:rsid w:val="00BF5DBE"/>
    <w:rsid w:val="00C002BA"/>
    <w:rsid w:val="00C01442"/>
    <w:rsid w:val="00C0223B"/>
    <w:rsid w:val="00C0372A"/>
    <w:rsid w:val="00C03A0D"/>
    <w:rsid w:val="00C03CEA"/>
    <w:rsid w:val="00C03E1D"/>
    <w:rsid w:val="00C03F82"/>
    <w:rsid w:val="00C03FA9"/>
    <w:rsid w:val="00C05108"/>
    <w:rsid w:val="00C060B7"/>
    <w:rsid w:val="00C06212"/>
    <w:rsid w:val="00C078C3"/>
    <w:rsid w:val="00C07DA8"/>
    <w:rsid w:val="00C10E3D"/>
    <w:rsid w:val="00C10F60"/>
    <w:rsid w:val="00C1131F"/>
    <w:rsid w:val="00C11A50"/>
    <w:rsid w:val="00C13A83"/>
    <w:rsid w:val="00C13DB7"/>
    <w:rsid w:val="00C1431D"/>
    <w:rsid w:val="00C143C2"/>
    <w:rsid w:val="00C150B6"/>
    <w:rsid w:val="00C153FD"/>
    <w:rsid w:val="00C15CE9"/>
    <w:rsid w:val="00C16922"/>
    <w:rsid w:val="00C17259"/>
    <w:rsid w:val="00C17CC0"/>
    <w:rsid w:val="00C17E3F"/>
    <w:rsid w:val="00C21644"/>
    <w:rsid w:val="00C21BD1"/>
    <w:rsid w:val="00C22511"/>
    <w:rsid w:val="00C22D10"/>
    <w:rsid w:val="00C23710"/>
    <w:rsid w:val="00C23858"/>
    <w:rsid w:val="00C254DC"/>
    <w:rsid w:val="00C27935"/>
    <w:rsid w:val="00C27FB8"/>
    <w:rsid w:val="00C30A74"/>
    <w:rsid w:val="00C31257"/>
    <w:rsid w:val="00C315F5"/>
    <w:rsid w:val="00C321DF"/>
    <w:rsid w:val="00C33220"/>
    <w:rsid w:val="00C335E2"/>
    <w:rsid w:val="00C36A2D"/>
    <w:rsid w:val="00C36B72"/>
    <w:rsid w:val="00C37D3F"/>
    <w:rsid w:val="00C40C04"/>
    <w:rsid w:val="00C418A3"/>
    <w:rsid w:val="00C41F7D"/>
    <w:rsid w:val="00C421C9"/>
    <w:rsid w:val="00C42ED0"/>
    <w:rsid w:val="00C43959"/>
    <w:rsid w:val="00C43AF5"/>
    <w:rsid w:val="00C451E1"/>
    <w:rsid w:val="00C45E68"/>
    <w:rsid w:val="00C46EC1"/>
    <w:rsid w:val="00C47310"/>
    <w:rsid w:val="00C4732C"/>
    <w:rsid w:val="00C47A88"/>
    <w:rsid w:val="00C47FF8"/>
    <w:rsid w:val="00C509E1"/>
    <w:rsid w:val="00C50D23"/>
    <w:rsid w:val="00C50D9C"/>
    <w:rsid w:val="00C521D3"/>
    <w:rsid w:val="00C525C7"/>
    <w:rsid w:val="00C528A2"/>
    <w:rsid w:val="00C52CA6"/>
    <w:rsid w:val="00C53499"/>
    <w:rsid w:val="00C54D9D"/>
    <w:rsid w:val="00C572B4"/>
    <w:rsid w:val="00C60B4C"/>
    <w:rsid w:val="00C63153"/>
    <w:rsid w:val="00C6363C"/>
    <w:rsid w:val="00C65CA6"/>
    <w:rsid w:val="00C66F6C"/>
    <w:rsid w:val="00C67642"/>
    <w:rsid w:val="00C67734"/>
    <w:rsid w:val="00C70310"/>
    <w:rsid w:val="00C713A7"/>
    <w:rsid w:val="00C715B9"/>
    <w:rsid w:val="00C71D8C"/>
    <w:rsid w:val="00C72479"/>
    <w:rsid w:val="00C732D9"/>
    <w:rsid w:val="00C73870"/>
    <w:rsid w:val="00C74B1A"/>
    <w:rsid w:val="00C761AB"/>
    <w:rsid w:val="00C77FA5"/>
    <w:rsid w:val="00C80204"/>
    <w:rsid w:val="00C81185"/>
    <w:rsid w:val="00C82576"/>
    <w:rsid w:val="00C83352"/>
    <w:rsid w:val="00C84DB7"/>
    <w:rsid w:val="00C85344"/>
    <w:rsid w:val="00C8560B"/>
    <w:rsid w:val="00C85CDD"/>
    <w:rsid w:val="00C8609D"/>
    <w:rsid w:val="00C86121"/>
    <w:rsid w:val="00C86202"/>
    <w:rsid w:val="00C862AF"/>
    <w:rsid w:val="00C86775"/>
    <w:rsid w:val="00C86F60"/>
    <w:rsid w:val="00C87384"/>
    <w:rsid w:val="00C87AEB"/>
    <w:rsid w:val="00C90660"/>
    <w:rsid w:val="00C90761"/>
    <w:rsid w:val="00C907A8"/>
    <w:rsid w:val="00C90E3D"/>
    <w:rsid w:val="00C9157A"/>
    <w:rsid w:val="00C91C8C"/>
    <w:rsid w:val="00C939A9"/>
    <w:rsid w:val="00C957A4"/>
    <w:rsid w:val="00C96B7A"/>
    <w:rsid w:val="00C9761D"/>
    <w:rsid w:val="00C97737"/>
    <w:rsid w:val="00CA065C"/>
    <w:rsid w:val="00CA169D"/>
    <w:rsid w:val="00CA27B6"/>
    <w:rsid w:val="00CA2B69"/>
    <w:rsid w:val="00CA30E4"/>
    <w:rsid w:val="00CA379C"/>
    <w:rsid w:val="00CA38C5"/>
    <w:rsid w:val="00CA4106"/>
    <w:rsid w:val="00CA4552"/>
    <w:rsid w:val="00CA4830"/>
    <w:rsid w:val="00CA4EEE"/>
    <w:rsid w:val="00CA5EFC"/>
    <w:rsid w:val="00CA6830"/>
    <w:rsid w:val="00CA7260"/>
    <w:rsid w:val="00CA7474"/>
    <w:rsid w:val="00CA751A"/>
    <w:rsid w:val="00CB0B61"/>
    <w:rsid w:val="00CB1114"/>
    <w:rsid w:val="00CB1AAA"/>
    <w:rsid w:val="00CB20BD"/>
    <w:rsid w:val="00CB293D"/>
    <w:rsid w:val="00CB2D78"/>
    <w:rsid w:val="00CB30EA"/>
    <w:rsid w:val="00CB320F"/>
    <w:rsid w:val="00CB32E6"/>
    <w:rsid w:val="00CB3499"/>
    <w:rsid w:val="00CB3666"/>
    <w:rsid w:val="00CB3795"/>
    <w:rsid w:val="00CB3F73"/>
    <w:rsid w:val="00CB4183"/>
    <w:rsid w:val="00CB49A5"/>
    <w:rsid w:val="00CB5616"/>
    <w:rsid w:val="00CB5938"/>
    <w:rsid w:val="00CB6EC3"/>
    <w:rsid w:val="00CB7243"/>
    <w:rsid w:val="00CB7412"/>
    <w:rsid w:val="00CB7DCD"/>
    <w:rsid w:val="00CC1441"/>
    <w:rsid w:val="00CC28D8"/>
    <w:rsid w:val="00CC2A83"/>
    <w:rsid w:val="00CC369D"/>
    <w:rsid w:val="00CC4259"/>
    <w:rsid w:val="00CC432A"/>
    <w:rsid w:val="00CC5E10"/>
    <w:rsid w:val="00CC6AA7"/>
    <w:rsid w:val="00CC70F3"/>
    <w:rsid w:val="00CC7A6E"/>
    <w:rsid w:val="00CD0024"/>
    <w:rsid w:val="00CD03CE"/>
    <w:rsid w:val="00CD0A88"/>
    <w:rsid w:val="00CD0E7B"/>
    <w:rsid w:val="00CD11A7"/>
    <w:rsid w:val="00CD12FF"/>
    <w:rsid w:val="00CD3570"/>
    <w:rsid w:val="00CD368A"/>
    <w:rsid w:val="00CD448D"/>
    <w:rsid w:val="00CD45AE"/>
    <w:rsid w:val="00CD49F9"/>
    <w:rsid w:val="00CD55A0"/>
    <w:rsid w:val="00CD5B70"/>
    <w:rsid w:val="00CD5C8C"/>
    <w:rsid w:val="00CD67DE"/>
    <w:rsid w:val="00CD6B3C"/>
    <w:rsid w:val="00CD6DB7"/>
    <w:rsid w:val="00CD78FD"/>
    <w:rsid w:val="00CE06EA"/>
    <w:rsid w:val="00CE0BDE"/>
    <w:rsid w:val="00CE18F8"/>
    <w:rsid w:val="00CE31D8"/>
    <w:rsid w:val="00CE501B"/>
    <w:rsid w:val="00CE582F"/>
    <w:rsid w:val="00CE5CA2"/>
    <w:rsid w:val="00CE6450"/>
    <w:rsid w:val="00CE6539"/>
    <w:rsid w:val="00CE6F38"/>
    <w:rsid w:val="00CF052A"/>
    <w:rsid w:val="00CF07C8"/>
    <w:rsid w:val="00CF0C8F"/>
    <w:rsid w:val="00CF18A4"/>
    <w:rsid w:val="00CF1E24"/>
    <w:rsid w:val="00CF1F47"/>
    <w:rsid w:val="00CF2281"/>
    <w:rsid w:val="00CF24A8"/>
    <w:rsid w:val="00CF25A0"/>
    <w:rsid w:val="00CF2D45"/>
    <w:rsid w:val="00CF388B"/>
    <w:rsid w:val="00CF397E"/>
    <w:rsid w:val="00CF3A3C"/>
    <w:rsid w:val="00CF3E71"/>
    <w:rsid w:val="00CF3F6A"/>
    <w:rsid w:val="00CF4C3B"/>
    <w:rsid w:val="00CF58E4"/>
    <w:rsid w:val="00CF5A4E"/>
    <w:rsid w:val="00D00938"/>
    <w:rsid w:val="00D00B6C"/>
    <w:rsid w:val="00D014F5"/>
    <w:rsid w:val="00D02471"/>
    <w:rsid w:val="00D025F0"/>
    <w:rsid w:val="00D02AB1"/>
    <w:rsid w:val="00D0370C"/>
    <w:rsid w:val="00D04AA0"/>
    <w:rsid w:val="00D04B96"/>
    <w:rsid w:val="00D05623"/>
    <w:rsid w:val="00D05CB6"/>
    <w:rsid w:val="00D06E8E"/>
    <w:rsid w:val="00D07107"/>
    <w:rsid w:val="00D11018"/>
    <w:rsid w:val="00D11F32"/>
    <w:rsid w:val="00D1299E"/>
    <w:rsid w:val="00D12A58"/>
    <w:rsid w:val="00D133FB"/>
    <w:rsid w:val="00D135D8"/>
    <w:rsid w:val="00D14DE1"/>
    <w:rsid w:val="00D16B8E"/>
    <w:rsid w:val="00D17D0C"/>
    <w:rsid w:val="00D20F3F"/>
    <w:rsid w:val="00D20F8F"/>
    <w:rsid w:val="00D21F94"/>
    <w:rsid w:val="00D2252E"/>
    <w:rsid w:val="00D22C1C"/>
    <w:rsid w:val="00D23362"/>
    <w:rsid w:val="00D234EA"/>
    <w:rsid w:val="00D2499A"/>
    <w:rsid w:val="00D24A65"/>
    <w:rsid w:val="00D251D9"/>
    <w:rsid w:val="00D25C60"/>
    <w:rsid w:val="00D26205"/>
    <w:rsid w:val="00D26964"/>
    <w:rsid w:val="00D27D78"/>
    <w:rsid w:val="00D302C4"/>
    <w:rsid w:val="00D305C0"/>
    <w:rsid w:val="00D30BF8"/>
    <w:rsid w:val="00D3192C"/>
    <w:rsid w:val="00D31E63"/>
    <w:rsid w:val="00D3240C"/>
    <w:rsid w:val="00D329EB"/>
    <w:rsid w:val="00D33D6E"/>
    <w:rsid w:val="00D345A5"/>
    <w:rsid w:val="00D36365"/>
    <w:rsid w:val="00D36769"/>
    <w:rsid w:val="00D36A4F"/>
    <w:rsid w:val="00D372A3"/>
    <w:rsid w:val="00D4034A"/>
    <w:rsid w:val="00D41DE2"/>
    <w:rsid w:val="00D424B7"/>
    <w:rsid w:val="00D42B5B"/>
    <w:rsid w:val="00D43A18"/>
    <w:rsid w:val="00D45132"/>
    <w:rsid w:val="00D455B6"/>
    <w:rsid w:val="00D457F0"/>
    <w:rsid w:val="00D464AD"/>
    <w:rsid w:val="00D4678B"/>
    <w:rsid w:val="00D46D89"/>
    <w:rsid w:val="00D4761A"/>
    <w:rsid w:val="00D50230"/>
    <w:rsid w:val="00D50540"/>
    <w:rsid w:val="00D5055F"/>
    <w:rsid w:val="00D50E5D"/>
    <w:rsid w:val="00D51E74"/>
    <w:rsid w:val="00D51EB5"/>
    <w:rsid w:val="00D520FA"/>
    <w:rsid w:val="00D530FF"/>
    <w:rsid w:val="00D53422"/>
    <w:rsid w:val="00D549F6"/>
    <w:rsid w:val="00D54C41"/>
    <w:rsid w:val="00D54FC0"/>
    <w:rsid w:val="00D568DB"/>
    <w:rsid w:val="00D56D79"/>
    <w:rsid w:val="00D57BF3"/>
    <w:rsid w:val="00D60C44"/>
    <w:rsid w:val="00D6153D"/>
    <w:rsid w:val="00D625B1"/>
    <w:rsid w:val="00D6319A"/>
    <w:rsid w:val="00D63B2B"/>
    <w:rsid w:val="00D643CA"/>
    <w:rsid w:val="00D643E5"/>
    <w:rsid w:val="00D650C6"/>
    <w:rsid w:val="00D6568C"/>
    <w:rsid w:val="00D65A54"/>
    <w:rsid w:val="00D660A8"/>
    <w:rsid w:val="00D666D6"/>
    <w:rsid w:val="00D6684E"/>
    <w:rsid w:val="00D6765A"/>
    <w:rsid w:val="00D6771E"/>
    <w:rsid w:val="00D7128E"/>
    <w:rsid w:val="00D71BED"/>
    <w:rsid w:val="00D71CB8"/>
    <w:rsid w:val="00D71DF4"/>
    <w:rsid w:val="00D73D11"/>
    <w:rsid w:val="00D7491A"/>
    <w:rsid w:val="00D74EFC"/>
    <w:rsid w:val="00D75113"/>
    <w:rsid w:val="00D75385"/>
    <w:rsid w:val="00D75742"/>
    <w:rsid w:val="00D77423"/>
    <w:rsid w:val="00D80601"/>
    <w:rsid w:val="00D81970"/>
    <w:rsid w:val="00D81EF2"/>
    <w:rsid w:val="00D82CCE"/>
    <w:rsid w:val="00D84CCB"/>
    <w:rsid w:val="00D85369"/>
    <w:rsid w:val="00D86AE9"/>
    <w:rsid w:val="00D8721D"/>
    <w:rsid w:val="00D9091A"/>
    <w:rsid w:val="00D91D52"/>
    <w:rsid w:val="00D929FC"/>
    <w:rsid w:val="00D93641"/>
    <w:rsid w:val="00D944DB"/>
    <w:rsid w:val="00D963E4"/>
    <w:rsid w:val="00D96CC9"/>
    <w:rsid w:val="00D97AFC"/>
    <w:rsid w:val="00DA004B"/>
    <w:rsid w:val="00DA0308"/>
    <w:rsid w:val="00DA05BD"/>
    <w:rsid w:val="00DA11E6"/>
    <w:rsid w:val="00DA14A8"/>
    <w:rsid w:val="00DA1C69"/>
    <w:rsid w:val="00DA2216"/>
    <w:rsid w:val="00DA5962"/>
    <w:rsid w:val="00DA59E8"/>
    <w:rsid w:val="00DA6902"/>
    <w:rsid w:val="00DA6F74"/>
    <w:rsid w:val="00DA70CE"/>
    <w:rsid w:val="00DA712D"/>
    <w:rsid w:val="00DA7A2C"/>
    <w:rsid w:val="00DA7C37"/>
    <w:rsid w:val="00DA7F15"/>
    <w:rsid w:val="00DB0420"/>
    <w:rsid w:val="00DB11E8"/>
    <w:rsid w:val="00DB1D6F"/>
    <w:rsid w:val="00DB1D81"/>
    <w:rsid w:val="00DB275B"/>
    <w:rsid w:val="00DB2DC8"/>
    <w:rsid w:val="00DB300A"/>
    <w:rsid w:val="00DB3474"/>
    <w:rsid w:val="00DB3EE1"/>
    <w:rsid w:val="00DB4260"/>
    <w:rsid w:val="00DB4821"/>
    <w:rsid w:val="00DB4DAF"/>
    <w:rsid w:val="00DB5ACB"/>
    <w:rsid w:val="00DB65CE"/>
    <w:rsid w:val="00DB6929"/>
    <w:rsid w:val="00DB6A8C"/>
    <w:rsid w:val="00DB70D8"/>
    <w:rsid w:val="00DB7D5D"/>
    <w:rsid w:val="00DB7D71"/>
    <w:rsid w:val="00DB7ED5"/>
    <w:rsid w:val="00DC0147"/>
    <w:rsid w:val="00DC0589"/>
    <w:rsid w:val="00DC092A"/>
    <w:rsid w:val="00DC1E9D"/>
    <w:rsid w:val="00DC21CB"/>
    <w:rsid w:val="00DC3FA7"/>
    <w:rsid w:val="00DC48AD"/>
    <w:rsid w:val="00DC601F"/>
    <w:rsid w:val="00DC7B7D"/>
    <w:rsid w:val="00DC7C4B"/>
    <w:rsid w:val="00DD02FC"/>
    <w:rsid w:val="00DD0394"/>
    <w:rsid w:val="00DD0CD5"/>
    <w:rsid w:val="00DD0E17"/>
    <w:rsid w:val="00DD18D7"/>
    <w:rsid w:val="00DD2006"/>
    <w:rsid w:val="00DD2CCE"/>
    <w:rsid w:val="00DD48DA"/>
    <w:rsid w:val="00DD4A1E"/>
    <w:rsid w:val="00DD4A3E"/>
    <w:rsid w:val="00DD4EBB"/>
    <w:rsid w:val="00DD6436"/>
    <w:rsid w:val="00DD6902"/>
    <w:rsid w:val="00DD694B"/>
    <w:rsid w:val="00DD6C88"/>
    <w:rsid w:val="00DD7584"/>
    <w:rsid w:val="00DD7736"/>
    <w:rsid w:val="00DD7A2A"/>
    <w:rsid w:val="00DD7F19"/>
    <w:rsid w:val="00DE0BA7"/>
    <w:rsid w:val="00DE19EC"/>
    <w:rsid w:val="00DE1EFE"/>
    <w:rsid w:val="00DE29C7"/>
    <w:rsid w:val="00DE53CD"/>
    <w:rsid w:val="00DE6355"/>
    <w:rsid w:val="00DE6702"/>
    <w:rsid w:val="00DE7554"/>
    <w:rsid w:val="00DF0245"/>
    <w:rsid w:val="00DF100C"/>
    <w:rsid w:val="00DF2044"/>
    <w:rsid w:val="00DF2910"/>
    <w:rsid w:val="00DF31FD"/>
    <w:rsid w:val="00DF33A4"/>
    <w:rsid w:val="00DF368F"/>
    <w:rsid w:val="00DF461D"/>
    <w:rsid w:val="00DF5DDF"/>
    <w:rsid w:val="00DF5E13"/>
    <w:rsid w:val="00DF77C4"/>
    <w:rsid w:val="00E00145"/>
    <w:rsid w:val="00E006FB"/>
    <w:rsid w:val="00E00CB7"/>
    <w:rsid w:val="00E01D81"/>
    <w:rsid w:val="00E02F9B"/>
    <w:rsid w:val="00E039FC"/>
    <w:rsid w:val="00E03AFD"/>
    <w:rsid w:val="00E04BDD"/>
    <w:rsid w:val="00E05BCF"/>
    <w:rsid w:val="00E05C83"/>
    <w:rsid w:val="00E06100"/>
    <w:rsid w:val="00E06519"/>
    <w:rsid w:val="00E0698C"/>
    <w:rsid w:val="00E06D98"/>
    <w:rsid w:val="00E071A8"/>
    <w:rsid w:val="00E10A21"/>
    <w:rsid w:val="00E12A66"/>
    <w:rsid w:val="00E14B80"/>
    <w:rsid w:val="00E15DA2"/>
    <w:rsid w:val="00E16366"/>
    <w:rsid w:val="00E16E94"/>
    <w:rsid w:val="00E17261"/>
    <w:rsid w:val="00E2161B"/>
    <w:rsid w:val="00E22583"/>
    <w:rsid w:val="00E228F5"/>
    <w:rsid w:val="00E23371"/>
    <w:rsid w:val="00E23C52"/>
    <w:rsid w:val="00E24881"/>
    <w:rsid w:val="00E24CB5"/>
    <w:rsid w:val="00E250A1"/>
    <w:rsid w:val="00E2561E"/>
    <w:rsid w:val="00E25DF9"/>
    <w:rsid w:val="00E26F00"/>
    <w:rsid w:val="00E270C2"/>
    <w:rsid w:val="00E27124"/>
    <w:rsid w:val="00E274EE"/>
    <w:rsid w:val="00E27771"/>
    <w:rsid w:val="00E27D6E"/>
    <w:rsid w:val="00E27FA3"/>
    <w:rsid w:val="00E301AA"/>
    <w:rsid w:val="00E30E85"/>
    <w:rsid w:val="00E314D0"/>
    <w:rsid w:val="00E31CD9"/>
    <w:rsid w:val="00E336B5"/>
    <w:rsid w:val="00E33B8B"/>
    <w:rsid w:val="00E3427B"/>
    <w:rsid w:val="00E348A7"/>
    <w:rsid w:val="00E3534E"/>
    <w:rsid w:val="00E3665F"/>
    <w:rsid w:val="00E366FD"/>
    <w:rsid w:val="00E36BD7"/>
    <w:rsid w:val="00E371A8"/>
    <w:rsid w:val="00E37226"/>
    <w:rsid w:val="00E37EE2"/>
    <w:rsid w:val="00E407FB"/>
    <w:rsid w:val="00E41B7E"/>
    <w:rsid w:val="00E42035"/>
    <w:rsid w:val="00E42092"/>
    <w:rsid w:val="00E43917"/>
    <w:rsid w:val="00E43CE6"/>
    <w:rsid w:val="00E44A62"/>
    <w:rsid w:val="00E44CF2"/>
    <w:rsid w:val="00E44D12"/>
    <w:rsid w:val="00E44F58"/>
    <w:rsid w:val="00E452E5"/>
    <w:rsid w:val="00E45E2E"/>
    <w:rsid w:val="00E46249"/>
    <w:rsid w:val="00E4679D"/>
    <w:rsid w:val="00E46858"/>
    <w:rsid w:val="00E468AC"/>
    <w:rsid w:val="00E47E01"/>
    <w:rsid w:val="00E47FDE"/>
    <w:rsid w:val="00E50282"/>
    <w:rsid w:val="00E503DB"/>
    <w:rsid w:val="00E50429"/>
    <w:rsid w:val="00E50576"/>
    <w:rsid w:val="00E50842"/>
    <w:rsid w:val="00E5147B"/>
    <w:rsid w:val="00E51B06"/>
    <w:rsid w:val="00E523D1"/>
    <w:rsid w:val="00E54B90"/>
    <w:rsid w:val="00E54BB0"/>
    <w:rsid w:val="00E55090"/>
    <w:rsid w:val="00E55EBA"/>
    <w:rsid w:val="00E5612B"/>
    <w:rsid w:val="00E562D3"/>
    <w:rsid w:val="00E56879"/>
    <w:rsid w:val="00E56B9C"/>
    <w:rsid w:val="00E5757E"/>
    <w:rsid w:val="00E57F56"/>
    <w:rsid w:val="00E61D03"/>
    <w:rsid w:val="00E6202C"/>
    <w:rsid w:val="00E62336"/>
    <w:rsid w:val="00E6454D"/>
    <w:rsid w:val="00E64722"/>
    <w:rsid w:val="00E64EC2"/>
    <w:rsid w:val="00E66252"/>
    <w:rsid w:val="00E667EC"/>
    <w:rsid w:val="00E66EFE"/>
    <w:rsid w:val="00E67368"/>
    <w:rsid w:val="00E67668"/>
    <w:rsid w:val="00E6767C"/>
    <w:rsid w:val="00E702D2"/>
    <w:rsid w:val="00E7051F"/>
    <w:rsid w:val="00E70FB8"/>
    <w:rsid w:val="00E71C4D"/>
    <w:rsid w:val="00E728B6"/>
    <w:rsid w:val="00E73C08"/>
    <w:rsid w:val="00E753B9"/>
    <w:rsid w:val="00E75C48"/>
    <w:rsid w:val="00E76DFF"/>
    <w:rsid w:val="00E80232"/>
    <w:rsid w:val="00E803F2"/>
    <w:rsid w:val="00E8063A"/>
    <w:rsid w:val="00E806FA"/>
    <w:rsid w:val="00E808CA"/>
    <w:rsid w:val="00E8207B"/>
    <w:rsid w:val="00E823E4"/>
    <w:rsid w:val="00E82903"/>
    <w:rsid w:val="00E833E9"/>
    <w:rsid w:val="00E834E2"/>
    <w:rsid w:val="00E83DD0"/>
    <w:rsid w:val="00E84B82"/>
    <w:rsid w:val="00E85741"/>
    <w:rsid w:val="00E87116"/>
    <w:rsid w:val="00E87ECA"/>
    <w:rsid w:val="00E9096C"/>
    <w:rsid w:val="00E91A65"/>
    <w:rsid w:val="00E92151"/>
    <w:rsid w:val="00E92B47"/>
    <w:rsid w:val="00E92ECF"/>
    <w:rsid w:val="00E93155"/>
    <w:rsid w:val="00E93527"/>
    <w:rsid w:val="00E935E1"/>
    <w:rsid w:val="00E939C4"/>
    <w:rsid w:val="00E94315"/>
    <w:rsid w:val="00E94721"/>
    <w:rsid w:val="00E94E00"/>
    <w:rsid w:val="00E97835"/>
    <w:rsid w:val="00EA15CE"/>
    <w:rsid w:val="00EA33C1"/>
    <w:rsid w:val="00EA3560"/>
    <w:rsid w:val="00EA3714"/>
    <w:rsid w:val="00EA3D9C"/>
    <w:rsid w:val="00EA6E29"/>
    <w:rsid w:val="00EA752B"/>
    <w:rsid w:val="00EB096E"/>
    <w:rsid w:val="00EB2896"/>
    <w:rsid w:val="00EB2902"/>
    <w:rsid w:val="00EB2DEF"/>
    <w:rsid w:val="00EB3FC1"/>
    <w:rsid w:val="00EB537B"/>
    <w:rsid w:val="00EB57D3"/>
    <w:rsid w:val="00EB61D5"/>
    <w:rsid w:val="00EB7064"/>
    <w:rsid w:val="00EB73AE"/>
    <w:rsid w:val="00EB75C7"/>
    <w:rsid w:val="00EB7912"/>
    <w:rsid w:val="00EB7D30"/>
    <w:rsid w:val="00EC05E0"/>
    <w:rsid w:val="00EC0AD6"/>
    <w:rsid w:val="00EC1496"/>
    <w:rsid w:val="00EC1576"/>
    <w:rsid w:val="00EC26AA"/>
    <w:rsid w:val="00EC2989"/>
    <w:rsid w:val="00EC2B8E"/>
    <w:rsid w:val="00EC2E8E"/>
    <w:rsid w:val="00EC408C"/>
    <w:rsid w:val="00EC4549"/>
    <w:rsid w:val="00EC4F2A"/>
    <w:rsid w:val="00EC5E3B"/>
    <w:rsid w:val="00EC66F6"/>
    <w:rsid w:val="00EC68A1"/>
    <w:rsid w:val="00EC79C7"/>
    <w:rsid w:val="00ED0BE1"/>
    <w:rsid w:val="00ED0CB7"/>
    <w:rsid w:val="00ED1435"/>
    <w:rsid w:val="00ED1AC2"/>
    <w:rsid w:val="00ED21CC"/>
    <w:rsid w:val="00ED31EF"/>
    <w:rsid w:val="00ED4425"/>
    <w:rsid w:val="00ED46C4"/>
    <w:rsid w:val="00ED4DB3"/>
    <w:rsid w:val="00ED51BE"/>
    <w:rsid w:val="00ED5A21"/>
    <w:rsid w:val="00ED5DF6"/>
    <w:rsid w:val="00EE095F"/>
    <w:rsid w:val="00EE2308"/>
    <w:rsid w:val="00EE2324"/>
    <w:rsid w:val="00EE2380"/>
    <w:rsid w:val="00EE259F"/>
    <w:rsid w:val="00EE2878"/>
    <w:rsid w:val="00EE2C05"/>
    <w:rsid w:val="00EE7074"/>
    <w:rsid w:val="00EE7660"/>
    <w:rsid w:val="00EF3900"/>
    <w:rsid w:val="00EF3C48"/>
    <w:rsid w:val="00EF77E1"/>
    <w:rsid w:val="00EF7829"/>
    <w:rsid w:val="00EF7AA4"/>
    <w:rsid w:val="00EF7EBD"/>
    <w:rsid w:val="00F017E7"/>
    <w:rsid w:val="00F01E71"/>
    <w:rsid w:val="00F027B0"/>
    <w:rsid w:val="00F02ABF"/>
    <w:rsid w:val="00F03FE3"/>
    <w:rsid w:val="00F0421C"/>
    <w:rsid w:val="00F045AF"/>
    <w:rsid w:val="00F05289"/>
    <w:rsid w:val="00F061BF"/>
    <w:rsid w:val="00F0654E"/>
    <w:rsid w:val="00F07329"/>
    <w:rsid w:val="00F0773D"/>
    <w:rsid w:val="00F07862"/>
    <w:rsid w:val="00F07C7F"/>
    <w:rsid w:val="00F10060"/>
    <w:rsid w:val="00F11DFD"/>
    <w:rsid w:val="00F1438A"/>
    <w:rsid w:val="00F144ED"/>
    <w:rsid w:val="00F146A2"/>
    <w:rsid w:val="00F14726"/>
    <w:rsid w:val="00F14B67"/>
    <w:rsid w:val="00F15093"/>
    <w:rsid w:val="00F16610"/>
    <w:rsid w:val="00F170F0"/>
    <w:rsid w:val="00F17B0C"/>
    <w:rsid w:val="00F17D0F"/>
    <w:rsid w:val="00F20792"/>
    <w:rsid w:val="00F20E15"/>
    <w:rsid w:val="00F23064"/>
    <w:rsid w:val="00F244CA"/>
    <w:rsid w:val="00F24AF2"/>
    <w:rsid w:val="00F24D44"/>
    <w:rsid w:val="00F25226"/>
    <w:rsid w:val="00F257CD"/>
    <w:rsid w:val="00F25B3C"/>
    <w:rsid w:val="00F2741E"/>
    <w:rsid w:val="00F3018E"/>
    <w:rsid w:val="00F30E3E"/>
    <w:rsid w:val="00F3179B"/>
    <w:rsid w:val="00F3183C"/>
    <w:rsid w:val="00F339EE"/>
    <w:rsid w:val="00F33B1A"/>
    <w:rsid w:val="00F33BE6"/>
    <w:rsid w:val="00F343DB"/>
    <w:rsid w:val="00F344C4"/>
    <w:rsid w:val="00F34995"/>
    <w:rsid w:val="00F375A1"/>
    <w:rsid w:val="00F425C5"/>
    <w:rsid w:val="00F4523C"/>
    <w:rsid w:val="00F4693E"/>
    <w:rsid w:val="00F47220"/>
    <w:rsid w:val="00F477B0"/>
    <w:rsid w:val="00F47E4B"/>
    <w:rsid w:val="00F47F4F"/>
    <w:rsid w:val="00F51523"/>
    <w:rsid w:val="00F517BA"/>
    <w:rsid w:val="00F52C83"/>
    <w:rsid w:val="00F530FB"/>
    <w:rsid w:val="00F533B8"/>
    <w:rsid w:val="00F542FE"/>
    <w:rsid w:val="00F556F4"/>
    <w:rsid w:val="00F57C4F"/>
    <w:rsid w:val="00F57CF3"/>
    <w:rsid w:val="00F57F52"/>
    <w:rsid w:val="00F61A5F"/>
    <w:rsid w:val="00F61D08"/>
    <w:rsid w:val="00F61D9E"/>
    <w:rsid w:val="00F626A8"/>
    <w:rsid w:val="00F62D89"/>
    <w:rsid w:val="00F62FB3"/>
    <w:rsid w:val="00F63776"/>
    <w:rsid w:val="00F64439"/>
    <w:rsid w:val="00F6466D"/>
    <w:rsid w:val="00F64AD2"/>
    <w:rsid w:val="00F64FBE"/>
    <w:rsid w:val="00F65E40"/>
    <w:rsid w:val="00F668B3"/>
    <w:rsid w:val="00F66E0D"/>
    <w:rsid w:val="00F673B6"/>
    <w:rsid w:val="00F67803"/>
    <w:rsid w:val="00F67AD4"/>
    <w:rsid w:val="00F67E01"/>
    <w:rsid w:val="00F71114"/>
    <w:rsid w:val="00F71268"/>
    <w:rsid w:val="00F71483"/>
    <w:rsid w:val="00F7163E"/>
    <w:rsid w:val="00F738ED"/>
    <w:rsid w:val="00F74A5E"/>
    <w:rsid w:val="00F76241"/>
    <w:rsid w:val="00F763F5"/>
    <w:rsid w:val="00F766D3"/>
    <w:rsid w:val="00F76AF1"/>
    <w:rsid w:val="00F7753E"/>
    <w:rsid w:val="00F81E24"/>
    <w:rsid w:val="00F8217F"/>
    <w:rsid w:val="00F827EB"/>
    <w:rsid w:val="00F82EA7"/>
    <w:rsid w:val="00F82FAC"/>
    <w:rsid w:val="00F83D5D"/>
    <w:rsid w:val="00F84808"/>
    <w:rsid w:val="00F849AF"/>
    <w:rsid w:val="00F85254"/>
    <w:rsid w:val="00F85813"/>
    <w:rsid w:val="00F8612B"/>
    <w:rsid w:val="00F86751"/>
    <w:rsid w:val="00F8745B"/>
    <w:rsid w:val="00F87D7B"/>
    <w:rsid w:val="00F90061"/>
    <w:rsid w:val="00F91357"/>
    <w:rsid w:val="00F9158E"/>
    <w:rsid w:val="00F91705"/>
    <w:rsid w:val="00F91D56"/>
    <w:rsid w:val="00F92284"/>
    <w:rsid w:val="00F92456"/>
    <w:rsid w:val="00F924B5"/>
    <w:rsid w:val="00F92A3D"/>
    <w:rsid w:val="00F93096"/>
    <w:rsid w:val="00F9429D"/>
    <w:rsid w:val="00F950EC"/>
    <w:rsid w:val="00F965FA"/>
    <w:rsid w:val="00F96A15"/>
    <w:rsid w:val="00F96A1D"/>
    <w:rsid w:val="00F96C04"/>
    <w:rsid w:val="00FA009D"/>
    <w:rsid w:val="00FA13F4"/>
    <w:rsid w:val="00FA1DBD"/>
    <w:rsid w:val="00FA206D"/>
    <w:rsid w:val="00FA2F5F"/>
    <w:rsid w:val="00FA3DEB"/>
    <w:rsid w:val="00FA3E35"/>
    <w:rsid w:val="00FA4651"/>
    <w:rsid w:val="00FA57D5"/>
    <w:rsid w:val="00FA60C4"/>
    <w:rsid w:val="00FA669D"/>
    <w:rsid w:val="00FA6DAC"/>
    <w:rsid w:val="00FA7083"/>
    <w:rsid w:val="00FA7178"/>
    <w:rsid w:val="00FA775E"/>
    <w:rsid w:val="00FB09F0"/>
    <w:rsid w:val="00FB0DB7"/>
    <w:rsid w:val="00FB0EEB"/>
    <w:rsid w:val="00FB11FE"/>
    <w:rsid w:val="00FB175C"/>
    <w:rsid w:val="00FB1A93"/>
    <w:rsid w:val="00FB1AB5"/>
    <w:rsid w:val="00FB1B4B"/>
    <w:rsid w:val="00FB1EDE"/>
    <w:rsid w:val="00FB290D"/>
    <w:rsid w:val="00FB2B9C"/>
    <w:rsid w:val="00FB39A0"/>
    <w:rsid w:val="00FB3FE0"/>
    <w:rsid w:val="00FB4717"/>
    <w:rsid w:val="00FB5082"/>
    <w:rsid w:val="00FB53B2"/>
    <w:rsid w:val="00FB5488"/>
    <w:rsid w:val="00FB58B9"/>
    <w:rsid w:val="00FB5DA6"/>
    <w:rsid w:val="00FB6145"/>
    <w:rsid w:val="00FB6182"/>
    <w:rsid w:val="00FB62F9"/>
    <w:rsid w:val="00FB64EE"/>
    <w:rsid w:val="00FB6E5E"/>
    <w:rsid w:val="00FB72FA"/>
    <w:rsid w:val="00FB74CA"/>
    <w:rsid w:val="00FB7BCE"/>
    <w:rsid w:val="00FB7C45"/>
    <w:rsid w:val="00FC0F07"/>
    <w:rsid w:val="00FC3FB6"/>
    <w:rsid w:val="00FC4664"/>
    <w:rsid w:val="00FC4B36"/>
    <w:rsid w:val="00FC558B"/>
    <w:rsid w:val="00FC5AD3"/>
    <w:rsid w:val="00FC5FA6"/>
    <w:rsid w:val="00FC682E"/>
    <w:rsid w:val="00FC7B0A"/>
    <w:rsid w:val="00FD0A32"/>
    <w:rsid w:val="00FD3FB3"/>
    <w:rsid w:val="00FD4E44"/>
    <w:rsid w:val="00FD50F2"/>
    <w:rsid w:val="00FD5502"/>
    <w:rsid w:val="00FD55FA"/>
    <w:rsid w:val="00FD58D9"/>
    <w:rsid w:val="00FD64D4"/>
    <w:rsid w:val="00FE0837"/>
    <w:rsid w:val="00FE1730"/>
    <w:rsid w:val="00FE265B"/>
    <w:rsid w:val="00FE3682"/>
    <w:rsid w:val="00FE3BDB"/>
    <w:rsid w:val="00FE3CFB"/>
    <w:rsid w:val="00FE478D"/>
    <w:rsid w:val="00FE4D57"/>
    <w:rsid w:val="00FE5319"/>
    <w:rsid w:val="00FE5A94"/>
    <w:rsid w:val="00FE64A4"/>
    <w:rsid w:val="00FE64E1"/>
    <w:rsid w:val="00FE660B"/>
    <w:rsid w:val="00FE6D29"/>
    <w:rsid w:val="00FE75C9"/>
    <w:rsid w:val="00FF0276"/>
    <w:rsid w:val="00FF277F"/>
    <w:rsid w:val="00FF2BE9"/>
    <w:rsid w:val="00FF2C85"/>
    <w:rsid w:val="00FF2E6A"/>
    <w:rsid w:val="00FF48D3"/>
    <w:rsid w:val="00FF5235"/>
    <w:rsid w:val="00FF5CC3"/>
    <w:rsid w:val="00FF6184"/>
    <w:rsid w:val="00FF6204"/>
    <w:rsid w:val="00FF6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D752CA"/>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locked="1" w:uiPriority="0"/>
    <w:lsdException w:name="heading 2" w:locked="1" w:uiPriority="0"/>
    <w:lsdException w:name="heading 3" w:locked="1" w:uiPriority="0"/>
    <w:lsdException w:name="heading 4" w:locked="1" w:uiPriority="0"/>
    <w:lsdException w:name="heading 5" w:locked="1" w:uiPriority="0"/>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6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66"/>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2F9B"/>
    <w:pPr>
      <w:spacing w:after="200" w:line="276" w:lineRule="auto"/>
    </w:pPr>
    <w:rPr>
      <w:rFonts w:eastAsiaTheme="minorHAnsi" w:cstheme="minorBidi"/>
      <w:color w:val="000000" w:themeColor="text1"/>
      <w:sz w:val="23"/>
      <w:szCs w:val="22"/>
    </w:rPr>
  </w:style>
  <w:style w:type="paragraph" w:styleId="Heading1">
    <w:name w:val="heading 1"/>
    <w:basedOn w:val="Normal"/>
    <w:next w:val="Normal"/>
    <w:link w:val="Heading1Char"/>
    <w:locked/>
    <w:rsid w:val="00E02F9B"/>
    <w:pPr>
      <w:keepNext/>
      <w:spacing w:after="240"/>
      <w:outlineLvl w:val="0"/>
    </w:pPr>
    <w:rPr>
      <w:rFonts w:ascii="Arial" w:eastAsia="Times New Roman" w:hAnsi="Arial" w:cs="Times New Roman"/>
      <w:b/>
      <w:sz w:val="32"/>
      <w:szCs w:val="18"/>
    </w:rPr>
  </w:style>
  <w:style w:type="paragraph" w:styleId="Heading2">
    <w:name w:val="heading 2"/>
    <w:basedOn w:val="Normal"/>
    <w:next w:val="Normal"/>
    <w:link w:val="Heading2Char"/>
    <w:locked/>
    <w:rsid w:val="00E02F9B"/>
    <w:pPr>
      <w:keepNext/>
      <w:spacing w:after="0"/>
      <w:outlineLvl w:val="1"/>
    </w:pPr>
    <w:rPr>
      <w:rFonts w:ascii="Arial" w:eastAsia="Times New Roman" w:hAnsi="Arial" w:cs="Arial"/>
      <w:b/>
      <w:bCs/>
      <w:iCs/>
      <w:szCs w:val="28"/>
    </w:rPr>
  </w:style>
  <w:style w:type="paragraph" w:styleId="Heading3">
    <w:name w:val="heading 3"/>
    <w:basedOn w:val="Normal"/>
    <w:next w:val="Normal"/>
    <w:link w:val="Heading3Char"/>
    <w:locked/>
    <w:rsid w:val="00E02F9B"/>
    <w:pPr>
      <w:keepNext/>
      <w:autoSpaceDE w:val="0"/>
      <w:autoSpaceDN w:val="0"/>
      <w:adjustRightInd w:val="0"/>
      <w:spacing w:after="0"/>
      <w:outlineLvl w:val="2"/>
    </w:pPr>
    <w:rPr>
      <w:rFonts w:ascii="Arial" w:eastAsia="MS Mincho" w:hAnsi="Arial" w:cs="Times New Roman"/>
      <w:b/>
      <w:bCs/>
      <w:i/>
      <w:sz w:val="21"/>
      <w:szCs w:val="24"/>
    </w:rPr>
  </w:style>
  <w:style w:type="paragraph" w:styleId="Heading4">
    <w:name w:val="heading 4"/>
    <w:basedOn w:val="Normal"/>
    <w:next w:val="Normal"/>
    <w:link w:val="Heading4Char"/>
    <w:autoRedefine/>
    <w:locked/>
    <w:rsid w:val="00E02F9B"/>
    <w:pPr>
      <w:keepNext/>
      <w:spacing w:after="0"/>
      <w:outlineLvl w:val="3"/>
    </w:pPr>
    <w:rPr>
      <w:rFonts w:eastAsia="Times New Roman" w:cs="Times New Roman"/>
      <w:bCs/>
      <w:sz w:val="24"/>
      <w:szCs w:val="28"/>
      <w:u w:val="single"/>
    </w:rPr>
  </w:style>
  <w:style w:type="paragraph" w:styleId="Heading5">
    <w:name w:val="heading 5"/>
    <w:basedOn w:val="Normal"/>
    <w:next w:val="Normal"/>
    <w:link w:val="Heading5Char"/>
    <w:autoRedefine/>
    <w:locked/>
    <w:rsid w:val="00E02F9B"/>
    <w:pPr>
      <w:outlineLvl w:val="4"/>
    </w:pPr>
    <w:rPr>
      <w:bCs/>
      <w:i/>
      <w:iCs/>
      <w:szCs w:val="26"/>
    </w:rPr>
  </w:style>
  <w:style w:type="paragraph" w:styleId="Heading6">
    <w:name w:val="heading 6"/>
    <w:basedOn w:val="Normal"/>
    <w:next w:val="Normal"/>
    <w:link w:val="Heading6Char"/>
    <w:unhideWhenUsed/>
    <w:rsid w:val="00E02F9B"/>
    <w:pPr>
      <w:spacing w:before="240" w:after="60"/>
      <w:outlineLvl w:val="5"/>
    </w:pPr>
    <w:rPr>
      <w:rFonts w:ascii="Calibri" w:hAnsi="Calibri"/>
      <w:b/>
      <w:bCs/>
    </w:rPr>
  </w:style>
  <w:style w:type="paragraph" w:styleId="Heading7">
    <w:name w:val="heading 7"/>
    <w:basedOn w:val="Normal"/>
    <w:next w:val="Normal"/>
    <w:link w:val="Heading7Char"/>
    <w:uiPriority w:val="9"/>
    <w:semiHidden/>
    <w:unhideWhenUsed/>
    <w:qFormat/>
    <w:rsid w:val="00E02F9B"/>
    <w:p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E02F9B"/>
    <w:p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E02F9B"/>
    <w:p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TOC2"/>
    <w:next w:val="nrpsNormal"/>
    <w:link w:val="TOC3Char"/>
    <w:uiPriority w:val="39"/>
    <w:rsid w:val="00E02F9B"/>
    <w:pPr>
      <w:ind w:left="720"/>
    </w:pPr>
  </w:style>
  <w:style w:type="table" w:styleId="TableGrid">
    <w:name w:val="Table Grid"/>
    <w:basedOn w:val="TableNormal"/>
    <w:uiPriority w:val="39"/>
    <w:rsid w:val="00E02F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OC2Char">
    <w:name w:val="TOC 2 Char"/>
    <w:basedOn w:val="DefaultParagraphFont"/>
    <w:link w:val="TOC2"/>
    <w:uiPriority w:val="39"/>
    <w:rsid w:val="00E02F9B"/>
    <w:rPr>
      <w:noProof/>
      <w:color w:val="000000" w:themeColor="text1"/>
      <w:sz w:val="23"/>
      <w:szCs w:val="24"/>
    </w:rPr>
  </w:style>
  <w:style w:type="character" w:styleId="Hyperlink">
    <w:name w:val="Hyperlink"/>
    <w:basedOn w:val="DefaultParagraphFont"/>
    <w:uiPriority w:val="99"/>
    <w:rsid w:val="00E02F9B"/>
    <w:rPr>
      <w:i w:val="0"/>
      <w:color w:val="0000FF"/>
      <w:u w:val="single"/>
    </w:rPr>
  </w:style>
  <w:style w:type="paragraph" w:styleId="EndnoteText">
    <w:name w:val="endnote text"/>
    <w:basedOn w:val="Normal"/>
    <w:link w:val="EndnoteTextChar"/>
    <w:semiHidden/>
    <w:rsid w:val="00E02F9B"/>
    <w:pPr>
      <w:widowControl w:val="0"/>
    </w:pPr>
    <w:rPr>
      <w:rFonts w:ascii="Press Rmn 12pt" w:hAnsi="Press Rmn 12pt"/>
      <w:szCs w:val="20"/>
    </w:rPr>
  </w:style>
  <w:style w:type="character" w:customStyle="1" w:styleId="TOC3Char">
    <w:name w:val="TOC 3 Char"/>
    <w:basedOn w:val="TOC2Char"/>
    <w:link w:val="TOC3"/>
    <w:uiPriority w:val="39"/>
    <w:rsid w:val="00E02F9B"/>
    <w:rPr>
      <w:noProof/>
      <w:color w:val="000000" w:themeColor="text1"/>
      <w:sz w:val="23"/>
      <w:szCs w:val="24"/>
    </w:rPr>
  </w:style>
  <w:style w:type="paragraph" w:customStyle="1" w:styleId="nrpsBannerline1">
    <w:name w:val="nrps Banner line 1"/>
    <w:link w:val="nrpsBannerline1Char"/>
    <w:semiHidden/>
    <w:locked/>
    <w:rsid w:val="00E02F9B"/>
    <w:pPr>
      <w:spacing w:before="80" w:line="276" w:lineRule="auto"/>
      <w:ind w:left="115"/>
    </w:pPr>
    <w:rPr>
      <w:rFonts w:ascii="Arial" w:hAnsi="Arial"/>
      <w:b/>
      <w:bCs/>
      <w:color w:val="000000" w:themeColor="text1"/>
      <w:sz w:val="16"/>
    </w:rPr>
  </w:style>
  <w:style w:type="numbering" w:customStyle="1" w:styleId="Bulleted">
    <w:name w:val="Bulleted"/>
    <w:basedOn w:val="NoList"/>
    <w:rsid w:val="00E02F9B"/>
    <w:pPr>
      <w:numPr>
        <w:numId w:val="7"/>
      </w:numPr>
    </w:pPr>
  </w:style>
  <w:style w:type="paragraph" w:customStyle="1" w:styleId="nrpsLogo">
    <w:name w:val="nrps Logo"/>
    <w:basedOn w:val="Normal"/>
    <w:semiHidden/>
    <w:rsid w:val="00E02F9B"/>
    <w:pPr>
      <w:spacing w:before="80" w:after="80" w:line="240" w:lineRule="auto"/>
      <w:ind w:right="115"/>
      <w:jc w:val="right"/>
    </w:pPr>
    <w:rPr>
      <w:rFonts w:eastAsia="Times New Roman" w:cs="Times New Roman"/>
      <w:sz w:val="24"/>
      <w:szCs w:val="20"/>
    </w:rPr>
  </w:style>
  <w:style w:type="character" w:styleId="FollowedHyperlink">
    <w:name w:val="FollowedHyperlink"/>
    <w:basedOn w:val="DefaultParagraphFont"/>
    <w:uiPriority w:val="99"/>
    <w:semiHidden/>
    <w:unhideWhenUsed/>
    <w:rsid w:val="00E02F9B"/>
    <w:rPr>
      <w:color w:val="800080"/>
      <w:u w:val="single"/>
    </w:rPr>
  </w:style>
  <w:style w:type="paragraph" w:customStyle="1" w:styleId="nrpsBannerline2">
    <w:name w:val="nrps Banner line 2"/>
    <w:link w:val="nrpsBannerline2Char"/>
    <w:semiHidden/>
    <w:locked/>
    <w:rsid w:val="00E02F9B"/>
    <w:pPr>
      <w:spacing w:line="276" w:lineRule="auto"/>
      <w:ind w:left="115"/>
    </w:pPr>
    <w:rPr>
      <w:rFonts w:ascii="Arial" w:hAnsi="Arial"/>
      <w:b/>
      <w:bCs/>
      <w:sz w:val="16"/>
      <w:szCs w:val="24"/>
    </w:rPr>
  </w:style>
  <w:style w:type="paragraph" w:customStyle="1" w:styleId="nrpsBulletlist">
    <w:name w:val="nrps Bullet list"/>
    <w:basedOn w:val="nrpsNormal"/>
    <w:link w:val="nrpsBulletlistChar"/>
    <w:rsid w:val="00E02F9B"/>
    <w:pPr>
      <w:numPr>
        <w:numId w:val="31"/>
      </w:numPr>
    </w:pPr>
  </w:style>
  <w:style w:type="paragraph" w:styleId="Bibliography">
    <w:name w:val="Bibliography"/>
    <w:basedOn w:val="Normal"/>
    <w:next w:val="Normal"/>
    <w:uiPriority w:val="37"/>
    <w:semiHidden/>
    <w:rsid w:val="00E02F9B"/>
  </w:style>
  <w:style w:type="character" w:customStyle="1" w:styleId="nrpsBulletlistChar">
    <w:name w:val="nrps Bullet list Char"/>
    <w:basedOn w:val="nrpsNormalChar"/>
    <w:link w:val="nrpsBulletlist"/>
    <w:rsid w:val="00E02F9B"/>
    <w:rPr>
      <w:color w:val="000000" w:themeColor="text1"/>
      <w:sz w:val="23"/>
    </w:rPr>
  </w:style>
  <w:style w:type="character" w:styleId="CommentReference">
    <w:name w:val="annotation reference"/>
    <w:basedOn w:val="DefaultParagraphFont"/>
    <w:uiPriority w:val="99"/>
    <w:semiHidden/>
    <w:unhideWhenUsed/>
    <w:rsid w:val="00E02F9B"/>
    <w:rPr>
      <w:sz w:val="16"/>
      <w:szCs w:val="16"/>
    </w:rPr>
  </w:style>
  <w:style w:type="paragraph" w:styleId="BlockText">
    <w:name w:val="Block Text"/>
    <w:basedOn w:val="Normal"/>
    <w:uiPriority w:val="99"/>
    <w:semiHidden/>
    <w:rsid w:val="00E02F9B"/>
    <w:pPr>
      <w:spacing w:after="120"/>
      <w:ind w:left="1440" w:right="1440"/>
    </w:pPr>
  </w:style>
  <w:style w:type="character" w:customStyle="1" w:styleId="Heading2Char">
    <w:name w:val="Heading 2 Char"/>
    <w:basedOn w:val="DefaultParagraphFont"/>
    <w:link w:val="Heading2"/>
    <w:rsid w:val="00E02F9B"/>
    <w:rPr>
      <w:rFonts w:ascii="Arial" w:hAnsi="Arial" w:cs="Arial"/>
      <w:b/>
      <w:bCs/>
      <w:iCs/>
      <w:color w:val="000000" w:themeColor="text1"/>
      <w:sz w:val="23"/>
      <w:szCs w:val="28"/>
    </w:rPr>
  </w:style>
  <w:style w:type="paragraph" w:styleId="CommentText">
    <w:name w:val="annotation text"/>
    <w:basedOn w:val="Normal"/>
    <w:link w:val="CommentTextChar"/>
    <w:uiPriority w:val="99"/>
    <w:rsid w:val="00E02F9B"/>
    <w:rPr>
      <w:sz w:val="20"/>
      <w:szCs w:val="20"/>
    </w:rPr>
  </w:style>
  <w:style w:type="character" w:customStyle="1" w:styleId="CommentTextChar">
    <w:name w:val="Comment Text Char"/>
    <w:basedOn w:val="DefaultParagraphFont"/>
    <w:link w:val="CommentText"/>
    <w:uiPriority w:val="99"/>
    <w:rsid w:val="00E02F9B"/>
    <w:rPr>
      <w:rFonts w:eastAsiaTheme="minorHAnsi" w:cstheme="minorBidi"/>
      <w:color w:val="000000" w:themeColor="text1"/>
    </w:rPr>
  </w:style>
  <w:style w:type="paragraph" w:customStyle="1" w:styleId="nrpsTablecell">
    <w:name w:val="nrps Table cell"/>
    <w:qFormat/>
    <w:rsid w:val="00E02F9B"/>
    <w:pPr>
      <w:spacing w:before="20" w:after="20" w:line="276" w:lineRule="auto"/>
    </w:pPr>
    <w:rPr>
      <w:rFonts w:ascii="Arial" w:hAnsi="Arial"/>
      <w:color w:val="000000" w:themeColor="text1"/>
      <w:sz w:val="18"/>
    </w:rPr>
  </w:style>
  <w:style w:type="paragraph" w:customStyle="1" w:styleId="nrpsTablecellindent">
    <w:name w:val="nrps Table cell indent"/>
    <w:basedOn w:val="nrpsTablecell"/>
    <w:rsid w:val="00E02F9B"/>
    <w:pPr>
      <w:ind w:left="360"/>
    </w:pPr>
  </w:style>
  <w:style w:type="paragraph" w:styleId="CommentSubject">
    <w:name w:val="annotation subject"/>
    <w:basedOn w:val="CommentText"/>
    <w:next w:val="CommentText"/>
    <w:link w:val="CommentSubjectChar"/>
    <w:uiPriority w:val="99"/>
    <w:semiHidden/>
    <w:unhideWhenUsed/>
    <w:rsid w:val="00E02F9B"/>
    <w:rPr>
      <w:b/>
      <w:bCs/>
    </w:rPr>
  </w:style>
  <w:style w:type="character" w:customStyle="1" w:styleId="CommentSubjectChar">
    <w:name w:val="Comment Subject Char"/>
    <w:basedOn w:val="CommentTextChar"/>
    <w:link w:val="CommentSubject"/>
    <w:uiPriority w:val="99"/>
    <w:semiHidden/>
    <w:rsid w:val="00E02F9B"/>
    <w:rPr>
      <w:rFonts w:eastAsiaTheme="minorHAnsi" w:cstheme="minorBidi"/>
      <w:b/>
      <w:bCs/>
      <w:color w:val="000000" w:themeColor="text1"/>
    </w:rPr>
  </w:style>
  <w:style w:type="paragraph" w:styleId="Revision">
    <w:name w:val="Revision"/>
    <w:hidden/>
    <w:uiPriority w:val="99"/>
    <w:semiHidden/>
    <w:rsid w:val="00A02E1D"/>
    <w:rPr>
      <w:sz w:val="24"/>
      <w:szCs w:val="24"/>
    </w:rPr>
  </w:style>
  <w:style w:type="paragraph" w:styleId="TOC1">
    <w:name w:val="toc 1"/>
    <w:next w:val="nrpsNormal"/>
    <w:uiPriority w:val="39"/>
    <w:rsid w:val="00E02F9B"/>
    <w:pPr>
      <w:spacing w:after="160" w:line="276" w:lineRule="auto"/>
      <w:ind w:right="1080"/>
    </w:pPr>
    <w:rPr>
      <w:noProof/>
      <w:color w:val="000000" w:themeColor="text1"/>
      <w:sz w:val="23"/>
      <w:szCs w:val="24"/>
    </w:rPr>
  </w:style>
  <w:style w:type="paragraph" w:styleId="TOC2">
    <w:name w:val="toc 2"/>
    <w:basedOn w:val="TOC1"/>
    <w:next w:val="nrpsNormal"/>
    <w:link w:val="TOC2Char"/>
    <w:uiPriority w:val="39"/>
    <w:rsid w:val="00E02F9B"/>
    <w:pPr>
      <w:tabs>
        <w:tab w:val="right" w:leader="dot" w:pos="9350"/>
      </w:tabs>
      <w:ind w:left="432"/>
    </w:pPr>
  </w:style>
  <w:style w:type="paragraph" w:styleId="TableofFigures">
    <w:name w:val="table of figures"/>
    <w:basedOn w:val="Normal"/>
    <w:next w:val="Normal"/>
    <w:uiPriority w:val="99"/>
    <w:rsid w:val="00E02F9B"/>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rsid w:val="00E02F9B"/>
    <w:rPr>
      <w:rFonts w:ascii="Tahoma" w:hAnsi="Tahoma" w:cs="Tahoma"/>
      <w:sz w:val="16"/>
      <w:szCs w:val="16"/>
    </w:rPr>
  </w:style>
  <w:style w:type="character" w:customStyle="1" w:styleId="BalloonTextChar">
    <w:name w:val="Balloon Text Char"/>
    <w:basedOn w:val="DefaultParagraphFont"/>
    <w:link w:val="BalloonText"/>
    <w:uiPriority w:val="99"/>
    <w:semiHidden/>
    <w:rsid w:val="00E02F9B"/>
    <w:rPr>
      <w:rFonts w:ascii="Tahoma" w:eastAsiaTheme="minorHAnsi" w:hAnsi="Tahoma" w:cs="Tahoma"/>
      <w:color w:val="000000" w:themeColor="text1"/>
      <w:sz w:val="16"/>
      <w:szCs w:val="16"/>
    </w:rPr>
  </w:style>
  <w:style w:type="paragraph" w:customStyle="1" w:styleId="nrpsTitle">
    <w:name w:val="nrps Title"/>
    <w:basedOn w:val="Heading1"/>
    <w:next w:val="nrpsSubtitle"/>
    <w:link w:val="nrpsTitleChar"/>
    <w:qFormat/>
    <w:rsid w:val="00E02F9B"/>
    <w:pPr>
      <w:tabs>
        <w:tab w:val="left" w:pos="9360"/>
      </w:tabs>
      <w:spacing w:before="240" w:after="0"/>
    </w:pPr>
    <w:rPr>
      <w:rFonts w:ascii="Times New Roman" w:hAnsi="Times New Roman"/>
      <w:bCs/>
      <w:sz w:val="40"/>
      <w:szCs w:val="40"/>
    </w:rPr>
  </w:style>
  <w:style w:type="character" w:customStyle="1" w:styleId="nrpsTitleChar">
    <w:name w:val="nrps Title Char"/>
    <w:basedOn w:val="DefaultParagraphFont"/>
    <w:link w:val="nrpsTitle"/>
    <w:rsid w:val="00E02F9B"/>
    <w:rPr>
      <w:b/>
      <w:bCs/>
      <w:color w:val="000000" w:themeColor="text1"/>
      <w:sz w:val="40"/>
      <w:szCs w:val="40"/>
    </w:rPr>
  </w:style>
  <w:style w:type="paragraph" w:styleId="BodyText">
    <w:name w:val="Body Text"/>
    <w:basedOn w:val="Normal"/>
    <w:link w:val="BodyTextChar"/>
    <w:uiPriority w:val="99"/>
    <w:semiHidden/>
    <w:rsid w:val="00E02F9B"/>
    <w:pPr>
      <w:spacing w:after="120"/>
    </w:pPr>
  </w:style>
  <w:style w:type="character" w:customStyle="1" w:styleId="BodyTextChar">
    <w:name w:val="Body Text Char"/>
    <w:basedOn w:val="DefaultParagraphFont"/>
    <w:link w:val="BodyText"/>
    <w:uiPriority w:val="99"/>
    <w:semiHidden/>
    <w:rsid w:val="00E02F9B"/>
    <w:rPr>
      <w:rFonts w:eastAsiaTheme="minorHAnsi" w:cstheme="minorBidi"/>
      <w:color w:val="000000" w:themeColor="text1"/>
      <w:sz w:val="23"/>
      <w:szCs w:val="22"/>
    </w:rPr>
  </w:style>
  <w:style w:type="paragraph" w:styleId="BodyText2">
    <w:name w:val="Body Text 2"/>
    <w:basedOn w:val="Normal"/>
    <w:link w:val="BodyText2Char"/>
    <w:uiPriority w:val="99"/>
    <w:semiHidden/>
    <w:rsid w:val="00E02F9B"/>
    <w:pPr>
      <w:spacing w:after="120" w:line="480" w:lineRule="auto"/>
    </w:pPr>
  </w:style>
  <w:style w:type="character" w:customStyle="1" w:styleId="BodyText2Char">
    <w:name w:val="Body Text 2 Char"/>
    <w:basedOn w:val="DefaultParagraphFont"/>
    <w:link w:val="BodyText2"/>
    <w:uiPriority w:val="99"/>
    <w:semiHidden/>
    <w:rsid w:val="00E02F9B"/>
    <w:rPr>
      <w:rFonts w:eastAsiaTheme="minorHAnsi" w:cstheme="minorBidi"/>
      <w:color w:val="000000" w:themeColor="text1"/>
      <w:sz w:val="23"/>
      <w:szCs w:val="22"/>
    </w:rPr>
  </w:style>
  <w:style w:type="paragraph" w:styleId="TOC4">
    <w:name w:val="toc 4"/>
    <w:basedOn w:val="nrpsNormal"/>
    <w:next w:val="nrpsNormal"/>
    <w:autoRedefine/>
    <w:uiPriority w:val="39"/>
    <w:unhideWhenUsed/>
    <w:rsid w:val="00E02F9B"/>
    <w:pPr>
      <w:ind w:left="1152" w:right="720"/>
    </w:pPr>
  </w:style>
  <w:style w:type="paragraph" w:styleId="BodyText3">
    <w:name w:val="Body Text 3"/>
    <w:basedOn w:val="Normal"/>
    <w:link w:val="BodyText3Char"/>
    <w:uiPriority w:val="99"/>
    <w:semiHidden/>
    <w:rsid w:val="00E02F9B"/>
    <w:pPr>
      <w:spacing w:after="120"/>
    </w:pPr>
    <w:rPr>
      <w:sz w:val="16"/>
      <w:szCs w:val="16"/>
    </w:rPr>
  </w:style>
  <w:style w:type="paragraph" w:styleId="TOC9">
    <w:name w:val="toc 9"/>
    <w:basedOn w:val="Normal"/>
    <w:next w:val="Normal"/>
    <w:autoRedefine/>
    <w:uiPriority w:val="39"/>
    <w:unhideWhenUsed/>
    <w:rsid w:val="00E02F9B"/>
    <w:pPr>
      <w:ind w:left="1920"/>
    </w:pPr>
  </w:style>
  <w:style w:type="character" w:customStyle="1" w:styleId="BodyText3Char">
    <w:name w:val="Body Text 3 Char"/>
    <w:basedOn w:val="DefaultParagraphFont"/>
    <w:link w:val="BodyText3"/>
    <w:uiPriority w:val="99"/>
    <w:semiHidden/>
    <w:rsid w:val="00E02F9B"/>
    <w:rPr>
      <w:rFonts w:eastAsiaTheme="minorHAnsi" w:cstheme="minorBidi"/>
      <w:color w:val="000000" w:themeColor="text1"/>
      <w:sz w:val="16"/>
      <w:szCs w:val="16"/>
    </w:rPr>
  </w:style>
  <w:style w:type="paragraph" w:styleId="BodyTextFirstIndent">
    <w:name w:val="Body Text First Indent"/>
    <w:basedOn w:val="BodyText"/>
    <w:link w:val="BodyTextFirstIndentChar"/>
    <w:uiPriority w:val="99"/>
    <w:semiHidden/>
    <w:rsid w:val="00E02F9B"/>
    <w:pPr>
      <w:ind w:firstLine="210"/>
    </w:pPr>
  </w:style>
  <w:style w:type="character" w:customStyle="1" w:styleId="BodyTextFirstIndentChar">
    <w:name w:val="Body Text First Indent Char"/>
    <w:basedOn w:val="BodyTextChar"/>
    <w:link w:val="BodyTextFirstIndent"/>
    <w:uiPriority w:val="99"/>
    <w:semiHidden/>
    <w:rsid w:val="00E02F9B"/>
    <w:rPr>
      <w:rFonts w:eastAsiaTheme="minorHAnsi" w:cstheme="minorBidi"/>
      <w:color w:val="000000" w:themeColor="text1"/>
      <w:sz w:val="23"/>
      <w:szCs w:val="22"/>
    </w:rPr>
  </w:style>
  <w:style w:type="paragraph" w:styleId="BodyTextIndent">
    <w:name w:val="Body Text Indent"/>
    <w:basedOn w:val="Normal"/>
    <w:link w:val="BodyTextIndentChar"/>
    <w:uiPriority w:val="99"/>
    <w:semiHidden/>
    <w:rsid w:val="00E02F9B"/>
    <w:pPr>
      <w:spacing w:after="120"/>
      <w:ind w:left="360"/>
    </w:pPr>
  </w:style>
  <w:style w:type="character" w:customStyle="1" w:styleId="BodyTextIndentChar">
    <w:name w:val="Body Text Indent Char"/>
    <w:basedOn w:val="DefaultParagraphFont"/>
    <w:link w:val="BodyTextIndent"/>
    <w:uiPriority w:val="99"/>
    <w:semiHidden/>
    <w:rsid w:val="00E02F9B"/>
    <w:rPr>
      <w:rFonts w:eastAsiaTheme="minorHAnsi" w:cstheme="minorBidi"/>
      <w:color w:val="000000" w:themeColor="text1"/>
      <w:sz w:val="23"/>
      <w:szCs w:val="22"/>
    </w:rPr>
  </w:style>
  <w:style w:type="paragraph" w:styleId="BodyTextFirstIndent2">
    <w:name w:val="Body Text First Indent 2"/>
    <w:basedOn w:val="BodyTextIndent"/>
    <w:link w:val="BodyTextFirstIndent2Char"/>
    <w:uiPriority w:val="99"/>
    <w:semiHidden/>
    <w:rsid w:val="00E02F9B"/>
    <w:pPr>
      <w:ind w:firstLine="210"/>
    </w:pPr>
  </w:style>
  <w:style w:type="character" w:customStyle="1" w:styleId="BodyTextFirstIndent2Char">
    <w:name w:val="Body Text First Indent 2 Char"/>
    <w:basedOn w:val="BodyTextIndentChar"/>
    <w:link w:val="BodyTextFirstIndent2"/>
    <w:uiPriority w:val="99"/>
    <w:semiHidden/>
    <w:rsid w:val="00E02F9B"/>
    <w:rPr>
      <w:rFonts w:eastAsiaTheme="minorHAnsi" w:cstheme="minorBidi"/>
      <w:color w:val="000000" w:themeColor="text1"/>
      <w:sz w:val="23"/>
      <w:szCs w:val="22"/>
    </w:rPr>
  </w:style>
  <w:style w:type="paragraph" w:styleId="BodyTextIndent2">
    <w:name w:val="Body Text Indent 2"/>
    <w:basedOn w:val="Normal"/>
    <w:link w:val="BodyTextIndent2Char"/>
    <w:uiPriority w:val="99"/>
    <w:semiHidden/>
    <w:rsid w:val="00E02F9B"/>
    <w:pPr>
      <w:spacing w:after="120" w:line="480" w:lineRule="auto"/>
      <w:ind w:left="360"/>
    </w:pPr>
  </w:style>
  <w:style w:type="character" w:customStyle="1" w:styleId="BodyTextIndent2Char">
    <w:name w:val="Body Text Indent 2 Char"/>
    <w:basedOn w:val="DefaultParagraphFont"/>
    <w:link w:val="BodyTextIndent2"/>
    <w:uiPriority w:val="99"/>
    <w:semiHidden/>
    <w:rsid w:val="00E02F9B"/>
    <w:rPr>
      <w:rFonts w:eastAsiaTheme="minorHAnsi" w:cstheme="minorBidi"/>
      <w:color w:val="000000" w:themeColor="text1"/>
      <w:sz w:val="23"/>
      <w:szCs w:val="22"/>
    </w:rPr>
  </w:style>
  <w:style w:type="character" w:customStyle="1" w:styleId="nrpsBannerline1Char">
    <w:name w:val="nrps Banner line 1 Char"/>
    <w:basedOn w:val="DefaultParagraphFont"/>
    <w:link w:val="nrpsBannerline1"/>
    <w:semiHidden/>
    <w:rsid w:val="00E02F9B"/>
    <w:rPr>
      <w:rFonts w:ascii="Arial" w:hAnsi="Arial"/>
      <w:b/>
      <w:bCs/>
      <w:color w:val="000000" w:themeColor="text1"/>
      <w:sz w:val="16"/>
    </w:rPr>
  </w:style>
  <w:style w:type="paragraph" w:customStyle="1" w:styleId="nrpsBannerline3">
    <w:name w:val="nrps Banner line 3"/>
    <w:link w:val="nrpsBannerline3Char"/>
    <w:semiHidden/>
    <w:qFormat/>
    <w:locked/>
    <w:rsid w:val="00E02F9B"/>
    <w:pPr>
      <w:spacing w:line="276" w:lineRule="auto"/>
      <w:ind w:left="115"/>
    </w:pPr>
    <w:rPr>
      <w:rFonts w:ascii="Arial" w:hAnsi="Arial"/>
      <w:b/>
      <w:bCs/>
      <w:color w:val="000000" w:themeColor="text1"/>
      <w:sz w:val="16"/>
    </w:rPr>
  </w:style>
  <w:style w:type="paragraph" w:styleId="BodyTextIndent3">
    <w:name w:val="Body Text Indent 3"/>
    <w:basedOn w:val="Normal"/>
    <w:link w:val="BodyTextIndent3Char"/>
    <w:uiPriority w:val="99"/>
    <w:semiHidden/>
    <w:rsid w:val="00E02F9B"/>
    <w:pPr>
      <w:spacing w:after="120"/>
      <w:ind w:left="360"/>
    </w:pPr>
    <w:rPr>
      <w:sz w:val="16"/>
      <w:szCs w:val="16"/>
    </w:rPr>
  </w:style>
  <w:style w:type="paragraph" w:styleId="TOC5">
    <w:name w:val="toc 5"/>
    <w:basedOn w:val="nrpsNormal"/>
    <w:next w:val="nrpsNormal"/>
    <w:autoRedefine/>
    <w:uiPriority w:val="39"/>
    <w:unhideWhenUsed/>
    <w:rsid w:val="00E02F9B"/>
    <w:pPr>
      <w:ind w:left="960"/>
    </w:pPr>
  </w:style>
  <w:style w:type="paragraph" w:customStyle="1" w:styleId="nrpsSubtitle">
    <w:name w:val="nrps Subtitle"/>
    <w:basedOn w:val="Heading1"/>
    <w:next w:val="nrpsSeriesnamenumber"/>
    <w:link w:val="nrpsSubtitleChar"/>
    <w:qFormat/>
    <w:rsid w:val="00E02F9B"/>
    <w:pPr>
      <w:tabs>
        <w:tab w:val="left" w:pos="9360"/>
      </w:tabs>
      <w:spacing w:before="80"/>
      <w:ind w:right="720"/>
    </w:pPr>
    <w:rPr>
      <w:rFonts w:ascii="Times New Roman" w:hAnsi="Times New Roman"/>
      <w:b w:val="0"/>
      <w:bCs/>
      <w:i/>
      <w:sz w:val="36"/>
      <w:szCs w:val="36"/>
    </w:rPr>
  </w:style>
  <w:style w:type="paragraph" w:customStyle="1" w:styleId="nrpsNormal">
    <w:name w:val="nrps Normal"/>
    <w:basedOn w:val="Normal"/>
    <w:link w:val="nrpsNormalChar"/>
    <w:qFormat/>
    <w:rsid w:val="00E02F9B"/>
    <w:rPr>
      <w:rFonts w:eastAsia="Times New Roman" w:cs="Times New Roman"/>
      <w:szCs w:val="20"/>
    </w:rPr>
  </w:style>
  <w:style w:type="character" w:customStyle="1" w:styleId="nrpsSubtitleChar">
    <w:name w:val="nrps Subtitle Char"/>
    <w:basedOn w:val="DefaultParagraphFont"/>
    <w:link w:val="nrpsSubtitle"/>
    <w:rsid w:val="00E02F9B"/>
    <w:rPr>
      <w:bCs/>
      <w:i/>
      <w:color w:val="000000" w:themeColor="text1"/>
      <w:sz w:val="36"/>
      <w:szCs w:val="36"/>
    </w:rPr>
  </w:style>
  <w:style w:type="character" w:customStyle="1" w:styleId="nrpsBannerline2Char">
    <w:name w:val="nrps Banner line 2 Char"/>
    <w:basedOn w:val="DefaultParagraphFont"/>
    <w:link w:val="nrpsBannerline2"/>
    <w:semiHidden/>
    <w:rsid w:val="00E02F9B"/>
    <w:rPr>
      <w:rFonts w:ascii="Arial" w:hAnsi="Arial"/>
      <w:b/>
      <w:bCs/>
      <w:sz w:val="16"/>
      <w:szCs w:val="24"/>
    </w:rPr>
  </w:style>
  <w:style w:type="character" w:customStyle="1" w:styleId="BodyTextIndent3Char">
    <w:name w:val="Body Text Indent 3 Char"/>
    <w:basedOn w:val="DefaultParagraphFont"/>
    <w:link w:val="BodyTextIndent3"/>
    <w:uiPriority w:val="99"/>
    <w:semiHidden/>
    <w:rsid w:val="00E02F9B"/>
    <w:rPr>
      <w:rFonts w:eastAsiaTheme="minorHAnsi" w:cstheme="minorBidi"/>
      <w:color w:val="000000" w:themeColor="text1"/>
      <w:sz w:val="16"/>
      <w:szCs w:val="16"/>
    </w:rPr>
  </w:style>
  <w:style w:type="paragraph" w:styleId="Closing">
    <w:name w:val="Closing"/>
    <w:basedOn w:val="Normal"/>
    <w:link w:val="ClosingChar"/>
    <w:uiPriority w:val="99"/>
    <w:semiHidden/>
    <w:unhideWhenUsed/>
    <w:rsid w:val="00E02F9B"/>
    <w:pPr>
      <w:ind w:left="4320"/>
    </w:pPr>
  </w:style>
  <w:style w:type="character" w:customStyle="1" w:styleId="ClosingChar">
    <w:name w:val="Closing Char"/>
    <w:basedOn w:val="DefaultParagraphFont"/>
    <w:link w:val="Closing"/>
    <w:uiPriority w:val="99"/>
    <w:semiHidden/>
    <w:rsid w:val="00E02F9B"/>
    <w:rPr>
      <w:rFonts w:eastAsiaTheme="minorHAnsi" w:cstheme="minorBidi"/>
      <w:color w:val="000000" w:themeColor="text1"/>
      <w:sz w:val="23"/>
      <w:szCs w:val="22"/>
    </w:rPr>
  </w:style>
  <w:style w:type="character" w:customStyle="1" w:styleId="nrpsBannerline3Char">
    <w:name w:val="nrps Banner line 3 Char"/>
    <w:basedOn w:val="DefaultParagraphFont"/>
    <w:link w:val="nrpsBannerline3"/>
    <w:semiHidden/>
    <w:rsid w:val="00E02F9B"/>
    <w:rPr>
      <w:rFonts w:ascii="Arial" w:hAnsi="Arial"/>
      <w:b/>
      <w:bCs/>
      <w:color w:val="000000" w:themeColor="text1"/>
      <w:sz w:val="16"/>
    </w:rPr>
  </w:style>
  <w:style w:type="paragraph" w:customStyle="1" w:styleId="nrpsHyperlink">
    <w:name w:val="nrps Hyperlink"/>
    <w:basedOn w:val="nrpsNormal"/>
    <w:link w:val="nrpsHyperlinkChar"/>
    <w:rsid w:val="00E02F9B"/>
  </w:style>
  <w:style w:type="paragraph" w:styleId="Date">
    <w:name w:val="Date"/>
    <w:basedOn w:val="Normal"/>
    <w:next w:val="Normal"/>
    <w:link w:val="DateChar"/>
    <w:uiPriority w:val="99"/>
    <w:semiHidden/>
    <w:unhideWhenUsed/>
    <w:rsid w:val="00E02F9B"/>
  </w:style>
  <w:style w:type="paragraph" w:customStyle="1" w:styleId="nrpsInsidecovers">
    <w:name w:val="nrps Inside covers"/>
    <w:basedOn w:val="Normal"/>
    <w:link w:val="nrpsInsidecoversChar"/>
    <w:rsid w:val="00E02F9B"/>
    <w:pPr>
      <w:spacing w:after="0"/>
    </w:pPr>
    <w:rPr>
      <w:rFonts w:eastAsia="Times New Roman" w:cs="Times New Roman"/>
      <w:sz w:val="18"/>
      <w:szCs w:val="24"/>
    </w:rPr>
  </w:style>
  <w:style w:type="paragraph" w:customStyle="1" w:styleId="nrpsHeading1">
    <w:name w:val="nrps Heading 1"/>
    <w:basedOn w:val="Heading1"/>
    <w:next w:val="nrpsNormal"/>
    <w:link w:val="nrpsHeading1Char"/>
    <w:qFormat/>
    <w:rsid w:val="00E02F9B"/>
    <w:pPr>
      <w:tabs>
        <w:tab w:val="left" w:pos="5310"/>
      </w:tabs>
      <w:spacing w:after="200"/>
    </w:pPr>
  </w:style>
  <w:style w:type="paragraph" w:customStyle="1" w:styleId="nrpsLiteraturecited">
    <w:name w:val="nrps Literature cited"/>
    <w:link w:val="nrpsLiteraturecitedChar"/>
    <w:qFormat/>
    <w:rsid w:val="00E02F9B"/>
    <w:pPr>
      <w:spacing w:after="200" w:line="276" w:lineRule="auto"/>
      <w:ind w:left="360" w:hanging="360"/>
    </w:pPr>
    <w:rPr>
      <w:color w:val="000000" w:themeColor="text1"/>
      <w:sz w:val="23"/>
      <w:szCs w:val="24"/>
    </w:rPr>
  </w:style>
  <w:style w:type="character" w:customStyle="1" w:styleId="nrpsInsidecoversChar">
    <w:name w:val="nrps Inside covers Char"/>
    <w:basedOn w:val="DefaultParagraphFont"/>
    <w:link w:val="nrpsInsidecovers"/>
    <w:rsid w:val="00E02F9B"/>
    <w:rPr>
      <w:color w:val="000000" w:themeColor="text1"/>
      <w:sz w:val="18"/>
      <w:szCs w:val="24"/>
    </w:rPr>
  </w:style>
  <w:style w:type="paragraph" w:customStyle="1" w:styleId="nrpsHeading3">
    <w:name w:val="nrps Heading 3"/>
    <w:basedOn w:val="Heading3"/>
    <w:next w:val="nrpsNormal"/>
    <w:link w:val="nrpsHeading3Char"/>
    <w:qFormat/>
    <w:rsid w:val="00E02F9B"/>
    <w:pPr>
      <w:spacing w:before="80"/>
    </w:pPr>
    <w:rPr>
      <w:bCs w:val="0"/>
      <w:szCs w:val="22"/>
    </w:rPr>
  </w:style>
  <w:style w:type="character" w:customStyle="1" w:styleId="nrpsLiteraturecitedChar">
    <w:name w:val="nrps Literature cited Char"/>
    <w:basedOn w:val="DefaultParagraphFont"/>
    <w:link w:val="nrpsLiteraturecited"/>
    <w:rsid w:val="00E02F9B"/>
    <w:rPr>
      <w:color w:val="000000" w:themeColor="text1"/>
      <w:sz w:val="23"/>
      <w:szCs w:val="24"/>
    </w:rPr>
  </w:style>
  <w:style w:type="character" w:customStyle="1" w:styleId="nrpsNormalChar">
    <w:name w:val="nrps Normal Char"/>
    <w:basedOn w:val="DefaultParagraphFont"/>
    <w:link w:val="nrpsNormal"/>
    <w:rsid w:val="00E02F9B"/>
    <w:rPr>
      <w:color w:val="000000" w:themeColor="text1"/>
      <w:sz w:val="23"/>
    </w:rPr>
  </w:style>
  <w:style w:type="character" w:customStyle="1" w:styleId="Heading3Char">
    <w:name w:val="Heading 3 Char"/>
    <w:basedOn w:val="DefaultParagraphFont"/>
    <w:link w:val="Heading3"/>
    <w:rsid w:val="00E02F9B"/>
    <w:rPr>
      <w:rFonts w:ascii="Arial" w:eastAsia="MS Mincho" w:hAnsi="Arial"/>
      <w:b/>
      <w:bCs/>
      <w:i/>
      <w:color w:val="000000" w:themeColor="text1"/>
      <w:sz w:val="21"/>
      <w:szCs w:val="24"/>
    </w:rPr>
  </w:style>
  <w:style w:type="character" w:customStyle="1" w:styleId="nrpsHeading3Char">
    <w:name w:val="nrps Heading 3 Char"/>
    <w:basedOn w:val="DefaultParagraphFont"/>
    <w:link w:val="nrpsHeading3"/>
    <w:rsid w:val="00E02F9B"/>
    <w:rPr>
      <w:rFonts w:ascii="Arial" w:eastAsia="MS Mincho" w:hAnsi="Arial"/>
      <w:b/>
      <w:i/>
      <w:color w:val="000000" w:themeColor="text1"/>
      <w:sz w:val="21"/>
      <w:szCs w:val="22"/>
    </w:rPr>
  </w:style>
  <w:style w:type="character" w:customStyle="1" w:styleId="nrpsHyperlinkChar">
    <w:name w:val="nrps Hyperlink Char"/>
    <w:basedOn w:val="nrpsNormalChar"/>
    <w:link w:val="nrpsHyperlink"/>
    <w:rsid w:val="00E02F9B"/>
    <w:rPr>
      <w:color w:val="000000" w:themeColor="text1"/>
      <w:sz w:val="23"/>
    </w:rPr>
  </w:style>
  <w:style w:type="paragraph" w:customStyle="1" w:styleId="nrpsHeading2">
    <w:name w:val="nrps Heading 2"/>
    <w:basedOn w:val="Heading2"/>
    <w:next w:val="nrpsNormal"/>
    <w:link w:val="nrpsHeading2Char"/>
    <w:qFormat/>
    <w:rsid w:val="00E02F9B"/>
    <w:pPr>
      <w:spacing w:before="80"/>
    </w:pPr>
    <w:rPr>
      <w:bCs w:val="0"/>
      <w:iCs w:val="0"/>
    </w:rPr>
  </w:style>
  <w:style w:type="character" w:customStyle="1" w:styleId="Heading1Char">
    <w:name w:val="Heading 1 Char"/>
    <w:basedOn w:val="DefaultParagraphFont"/>
    <w:link w:val="Heading1"/>
    <w:rsid w:val="00E02F9B"/>
    <w:rPr>
      <w:rFonts w:ascii="Arial" w:hAnsi="Arial"/>
      <w:b/>
      <w:color w:val="000000" w:themeColor="text1"/>
      <w:sz w:val="32"/>
      <w:szCs w:val="18"/>
    </w:rPr>
  </w:style>
  <w:style w:type="character" w:customStyle="1" w:styleId="nrpsHeading1Char">
    <w:name w:val="nrps Heading 1 Char"/>
    <w:basedOn w:val="DefaultParagraphFont"/>
    <w:link w:val="nrpsHeading1"/>
    <w:rsid w:val="00E02F9B"/>
    <w:rPr>
      <w:rFonts w:ascii="Arial" w:hAnsi="Arial"/>
      <w:b/>
      <w:color w:val="000000" w:themeColor="text1"/>
      <w:sz w:val="32"/>
      <w:szCs w:val="18"/>
    </w:rPr>
  </w:style>
  <w:style w:type="paragraph" w:customStyle="1" w:styleId="nrpsHeading4">
    <w:name w:val="nrps Heading 4"/>
    <w:basedOn w:val="Heading4"/>
    <w:next w:val="nrpsNormal"/>
    <w:link w:val="nrpsHeading4Char"/>
    <w:qFormat/>
    <w:rsid w:val="00E02F9B"/>
    <w:pPr>
      <w:spacing w:before="80"/>
    </w:pPr>
    <w:rPr>
      <w:bCs w:val="0"/>
      <w:sz w:val="23"/>
    </w:rPr>
  </w:style>
  <w:style w:type="character" w:customStyle="1" w:styleId="nrpsHeading2Char">
    <w:name w:val="nrps Heading 2 Char"/>
    <w:basedOn w:val="DefaultParagraphFont"/>
    <w:link w:val="nrpsHeading2"/>
    <w:rsid w:val="00E02F9B"/>
    <w:rPr>
      <w:rFonts w:ascii="Arial" w:hAnsi="Arial" w:cs="Arial"/>
      <w:b/>
      <w:color w:val="000000" w:themeColor="text1"/>
      <w:sz w:val="23"/>
      <w:szCs w:val="28"/>
    </w:rPr>
  </w:style>
  <w:style w:type="paragraph" w:customStyle="1" w:styleId="nrpsHeading5">
    <w:name w:val="nrps Heading 5"/>
    <w:basedOn w:val="Heading5"/>
    <w:next w:val="nrpsNormal"/>
    <w:link w:val="nrpsHeading5Char"/>
    <w:rsid w:val="00E02F9B"/>
    <w:pPr>
      <w:keepNext/>
      <w:spacing w:before="80" w:after="0"/>
      <w:ind w:left="360"/>
    </w:pPr>
    <w:rPr>
      <w:bCs w:val="0"/>
      <w:iCs w:val="0"/>
      <w:sz w:val="21"/>
    </w:rPr>
  </w:style>
  <w:style w:type="character" w:customStyle="1" w:styleId="Heading4Char">
    <w:name w:val="Heading 4 Char"/>
    <w:basedOn w:val="DefaultParagraphFont"/>
    <w:link w:val="Heading4"/>
    <w:rsid w:val="00E02F9B"/>
    <w:rPr>
      <w:bCs/>
      <w:color w:val="000000" w:themeColor="text1"/>
      <w:sz w:val="24"/>
      <w:szCs w:val="28"/>
      <w:u w:val="single"/>
    </w:rPr>
  </w:style>
  <w:style w:type="character" w:customStyle="1" w:styleId="nrpsHeading4Char">
    <w:name w:val="nrps Heading 4 Char"/>
    <w:basedOn w:val="DefaultParagraphFont"/>
    <w:link w:val="nrpsHeading4"/>
    <w:rsid w:val="00E02F9B"/>
    <w:rPr>
      <w:color w:val="000000" w:themeColor="text1"/>
      <w:sz w:val="23"/>
      <w:szCs w:val="28"/>
      <w:u w:val="single"/>
    </w:rPr>
  </w:style>
  <w:style w:type="paragraph" w:customStyle="1" w:styleId="nrpsFigurecaption">
    <w:name w:val="nrps Figure caption"/>
    <w:next w:val="nrpsNormal"/>
    <w:link w:val="nrpsFigurecaptionChar"/>
    <w:qFormat/>
    <w:rsid w:val="00E02F9B"/>
    <w:pPr>
      <w:spacing w:before="80" w:after="360" w:line="276" w:lineRule="auto"/>
    </w:pPr>
    <w:rPr>
      <w:rFonts w:ascii="Arial" w:hAnsi="Arial"/>
      <w:bCs/>
      <w:color w:val="000000" w:themeColor="text1"/>
    </w:rPr>
  </w:style>
  <w:style w:type="character" w:customStyle="1" w:styleId="Heading5Char">
    <w:name w:val="Heading 5 Char"/>
    <w:basedOn w:val="DefaultParagraphFont"/>
    <w:link w:val="Heading5"/>
    <w:rsid w:val="00E02F9B"/>
    <w:rPr>
      <w:rFonts w:eastAsiaTheme="minorHAnsi" w:cstheme="minorBidi"/>
      <w:bCs/>
      <w:i/>
      <w:iCs/>
      <w:color w:val="000000" w:themeColor="text1"/>
      <w:sz w:val="23"/>
      <w:szCs w:val="26"/>
    </w:rPr>
  </w:style>
  <w:style w:type="character" w:customStyle="1" w:styleId="nrpsHeading5Char">
    <w:name w:val="nrps Heading 5 Char"/>
    <w:basedOn w:val="DefaultParagraphFont"/>
    <w:link w:val="nrpsHeading5"/>
    <w:rsid w:val="00E02F9B"/>
    <w:rPr>
      <w:rFonts w:eastAsiaTheme="minorHAnsi" w:cstheme="minorBidi"/>
      <w:i/>
      <w:color w:val="000000" w:themeColor="text1"/>
      <w:sz w:val="21"/>
      <w:szCs w:val="26"/>
    </w:rPr>
  </w:style>
  <w:style w:type="paragraph" w:customStyle="1" w:styleId="nrpsTablecaption">
    <w:name w:val="nrps Table caption"/>
    <w:next w:val="nrpsNormal"/>
    <w:link w:val="nrpsTablecaptionChar"/>
    <w:qFormat/>
    <w:rsid w:val="00E02F9B"/>
    <w:pPr>
      <w:keepNext/>
      <w:spacing w:before="360" w:after="80" w:line="276" w:lineRule="auto"/>
    </w:pPr>
    <w:rPr>
      <w:rFonts w:ascii="Arial" w:hAnsi="Arial"/>
      <w:bCs/>
      <w:color w:val="000000" w:themeColor="text1"/>
    </w:rPr>
  </w:style>
  <w:style w:type="character" w:customStyle="1" w:styleId="nrpsFigurecaptionChar">
    <w:name w:val="nrps Figure caption Char"/>
    <w:basedOn w:val="DefaultParagraphFont"/>
    <w:link w:val="nrpsFigurecaption"/>
    <w:rsid w:val="00E02F9B"/>
    <w:rPr>
      <w:rFonts w:ascii="Arial" w:hAnsi="Arial"/>
      <w:bCs/>
      <w:color w:val="000000" w:themeColor="text1"/>
    </w:rPr>
  </w:style>
  <w:style w:type="paragraph" w:customStyle="1" w:styleId="nrpsTableheader">
    <w:name w:val="nrps Table header"/>
    <w:link w:val="nrpsTableheaderChar"/>
    <w:qFormat/>
    <w:rsid w:val="00E02F9B"/>
    <w:pPr>
      <w:spacing w:before="20" w:after="20" w:line="276" w:lineRule="auto"/>
    </w:pPr>
    <w:rPr>
      <w:rFonts w:ascii="Arial" w:hAnsi="Arial" w:cs="Arial"/>
      <w:b/>
      <w:color w:val="000000" w:themeColor="text1"/>
      <w:sz w:val="18"/>
    </w:rPr>
  </w:style>
  <w:style w:type="character" w:customStyle="1" w:styleId="nrpsTablecaptionChar">
    <w:name w:val="nrps Table caption Char"/>
    <w:basedOn w:val="DefaultParagraphFont"/>
    <w:link w:val="nrpsTablecaption"/>
    <w:rsid w:val="00E02F9B"/>
    <w:rPr>
      <w:rFonts w:ascii="Arial" w:hAnsi="Arial"/>
      <w:bCs/>
      <w:color w:val="000000" w:themeColor="text1"/>
    </w:rPr>
  </w:style>
  <w:style w:type="character" w:customStyle="1" w:styleId="DateChar">
    <w:name w:val="Date Char"/>
    <w:basedOn w:val="DefaultParagraphFont"/>
    <w:link w:val="Date"/>
    <w:uiPriority w:val="99"/>
    <w:semiHidden/>
    <w:rsid w:val="00E02F9B"/>
    <w:rPr>
      <w:rFonts w:eastAsiaTheme="minorHAnsi" w:cstheme="minorBidi"/>
      <w:color w:val="000000" w:themeColor="text1"/>
      <w:sz w:val="23"/>
      <w:szCs w:val="22"/>
    </w:rPr>
  </w:style>
  <w:style w:type="paragraph" w:styleId="DocumentMap">
    <w:name w:val="Document Map"/>
    <w:basedOn w:val="Normal"/>
    <w:link w:val="DocumentMapChar"/>
    <w:uiPriority w:val="99"/>
    <w:semiHidden/>
    <w:unhideWhenUsed/>
    <w:rsid w:val="00E02F9B"/>
    <w:rPr>
      <w:rFonts w:ascii="Tahoma" w:hAnsi="Tahoma" w:cs="Tahoma"/>
      <w:sz w:val="16"/>
      <w:szCs w:val="16"/>
    </w:rPr>
  </w:style>
  <w:style w:type="character" w:customStyle="1" w:styleId="nrpsTableheaderChar">
    <w:name w:val="nrps Table header Char"/>
    <w:basedOn w:val="DefaultParagraphFont"/>
    <w:link w:val="nrpsTableheader"/>
    <w:rsid w:val="00E02F9B"/>
    <w:rPr>
      <w:rFonts w:ascii="Arial" w:hAnsi="Arial" w:cs="Arial"/>
      <w:b/>
      <w:color w:val="000000" w:themeColor="text1"/>
      <w:sz w:val="18"/>
    </w:rPr>
  </w:style>
  <w:style w:type="character" w:customStyle="1" w:styleId="nrpsBackcoveraddress">
    <w:name w:val="nrps Backcover address"/>
    <w:basedOn w:val="nrpsBannerline1Char"/>
    <w:semiHidden/>
    <w:rsid w:val="00E02F9B"/>
    <w:rPr>
      <w:rFonts w:ascii="Arial" w:eastAsia="Times New Roman" w:hAnsi="Arial" w:cs="Times New Roman"/>
      <w:b/>
      <w:bCs w:val="0"/>
      <w:color w:val="000000" w:themeColor="text1"/>
      <w:sz w:val="18"/>
      <w:szCs w:val="20"/>
    </w:rPr>
  </w:style>
  <w:style w:type="paragraph" w:customStyle="1" w:styleId="nrpsInstructions">
    <w:name w:val="nrps Instructions"/>
    <w:link w:val="nrpsInstructionsChar"/>
    <w:locked/>
    <w:rsid w:val="00E02F9B"/>
    <w:pPr>
      <w:spacing w:line="276" w:lineRule="auto"/>
    </w:pPr>
    <w:rPr>
      <w:rFonts w:ascii="Arial" w:hAnsi="Arial"/>
      <w:color w:val="800000"/>
      <w:sz w:val="23"/>
    </w:rPr>
  </w:style>
  <w:style w:type="paragraph" w:customStyle="1" w:styleId="nrpsHorizontalrule">
    <w:name w:val="nrps Horizontal rule"/>
    <w:basedOn w:val="Normal"/>
    <w:semiHidden/>
    <w:locked/>
    <w:rsid w:val="00E02F9B"/>
    <w:pPr>
      <w:pBdr>
        <w:bottom w:val="single" w:sz="4" w:space="0" w:color="auto"/>
      </w:pBdr>
      <w:spacing w:after="0" w:line="240" w:lineRule="auto"/>
    </w:pPr>
    <w:rPr>
      <w:rFonts w:eastAsia="Times New Roman" w:cs="Times New Roman"/>
      <w:sz w:val="24"/>
      <w:szCs w:val="20"/>
    </w:rPr>
  </w:style>
  <w:style w:type="character" w:customStyle="1" w:styleId="nrpsInstructionsChar">
    <w:name w:val="nrps Instructions Char"/>
    <w:basedOn w:val="nrpsNormalChar"/>
    <w:link w:val="nrpsInstructions"/>
    <w:rsid w:val="00E02F9B"/>
    <w:rPr>
      <w:rFonts w:ascii="Arial" w:hAnsi="Arial"/>
      <w:color w:val="800000"/>
      <w:sz w:val="23"/>
    </w:rPr>
  </w:style>
  <w:style w:type="character" w:customStyle="1" w:styleId="DocumentMapChar">
    <w:name w:val="Document Map Char"/>
    <w:basedOn w:val="DefaultParagraphFont"/>
    <w:link w:val="DocumentMap"/>
    <w:uiPriority w:val="99"/>
    <w:semiHidden/>
    <w:rsid w:val="00E02F9B"/>
    <w:rPr>
      <w:rFonts w:ascii="Tahoma" w:eastAsiaTheme="minorHAnsi" w:hAnsi="Tahoma" w:cs="Tahoma"/>
      <w:color w:val="000000" w:themeColor="text1"/>
      <w:sz w:val="16"/>
      <w:szCs w:val="16"/>
    </w:rPr>
  </w:style>
  <w:style w:type="paragraph" w:styleId="E-mailSignature">
    <w:name w:val="E-mail Signature"/>
    <w:basedOn w:val="Normal"/>
    <w:link w:val="E-mailSignatureChar"/>
    <w:uiPriority w:val="99"/>
    <w:semiHidden/>
    <w:unhideWhenUsed/>
    <w:rsid w:val="00E02F9B"/>
  </w:style>
  <w:style w:type="character" w:customStyle="1" w:styleId="E-mailSignatureChar">
    <w:name w:val="E-mail Signature Char"/>
    <w:basedOn w:val="DefaultParagraphFont"/>
    <w:link w:val="E-mailSignature"/>
    <w:uiPriority w:val="99"/>
    <w:semiHidden/>
    <w:rsid w:val="00E02F9B"/>
    <w:rPr>
      <w:rFonts w:eastAsiaTheme="minorHAnsi" w:cstheme="minorBidi"/>
      <w:color w:val="000000" w:themeColor="text1"/>
      <w:sz w:val="23"/>
      <w:szCs w:val="22"/>
    </w:rPr>
  </w:style>
  <w:style w:type="paragraph" w:styleId="EnvelopeAddress">
    <w:name w:val="envelope address"/>
    <w:basedOn w:val="Normal"/>
    <w:uiPriority w:val="99"/>
    <w:semiHidden/>
    <w:unhideWhenUsed/>
    <w:rsid w:val="00E02F9B"/>
    <w:pPr>
      <w:framePr w:w="7920" w:h="1980" w:hRule="exact" w:hSpace="180" w:wrap="auto" w:hAnchor="page" w:xAlign="center" w:yAlign="bottom"/>
      <w:ind w:left="2880"/>
    </w:pPr>
    <w:rPr>
      <w:rFonts w:ascii="Cambria" w:hAnsi="Cambria"/>
    </w:rPr>
  </w:style>
  <w:style w:type="paragraph" w:styleId="EnvelopeReturn">
    <w:name w:val="envelope return"/>
    <w:basedOn w:val="Normal"/>
    <w:uiPriority w:val="99"/>
    <w:semiHidden/>
    <w:unhideWhenUsed/>
    <w:rsid w:val="00E02F9B"/>
    <w:rPr>
      <w:rFonts w:ascii="Cambria" w:hAnsi="Cambria"/>
      <w:sz w:val="20"/>
      <w:szCs w:val="20"/>
    </w:rPr>
  </w:style>
  <w:style w:type="paragraph" w:styleId="FootnoteText">
    <w:name w:val="footnote text"/>
    <w:basedOn w:val="Normal"/>
    <w:link w:val="FootnoteTextChar"/>
    <w:uiPriority w:val="99"/>
    <w:semiHidden/>
    <w:unhideWhenUsed/>
    <w:rsid w:val="00E02F9B"/>
    <w:rPr>
      <w:sz w:val="20"/>
      <w:szCs w:val="20"/>
    </w:rPr>
  </w:style>
  <w:style w:type="character" w:customStyle="1" w:styleId="FootnoteTextChar">
    <w:name w:val="Footnote Text Char"/>
    <w:basedOn w:val="DefaultParagraphFont"/>
    <w:link w:val="FootnoteText"/>
    <w:uiPriority w:val="99"/>
    <w:semiHidden/>
    <w:rsid w:val="00E02F9B"/>
    <w:rPr>
      <w:rFonts w:eastAsiaTheme="minorHAnsi" w:cstheme="minorBidi"/>
      <w:color w:val="000000" w:themeColor="text1"/>
    </w:rPr>
  </w:style>
  <w:style w:type="character" w:customStyle="1" w:styleId="Heading6Char">
    <w:name w:val="Heading 6 Char"/>
    <w:basedOn w:val="DefaultParagraphFont"/>
    <w:link w:val="Heading6"/>
    <w:rsid w:val="00E02F9B"/>
    <w:rPr>
      <w:rFonts w:ascii="Calibri" w:eastAsiaTheme="minorHAnsi" w:hAnsi="Calibri" w:cstheme="minorBidi"/>
      <w:b/>
      <w:bCs/>
      <w:color w:val="000000" w:themeColor="text1"/>
      <w:sz w:val="23"/>
      <w:szCs w:val="22"/>
    </w:rPr>
  </w:style>
  <w:style w:type="character" w:customStyle="1" w:styleId="Heading7Char">
    <w:name w:val="Heading 7 Char"/>
    <w:basedOn w:val="DefaultParagraphFont"/>
    <w:link w:val="Heading7"/>
    <w:uiPriority w:val="9"/>
    <w:semiHidden/>
    <w:rsid w:val="00E02F9B"/>
    <w:rPr>
      <w:rFonts w:ascii="Calibri" w:eastAsiaTheme="minorHAnsi" w:hAnsi="Calibri" w:cstheme="minorBidi"/>
      <w:color w:val="000000" w:themeColor="text1"/>
      <w:sz w:val="23"/>
      <w:szCs w:val="22"/>
    </w:rPr>
  </w:style>
  <w:style w:type="character" w:customStyle="1" w:styleId="Heading8Char">
    <w:name w:val="Heading 8 Char"/>
    <w:basedOn w:val="DefaultParagraphFont"/>
    <w:link w:val="Heading8"/>
    <w:uiPriority w:val="9"/>
    <w:semiHidden/>
    <w:rsid w:val="00E02F9B"/>
    <w:rPr>
      <w:rFonts w:ascii="Calibri" w:eastAsiaTheme="minorHAnsi" w:hAnsi="Calibri" w:cstheme="minorBidi"/>
      <w:i/>
      <w:iCs/>
      <w:color w:val="000000" w:themeColor="text1"/>
      <w:sz w:val="23"/>
      <w:szCs w:val="22"/>
    </w:rPr>
  </w:style>
  <w:style w:type="character" w:customStyle="1" w:styleId="Heading9Char">
    <w:name w:val="Heading 9 Char"/>
    <w:basedOn w:val="DefaultParagraphFont"/>
    <w:link w:val="Heading9"/>
    <w:uiPriority w:val="9"/>
    <w:semiHidden/>
    <w:rsid w:val="00E02F9B"/>
    <w:rPr>
      <w:rFonts w:ascii="Cambria" w:eastAsiaTheme="minorHAnsi" w:hAnsi="Cambria" w:cstheme="minorBidi"/>
      <w:color w:val="000000" w:themeColor="text1"/>
      <w:sz w:val="23"/>
      <w:szCs w:val="22"/>
    </w:rPr>
  </w:style>
  <w:style w:type="paragraph" w:styleId="HTMLAddress">
    <w:name w:val="HTML Address"/>
    <w:basedOn w:val="Normal"/>
    <w:link w:val="HTMLAddressChar"/>
    <w:uiPriority w:val="99"/>
    <w:semiHidden/>
    <w:unhideWhenUsed/>
    <w:rsid w:val="00E02F9B"/>
    <w:rPr>
      <w:i/>
      <w:iCs/>
    </w:rPr>
  </w:style>
  <w:style w:type="character" w:customStyle="1" w:styleId="HTMLAddressChar">
    <w:name w:val="HTML Address Char"/>
    <w:basedOn w:val="DefaultParagraphFont"/>
    <w:link w:val="HTMLAddress"/>
    <w:uiPriority w:val="99"/>
    <w:semiHidden/>
    <w:rsid w:val="00E02F9B"/>
    <w:rPr>
      <w:rFonts w:eastAsiaTheme="minorHAnsi" w:cstheme="minorBidi"/>
      <w:i/>
      <w:iCs/>
      <w:color w:val="000000" w:themeColor="text1"/>
      <w:sz w:val="23"/>
      <w:szCs w:val="22"/>
    </w:rPr>
  </w:style>
  <w:style w:type="paragraph" w:styleId="HTMLPreformatted">
    <w:name w:val="HTML Preformatted"/>
    <w:basedOn w:val="Normal"/>
    <w:link w:val="HTMLPreformattedChar"/>
    <w:uiPriority w:val="99"/>
    <w:semiHidden/>
    <w:unhideWhenUsed/>
    <w:rsid w:val="00E02F9B"/>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02F9B"/>
    <w:rPr>
      <w:rFonts w:ascii="Courier New" w:eastAsiaTheme="minorHAnsi" w:hAnsi="Courier New" w:cs="Courier New"/>
      <w:color w:val="000000" w:themeColor="text1"/>
    </w:rPr>
  </w:style>
  <w:style w:type="paragraph" w:styleId="Index1">
    <w:name w:val="index 1"/>
    <w:basedOn w:val="Normal"/>
    <w:next w:val="Normal"/>
    <w:autoRedefine/>
    <w:uiPriority w:val="99"/>
    <w:semiHidden/>
    <w:unhideWhenUsed/>
    <w:rsid w:val="00E02F9B"/>
    <w:pPr>
      <w:ind w:left="240" w:hanging="240"/>
    </w:pPr>
  </w:style>
  <w:style w:type="paragraph" w:styleId="Index2">
    <w:name w:val="index 2"/>
    <w:basedOn w:val="Normal"/>
    <w:next w:val="Normal"/>
    <w:autoRedefine/>
    <w:uiPriority w:val="99"/>
    <w:semiHidden/>
    <w:unhideWhenUsed/>
    <w:rsid w:val="00E02F9B"/>
    <w:pPr>
      <w:ind w:left="480" w:hanging="240"/>
    </w:pPr>
  </w:style>
  <w:style w:type="paragraph" w:styleId="Index3">
    <w:name w:val="index 3"/>
    <w:basedOn w:val="Normal"/>
    <w:next w:val="Normal"/>
    <w:autoRedefine/>
    <w:uiPriority w:val="99"/>
    <w:semiHidden/>
    <w:unhideWhenUsed/>
    <w:rsid w:val="00E02F9B"/>
    <w:pPr>
      <w:ind w:left="720" w:hanging="240"/>
    </w:pPr>
  </w:style>
  <w:style w:type="paragraph" w:styleId="Index4">
    <w:name w:val="index 4"/>
    <w:basedOn w:val="Normal"/>
    <w:next w:val="Normal"/>
    <w:autoRedefine/>
    <w:uiPriority w:val="99"/>
    <w:semiHidden/>
    <w:unhideWhenUsed/>
    <w:rsid w:val="00E02F9B"/>
    <w:pPr>
      <w:ind w:left="960" w:hanging="240"/>
    </w:pPr>
  </w:style>
  <w:style w:type="paragraph" w:styleId="Index5">
    <w:name w:val="index 5"/>
    <w:basedOn w:val="Normal"/>
    <w:next w:val="Normal"/>
    <w:autoRedefine/>
    <w:uiPriority w:val="99"/>
    <w:semiHidden/>
    <w:unhideWhenUsed/>
    <w:rsid w:val="00E02F9B"/>
    <w:pPr>
      <w:ind w:left="1200" w:hanging="240"/>
    </w:pPr>
  </w:style>
  <w:style w:type="paragraph" w:styleId="Index6">
    <w:name w:val="index 6"/>
    <w:basedOn w:val="Normal"/>
    <w:next w:val="Normal"/>
    <w:autoRedefine/>
    <w:uiPriority w:val="99"/>
    <w:semiHidden/>
    <w:unhideWhenUsed/>
    <w:rsid w:val="00E02F9B"/>
    <w:pPr>
      <w:ind w:left="1440" w:hanging="240"/>
    </w:pPr>
  </w:style>
  <w:style w:type="paragraph" w:styleId="Index7">
    <w:name w:val="index 7"/>
    <w:basedOn w:val="Normal"/>
    <w:next w:val="Normal"/>
    <w:autoRedefine/>
    <w:uiPriority w:val="99"/>
    <w:semiHidden/>
    <w:unhideWhenUsed/>
    <w:rsid w:val="00E02F9B"/>
    <w:pPr>
      <w:ind w:left="1680" w:hanging="240"/>
    </w:pPr>
  </w:style>
  <w:style w:type="paragraph" w:styleId="Index8">
    <w:name w:val="index 8"/>
    <w:basedOn w:val="Normal"/>
    <w:next w:val="Normal"/>
    <w:autoRedefine/>
    <w:uiPriority w:val="99"/>
    <w:semiHidden/>
    <w:unhideWhenUsed/>
    <w:rsid w:val="00E02F9B"/>
    <w:pPr>
      <w:ind w:left="1920" w:hanging="240"/>
    </w:pPr>
  </w:style>
  <w:style w:type="paragraph" w:styleId="Index9">
    <w:name w:val="index 9"/>
    <w:basedOn w:val="Normal"/>
    <w:next w:val="Normal"/>
    <w:autoRedefine/>
    <w:uiPriority w:val="99"/>
    <w:semiHidden/>
    <w:unhideWhenUsed/>
    <w:rsid w:val="00E02F9B"/>
    <w:pPr>
      <w:ind w:left="2160" w:hanging="240"/>
    </w:pPr>
  </w:style>
  <w:style w:type="paragraph" w:styleId="IndexHeading">
    <w:name w:val="index heading"/>
    <w:basedOn w:val="Normal"/>
    <w:next w:val="Index1"/>
    <w:uiPriority w:val="99"/>
    <w:semiHidden/>
    <w:unhideWhenUsed/>
    <w:rsid w:val="00E02F9B"/>
    <w:rPr>
      <w:rFonts w:ascii="Cambria" w:hAnsi="Cambria"/>
      <w:b/>
      <w:bCs/>
    </w:rPr>
  </w:style>
  <w:style w:type="paragraph" w:styleId="ListParagraph">
    <w:name w:val="List Paragraph"/>
    <w:basedOn w:val="nrpsNormalsingleline"/>
    <w:uiPriority w:val="34"/>
    <w:qFormat/>
    <w:rsid w:val="00E02F9B"/>
    <w:pPr>
      <w:ind w:left="720"/>
    </w:pPr>
  </w:style>
  <w:style w:type="paragraph" w:styleId="List">
    <w:name w:val="List"/>
    <w:basedOn w:val="Normal"/>
    <w:uiPriority w:val="99"/>
    <w:semiHidden/>
    <w:unhideWhenUsed/>
    <w:rsid w:val="00E02F9B"/>
    <w:pPr>
      <w:ind w:left="360" w:hanging="360"/>
      <w:contextualSpacing/>
    </w:pPr>
  </w:style>
  <w:style w:type="paragraph" w:styleId="List2">
    <w:name w:val="List 2"/>
    <w:basedOn w:val="Normal"/>
    <w:uiPriority w:val="99"/>
    <w:semiHidden/>
    <w:unhideWhenUsed/>
    <w:rsid w:val="00E02F9B"/>
    <w:pPr>
      <w:ind w:left="720" w:hanging="360"/>
      <w:contextualSpacing/>
    </w:pPr>
  </w:style>
  <w:style w:type="paragraph" w:styleId="List3">
    <w:name w:val="List 3"/>
    <w:basedOn w:val="Normal"/>
    <w:uiPriority w:val="99"/>
    <w:semiHidden/>
    <w:unhideWhenUsed/>
    <w:rsid w:val="00E02F9B"/>
    <w:pPr>
      <w:ind w:left="1080" w:hanging="360"/>
      <w:contextualSpacing/>
    </w:pPr>
  </w:style>
  <w:style w:type="paragraph" w:styleId="List4">
    <w:name w:val="List 4"/>
    <w:basedOn w:val="Normal"/>
    <w:uiPriority w:val="99"/>
    <w:semiHidden/>
    <w:unhideWhenUsed/>
    <w:rsid w:val="00E02F9B"/>
    <w:pPr>
      <w:ind w:left="1440" w:hanging="360"/>
      <w:contextualSpacing/>
    </w:pPr>
  </w:style>
  <w:style w:type="paragraph" w:styleId="List5">
    <w:name w:val="List 5"/>
    <w:basedOn w:val="Normal"/>
    <w:uiPriority w:val="99"/>
    <w:semiHidden/>
    <w:unhideWhenUsed/>
    <w:rsid w:val="00E02F9B"/>
    <w:pPr>
      <w:ind w:left="1800" w:hanging="360"/>
      <w:contextualSpacing/>
    </w:pPr>
  </w:style>
  <w:style w:type="paragraph" w:styleId="ListBullet">
    <w:name w:val="List Bullet"/>
    <w:basedOn w:val="Normal"/>
    <w:uiPriority w:val="99"/>
    <w:semiHidden/>
    <w:unhideWhenUsed/>
    <w:rsid w:val="00E02F9B"/>
    <w:pPr>
      <w:numPr>
        <w:numId w:val="21"/>
      </w:numPr>
      <w:contextualSpacing/>
    </w:pPr>
  </w:style>
  <w:style w:type="paragraph" w:styleId="ListBullet2">
    <w:name w:val="List Bullet 2"/>
    <w:basedOn w:val="Normal"/>
    <w:uiPriority w:val="99"/>
    <w:semiHidden/>
    <w:unhideWhenUsed/>
    <w:rsid w:val="00E02F9B"/>
    <w:pPr>
      <w:numPr>
        <w:numId w:val="22"/>
      </w:numPr>
      <w:contextualSpacing/>
    </w:pPr>
  </w:style>
  <w:style w:type="paragraph" w:styleId="ListBullet3">
    <w:name w:val="List Bullet 3"/>
    <w:basedOn w:val="Normal"/>
    <w:uiPriority w:val="99"/>
    <w:semiHidden/>
    <w:unhideWhenUsed/>
    <w:rsid w:val="00E02F9B"/>
    <w:pPr>
      <w:numPr>
        <w:numId w:val="23"/>
      </w:numPr>
      <w:contextualSpacing/>
    </w:pPr>
  </w:style>
  <w:style w:type="paragraph" w:styleId="ListBullet4">
    <w:name w:val="List Bullet 4"/>
    <w:basedOn w:val="Normal"/>
    <w:uiPriority w:val="99"/>
    <w:semiHidden/>
    <w:unhideWhenUsed/>
    <w:rsid w:val="00E02F9B"/>
    <w:pPr>
      <w:numPr>
        <w:numId w:val="24"/>
      </w:numPr>
      <w:contextualSpacing/>
    </w:pPr>
  </w:style>
  <w:style w:type="paragraph" w:styleId="ListBullet5">
    <w:name w:val="List Bullet 5"/>
    <w:basedOn w:val="Normal"/>
    <w:uiPriority w:val="99"/>
    <w:semiHidden/>
    <w:unhideWhenUsed/>
    <w:rsid w:val="00E02F9B"/>
    <w:pPr>
      <w:numPr>
        <w:numId w:val="25"/>
      </w:numPr>
      <w:contextualSpacing/>
    </w:pPr>
  </w:style>
  <w:style w:type="paragraph" w:styleId="ListContinue">
    <w:name w:val="List Continue"/>
    <w:basedOn w:val="Normal"/>
    <w:uiPriority w:val="99"/>
    <w:semiHidden/>
    <w:unhideWhenUsed/>
    <w:rsid w:val="00E02F9B"/>
    <w:pPr>
      <w:spacing w:after="120"/>
      <w:ind w:left="360"/>
      <w:contextualSpacing/>
    </w:pPr>
  </w:style>
  <w:style w:type="paragraph" w:styleId="ListContinue2">
    <w:name w:val="List Continue 2"/>
    <w:basedOn w:val="Normal"/>
    <w:uiPriority w:val="99"/>
    <w:semiHidden/>
    <w:unhideWhenUsed/>
    <w:rsid w:val="00E02F9B"/>
    <w:pPr>
      <w:spacing w:after="120"/>
      <w:ind w:left="720"/>
      <w:contextualSpacing/>
    </w:pPr>
  </w:style>
  <w:style w:type="paragraph" w:styleId="ListContinue3">
    <w:name w:val="List Continue 3"/>
    <w:basedOn w:val="Normal"/>
    <w:uiPriority w:val="99"/>
    <w:semiHidden/>
    <w:unhideWhenUsed/>
    <w:rsid w:val="00E02F9B"/>
    <w:pPr>
      <w:spacing w:after="120"/>
      <w:ind w:left="1080"/>
      <w:contextualSpacing/>
    </w:pPr>
  </w:style>
  <w:style w:type="paragraph" w:styleId="ListContinue4">
    <w:name w:val="List Continue 4"/>
    <w:basedOn w:val="Normal"/>
    <w:uiPriority w:val="99"/>
    <w:semiHidden/>
    <w:unhideWhenUsed/>
    <w:rsid w:val="00E02F9B"/>
    <w:pPr>
      <w:spacing w:after="120"/>
      <w:ind w:left="1440"/>
      <w:contextualSpacing/>
    </w:pPr>
  </w:style>
  <w:style w:type="paragraph" w:styleId="ListContinue5">
    <w:name w:val="List Continue 5"/>
    <w:basedOn w:val="Normal"/>
    <w:uiPriority w:val="99"/>
    <w:semiHidden/>
    <w:unhideWhenUsed/>
    <w:rsid w:val="00E02F9B"/>
    <w:pPr>
      <w:spacing w:after="120"/>
      <w:ind w:left="1800"/>
      <w:contextualSpacing/>
    </w:pPr>
  </w:style>
  <w:style w:type="paragraph" w:styleId="ListNumber">
    <w:name w:val="List Number"/>
    <w:basedOn w:val="Normal"/>
    <w:uiPriority w:val="99"/>
    <w:semiHidden/>
    <w:unhideWhenUsed/>
    <w:rsid w:val="00E02F9B"/>
    <w:pPr>
      <w:numPr>
        <w:numId w:val="26"/>
      </w:numPr>
      <w:contextualSpacing/>
    </w:pPr>
  </w:style>
  <w:style w:type="paragraph" w:styleId="ListNumber2">
    <w:name w:val="List Number 2"/>
    <w:basedOn w:val="Normal"/>
    <w:uiPriority w:val="99"/>
    <w:semiHidden/>
    <w:unhideWhenUsed/>
    <w:rsid w:val="00E02F9B"/>
    <w:pPr>
      <w:numPr>
        <w:numId w:val="27"/>
      </w:numPr>
      <w:contextualSpacing/>
    </w:pPr>
  </w:style>
  <w:style w:type="paragraph" w:styleId="ListNumber3">
    <w:name w:val="List Number 3"/>
    <w:basedOn w:val="Normal"/>
    <w:uiPriority w:val="99"/>
    <w:semiHidden/>
    <w:unhideWhenUsed/>
    <w:rsid w:val="00E02F9B"/>
    <w:pPr>
      <w:numPr>
        <w:numId w:val="28"/>
      </w:numPr>
      <w:contextualSpacing/>
    </w:pPr>
  </w:style>
  <w:style w:type="paragraph" w:styleId="ListNumber4">
    <w:name w:val="List Number 4"/>
    <w:basedOn w:val="Normal"/>
    <w:uiPriority w:val="99"/>
    <w:semiHidden/>
    <w:unhideWhenUsed/>
    <w:rsid w:val="00E02F9B"/>
    <w:pPr>
      <w:numPr>
        <w:numId w:val="29"/>
      </w:numPr>
      <w:contextualSpacing/>
    </w:pPr>
  </w:style>
  <w:style w:type="paragraph" w:styleId="ListNumber5">
    <w:name w:val="List Number 5"/>
    <w:basedOn w:val="Normal"/>
    <w:uiPriority w:val="99"/>
    <w:semiHidden/>
    <w:unhideWhenUsed/>
    <w:rsid w:val="00E02F9B"/>
    <w:pPr>
      <w:numPr>
        <w:numId w:val="30"/>
      </w:numPr>
      <w:contextualSpacing/>
    </w:pPr>
  </w:style>
  <w:style w:type="paragraph" w:styleId="MacroText">
    <w:name w:val="macro"/>
    <w:link w:val="MacroTextChar"/>
    <w:uiPriority w:val="99"/>
    <w:semiHidden/>
    <w:unhideWhenUsed/>
    <w:rsid w:val="00E02F9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uiPriority w:val="99"/>
    <w:semiHidden/>
    <w:rsid w:val="00E02F9B"/>
    <w:rPr>
      <w:rFonts w:ascii="Courier New" w:hAnsi="Courier New" w:cs="Courier New"/>
    </w:rPr>
  </w:style>
  <w:style w:type="paragraph" w:styleId="MessageHeader">
    <w:name w:val="Message Header"/>
    <w:basedOn w:val="Normal"/>
    <w:link w:val="MessageHeaderChar"/>
    <w:uiPriority w:val="99"/>
    <w:semiHidden/>
    <w:unhideWhenUsed/>
    <w:rsid w:val="00E02F9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MessageHeaderChar">
    <w:name w:val="Message Header Char"/>
    <w:basedOn w:val="DefaultParagraphFont"/>
    <w:link w:val="MessageHeader"/>
    <w:uiPriority w:val="99"/>
    <w:semiHidden/>
    <w:rsid w:val="00E02F9B"/>
    <w:rPr>
      <w:rFonts w:ascii="Cambria" w:eastAsiaTheme="minorHAnsi" w:hAnsi="Cambria" w:cstheme="minorBidi"/>
      <w:color w:val="000000" w:themeColor="text1"/>
      <w:sz w:val="23"/>
      <w:szCs w:val="22"/>
      <w:shd w:val="pct20" w:color="auto" w:fill="auto"/>
    </w:rPr>
  </w:style>
  <w:style w:type="paragraph" w:styleId="NormalWeb">
    <w:name w:val="Normal (Web)"/>
    <w:basedOn w:val="Normal"/>
    <w:uiPriority w:val="99"/>
    <w:semiHidden/>
    <w:unhideWhenUsed/>
    <w:rsid w:val="00E02F9B"/>
  </w:style>
  <w:style w:type="paragraph" w:styleId="NormalIndent">
    <w:name w:val="Normal Indent"/>
    <w:basedOn w:val="Normal"/>
    <w:uiPriority w:val="99"/>
    <w:semiHidden/>
    <w:unhideWhenUsed/>
    <w:rsid w:val="00E02F9B"/>
    <w:pPr>
      <w:ind w:left="720"/>
    </w:pPr>
  </w:style>
  <w:style w:type="paragraph" w:styleId="NoteHeading">
    <w:name w:val="Note Heading"/>
    <w:basedOn w:val="Normal"/>
    <w:next w:val="Normal"/>
    <w:link w:val="NoteHeadingChar"/>
    <w:uiPriority w:val="99"/>
    <w:semiHidden/>
    <w:unhideWhenUsed/>
    <w:rsid w:val="00E02F9B"/>
  </w:style>
  <w:style w:type="character" w:customStyle="1" w:styleId="NoteHeadingChar">
    <w:name w:val="Note Heading Char"/>
    <w:basedOn w:val="DefaultParagraphFont"/>
    <w:link w:val="NoteHeading"/>
    <w:uiPriority w:val="99"/>
    <w:semiHidden/>
    <w:rsid w:val="00E02F9B"/>
    <w:rPr>
      <w:rFonts w:eastAsiaTheme="minorHAnsi" w:cstheme="minorBidi"/>
      <w:color w:val="000000" w:themeColor="text1"/>
      <w:sz w:val="23"/>
      <w:szCs w:val="22"/>
    </w:rPr>
  </w:style>
  <w:style w:type="paragraph" w:styleId="PlainText">
    <w:name w:val="Plain Text"/>
    <w:basedOn w:val="Normal"/>
    <w:link w:val="PlainTextChar"/>
    <w:uiPriority w:val="99"/>
    <w:unhideWhenUsed/>
    <w:rsid w:val="00E02F9B"/>
    <w:rPr>
      <w:rFonts w:ascii="Courier New" w:hAnsi="Courier New" w:cs="Courier New"/>
      <w:sz w:val="20"/>
      <w:szCs w:val="20"/>
    </w:rPr>
  </w:style>
  <w:style w:type="character" w:customStyle="1" w:styleId="PlainTextChar">
    <w:name w:val="Plain Text Char"/>
    <w:basedOn w:val="DefaultParagraphFont"/>
    <w:link w:val="PlainText"/>
    <w:uiPriority w:val="99"/>
    <w:rsid w:val="00E02F9B"/>
    <w:rPr>
      <w:rFonts w:ascii="Courier New" w:eastAsiaTheme="minorHAnsi" w:hAnsi="Courier New" w:cs="Courier New"/>
      <w:color w:val="000000" w:themeColor="text1"/>
    </w:rPr>
  </w:style>
  <w:style w:type="paragraph" w:styleId="Salutation">
    <w:name w:val="Salutation"/>
    <w:basedOn w:val="Normal"/>
    <w:next w:val="Normal"/>
    <w:link w:val="SalutationChar"/>
    <w:uiPriority w:val="99"/>
    <w:semiHidden/>
    <w:unhideWhenUsed/>
    <w:rsid w:val="00E02F9B"/>
  </w:style>
  <w:style w:type="character" w:customStyle="1" w:styleId="SalutationChar">
    <w:name w:val="Salutation Char"/>
    <w:basedOn w:val="DefaultParagraphFont"/>
    <w:link w:val="Salutation"/>
    <w:uiPriority w:val="99"/>
    <w:semiHidden/>
    <w:rsid w:val="00E02F9B"/>
    <w:rPr>
      <w:rFonts w:eastAsiaTheme="minorHAnsi" w:cstheme="minorBidi"/>
      <w:color w:val="000000" w:themeColor="text1"/>
      <w:sz w:val="23"/>
      <w:szCs w:val="22"/>
    </w:rPr>
  </w:style>
  <w:style w:type="paragraph" w:styleId="Signature">
    <w:name w:val="Signature"/>
    <w:basedOn w:val="Normal"/>
    <w:link w:val="SignatureChar"/>
    <w:uiPriority w:val="99"/>
    <w:semiHidden/>
    <w:unhideWhenUsed/>
    <w:rsid w:val="00E02F9B"/>
    <w:pPr>
      <w:ind w:left="4320"/>
    </w:pPr>
  </w:style>
  <w:style w:type="character" w:customStyle="1" w:styleId="SignatureChar">
    <w:name w:val="Signature Char"/>
    <w:basedOn w:val="DefaultParagraphFont"/>
    <w:link w:val="Signature"/>
    <w:uiPriority w:val="99"/>
    <w:semiHidden/>
    <w:rsid w:val="00E02F9B"/>
    <w:rPr>
      <w:rFonts w:eastAsiaTheme="minorHAnsi" w:cstheme="minorBidi"/>
      <w:color w:val="000000" w:themeColor="text1"/>
      <w:sz w:val="23"/>
      <w:szCs w:val="22"/>
    </w:rPr>
  </w:style>
  <w:style w:type="paragraph" w:styleId="Subtitle">
    <w:name w:val="Subtitle"/>
    <w:basedOn w:val="Normal"/>
    <w:next w:val="Normal"/>
    <w:link w:val="SubtitleChar"/>
    <w:rsid w:val="00E02F9B"/>
    <w:pPr>
      <w:spacing w:after="60"/>
      <w:jc w:val="center"/>
      <w:outlineLvl w:val="1"/>
    </w:pPr>
    <w:rPr>
      <w:rFonts w:ascii="Cambria" w:hAnsi="Cambria"/>
    </w:rPr>
  </w:style>
  <w:style w:type="character" w:customStyle="1" w:styleId="SubtitleChar">
    <w:name w:val="Subtitle Char"/>
    <w:basedOn w:val="DefaultParagraphFont"/>
    <w:link w:val="Subtitle"/>
    <w:rsid w:val="00E02F9B"/>
    <w:rPr>
      <w:rFonts w:ascii="Cambria" w:eastAsiaTheme="minorHAnsi" w:hAnsi="Cambria" w:cstheme="minorBidi"/>
      <w:color w:val="000000" w:themeColor="text1"/>
      <w:sz w:val="23"/>
      <w:szCs w:val="22"/>
    </w:rPr>
  </w:style>
  <w:style w:type="paragraph" w:styleId="TableofAuthorities">
    <w:name w:val="table of authorities"/>
    <w:basedOn w:val="Normal"/>
    <w:next w:val="Normal"/>
    <w:uiPriority w:val="99"/>
    <w:semiHidden/>
    <w:unhideWhenUsed/>
    <w:rsid w:val="00E02F9B"/>
    <w:pPr>
      <w:ind w:left="240" w:hanging="240"/>
    </w:pPr>
  </w:style>
  <w:style w:type="paragraph" w:styleId="Title">
    <w:name w:val="Title"/>
    <w:basedOn w:val="Normal"/>
    <w:next w:val="Normal"/>
    <w:link w:val="TitleChar"/>
    <w:rsid w:val="00E02F9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E02F9B"/>
    <w:rPr>
      <w:rFonts w:ascii="Cambria" w:eastAsiaTheme="minorHAnsi" w:hAnsi="Cambria" w:cstheme="minorBidi"/>
      <w:b/>
      <w:bCs/>
      <w:color w:val="000000" w:themeColor="text1"/>
      <w:kern w:val="28"/>
      <w:sz w:val="32"/>
      <w:szCs w:val="32"/>
    </w:rPr>
  </w:style>
  <w:style w:type="paragraph" w:styleId="TOAHeading">
    <w:name w:val="toa heading"/>
    <w:basedOn w:val="Normal"/>
    <w:next w:val="Normal"/>
    <w:uiPriority w:val="99"/>
    <w:semiHidden/>
    <w:unhideWhenUsed/>
    <w:rsid w:val="00E02F9B"/>
    <w:pPr>
      <w:spacing w:before="120"/>
    </w:pPr>
    <w:rPr>
      <w:rFonts w:ascii="Cambria" w:hAnsi="Cambria"/>
      <w:b/>
      <w:bCs/>
    </w:rPr>
  </w:style>
  <w:style w:type="paragraph" w:styleId="TOC6">
    <w:name w:val="toc 6"/>
    <w:basedOn w:val="nrpsNormal"/>
    <w:next w:val="Normal"/>
    <w:autoRedefine/>
    <w:uiPriority w:val="39"/>
    <w:unhideWhenUsed/>
    <w:rsid w:val="00E02F9B"/>
    <w:pPr>
      <w:tabs>
        <w:tab w:val="right" w:leader="dot" w:pos="9350"/>
      </w:tabs>
      <w:spacing w:after="160"/>
      <w:ind w:right="1800"/>
    </w:pPr>
  </w:style>
  <w:style w:type="paragraph" w:styleId="TOC7">
    <w:name w:val="toc 7"/>
    <w:basedOn w:val="nrpsNormal"/>
    <w:next w:val="Normal"/>
    <w:autoRedefine/>
    <w:uiPriority w:val="39"/>
    <w:unhideWhenUsed/>
    <w:rsid w:val="00E02F9B"/>
    <w:pPr>
      <w:spacing w:after="160"/>
      <w:ind w:left="432" w:right="2160"/>
    </w:pPr>
  </w:style>
  <w:style w:type="paragraph" w:styleId="TOC8">
    <w:name w:val="toc 8"/>
    <w:basedOn w:val="Normal"/>
    <w:next w:val="nrpsNormal"/>
    <w:autoRedefine/>
    <w:uiPriority w:val="39"/>
    <w:unhideWhenUsed/>
    <w:rsid w:val="00E02F9B"/>
    <w:pPr>
      <w:tabs>
        <w:tab w:val="right" w:leader="dot" w:pos="9350"/>
      </w:tabs>
      <w:spacing w:after="160"/>
      <w:ind w:left="720" w:right="2160"/>
    </w:pPr>
  </w:style>
  <w:style w:type="paragraph" w:styleId="TOCHeading">
    <w:name w:val="TOC Heading"/>
    <w:basedOn w:val="Heading1"/>
    <w:next w:val="Normal"/>
    <w:uiPriority w:val="39"/>
    <w:unhideWhenUsed/>
    <w:rsid w:val="00E02F9B"/>
    <w:pPr>
      <w:spacing w:before="240" w:after="60"/>
      <w:outlineLvl w:val="9"/>
    </w:pPr>
    <w:rPr>
      <w:rFonts w:ascii="Cambria" w:hAnsi="Cambria"/>
      <w:bCs/>
      <w:kern w:val="32"/>
      <w:szCs w:val="32"/>
    </w:rPr>
  </w:style>
  <w:style w:type="paragraph" w:customStyle="1" w:styleId="nrpsHeading1appendix">
    <w:name w:val="nrps Heading 1 appendix"/>
    <w:basedOn w:val="nrpsHeading1"/>
    <w:next w:val="nrpsNormal"/>
    <w:rsid w:val="00E02F9B"/>
    <w:rPr>
      <w:szCs w:val="24"/>
    </w:rPr>
  </w:style>
  <w:style w:type="paragraph" w:customStyle="1" w:styleId="TableCell-Indent">
    <w:name w:val="TableCell-Indent"/>
    <w:basedOn w:val="Normal"/>
    <w:autoRedefine/>
    <w:rsid w:val="00E02F9B"/>
    <w:pPr>
      <w:ind w:left="360"/>
    </w:pPr>
    <w:rPr>
      <w:szCs w:val="20"/>
    </w:rPr>
  </w:style>
  <w:style w:type="paragraph" w:customStyle="1" w:styleId="TableCell-Centered">
    <w:name w:val="TableCell-Centered"/>
    <w:basedOn w:val="Normal"/>
    <w:rsid w:val="00E02F9B"/>
    <w:pPr>
      <w:jc w:val="center"/>
    </w:pPr>
    <w:rPr>
      <w:szCs w:val="20"/>
    </w:rPr>
  </w:style>
  <w:style w:type="paragraph" w:customStyle="1" w:styleId="PageRight">
    <w:name w:val="Page Right"/>
    <w:next w:val="nrpsNormal"/>
    <w:rsid w:val="00E02F9B"/>
    <w:pPr>
      <w:spacing w:after="160" w:line="276" w:lineRule="auto"/>
      <w:jc w:val="right"/>
    </w:pPr>
    <w:rPr>
      <w:color w:val="000000" w:themeColor="text1"/>
      <w:sz w:val="23"/>
    </w:rPr>
  </w:style>
  <w:style w:type="paragraph" w:customStyle="1" w:styleId="nrpsSeriesnamenumber">
    <w:name w:val="nrps Series name/number"/>
    <w:qFormat/>
    <w:rsid w:val="00E02F9B"/>
    <w:pPr>
      <w:spacing w:before="200" w:after="480" w:line="276" w:lineRule="auto"/>
    </w:pPr>
    <w:rPr>
      <w:color w:val="000000" w:themeColor="text1"/>
      <w:sz w:val="24"/>
    </w:rPr>
  </w:style>
  <w:style w:type="paragraph" w:customStyle="1" w:styleId="TableHeader">
    <w:name w:val="Table Header"/>
    <w:basedOn w:val="Normal"/>
    <w:rsid w:val="00E02F9B"/>
    <w:pPr>
      <w:jc w:val="center"/>
    </w:pPr>
    <w:rPr>
      <w:szCs w:val="20"/>
    </w:rPr>
  </w:style>
  <w:style w:type="paragraph" w:customStyle="1" w:styleId="nrpsHeading2appendix">
    <w:name w:val="nrps Heading 2 appendix"/>
    <w:basedOn w:val="nrpsHeading2"/>
    <w:next w:val="nrpsNormal"/>
    <w:rsid w:val="00E02F9B"/>
  </w:style>
  <w:style w:type="paragraph" w:customStyle="1" w:styleId="nrpsContents">
    <w:name w:val="nrps Contents"/>
    <w:basedOn w:val="Heading1"/>
    <w:next w:val="nrpsNormal"/>
    <w:rsid w:val="00E02F9B"/>
    <w:pPr>
      <w:spacing w:after="160"/>
    </w:pPr>
    <w:rPr>
      <w:szCs w:val="24"/>
    </w:rPr>
  </w:style>
  <w:style w:type="paragraph" w:customStyle="1" w:styleId="nrpsTablenote">
    <w:name w:val="nrps Table note"/>
    <w:qFormat/>
    <w:rsid w:val="00E02F9B"/>
    <w:pPr>
      <w:spacing w:before="80" w:line="276" w:lineRule="auto"/>
      <w:ind w:left="360"/>
    </w:pPr>
    <w:rPr>
      <w:rFonts w:ascii="Arial" w:hAnsi="Arial"/>
      <w:bCs/>
      <w:color w:val="000000" w:themeColor="text1"/>
      <w:sz w:val="18"/>
    </w:rPr>
  </w:style>
  <w:style w:type="paragraph" w:customStyle="1" w:styleId="nrpsHeading4appendix">
    <w:name w:val="nrps Heading 4 appendix"/>
    <w:basedOn w:val="nrpsHeading4"/>
    <w:next w:val="nrpsNormal"/>
    <w:rsid w:val="00E02F9B"/>
    <w:rPr>
      <w:bCs/>
    </w:rPr>
  </w:style>
  <w:style w:type="paragraph" w:customStyle="1" w:styleId="nrpsNormalsingleline">
    <w:name w:val="nrps Normal single line"/>
    <w:rsid w:val="00E02F9B"/>
    <w:pPr>
      <w:spacing w:line="276" w:lineRule="auto"/>
    </w:pPr>
    <w:rPr>
      <w:color w:val="000000" w:themeColor="text1"/>
      <w:sz w:val="23"/>
    </w:rPr>
  </w:style>
  <w:style w:type="paragraph" w:customStyle="1" w:styleId="nrpsHeading1SOP">
    <w:name w:val="nrps Heading 1 SOP"/>
    <w:basedOn w:val="nrpsHeading1"/>
    <w:next w:val="nrpsNormal"/>
    <w:rsid w:val="00E02F9B"/>
  </w:style>
  <w:style w:type="paragraph" w:customStyle="1" w:styleId="nrpsHeading2SOP">
    <w:name w:val="nrps Heading 2 SOP"/>
    <w:basedOn w:val="nrpsHeading2"/>
    <w:next w:val="nrpsNormal"/>
    <w:rsid w:val="00E02F9B"/>
    <w:rPr>
      <w:bCs/>
      <w:iCs/>
    </w:rPr>
  </w:style>
  <w:style w:type="paragraph" w:customStyle="1" w:styleId="nrpsHeading3SOP">
    <w:name w:val="nrps Heading 3 SOP"/>
    <w:basedOn w:val="nrpsHeading3"/>
    <w:next w:val="nrpsNormal"/>
    <w:rsid w:val="00E02F9B"/>
  </w:style>
  <w:style w:type="paragraph" w:customStyle="1" w:styleId="nrpsFigurecaptionSOP">
    <w:name w:val="nrps Figure caption SOP"/>
    <w:next w:val="nrpsNormal"/>
    <w:rsid w:val="00E02F9B"/>
    <w:pPr>
      <w:spacing w:before="80" w:after="360"/>
    </w:pPr>
    <w:rPr>
      <w:rFonts w:ascii="Arial" w:hAnsi="Arial"/>
      <w:color w:val="000000" w:themeColor="text1"/>
    </w:rPr>
  </w:style>
  <w:style w:type="paragraph" w:customStyle="1" w:styleId="nrpsTablecaptionSOP">
    <w:name w:val="nrps Table caption SOP"/>
    <w:next w:val="nrpsNormal"/>
    <w:rsid w:val="00E02F9B"/>
    <w:pPr>
      <w:spacing w:before="360" w:after="80" w:line="276" w:lineRule="auto"/>
    </w:pPr>
    <w:rPr>
      <w:rFonts w:ascii="Arial" w:hAnsi="Arial"/>
      <w:bCs/>
      <w:color w:val="000000" w:themeColor="text1"/>
    </w:rPr>
  </w:style>
  <w:style w:type="paragraph" w:customStyle="1" w:styleId="nrpsTablecaptioncontinued">
    <w:name w:val="nrps Table caption continued"/>
    <w:next w:val="nrpsNormal"/>
    <w:rsid w:val="00E02F9B"/>
    <w:pPr>
      <w:spacing w:before="360" w:after="80" w:line="276" w:lineRule="auto"/>
    </w:pPr>
    <w:rPr>
      <w:rFonts w:ascii="Arial" w:hAnsi="Arial"/>
      <w:bCs/>
      <w:color w:val="000000" w:themeColor="text1"/>
    </w:rPr>
  </w:style>
  <w:style w:type="paragraph" w:customStyle="1" w:styleId="nrpsHeading4SOP">
    <w:name w:val="nrps Heading 4 SOP"/>
    <w:basedOn w:val="nrpsHeading4"/>
    <w:next w:val="nrpsNormal"/>
    <w:rsid w:val="00E02F9B"/>
    <w:rPr>
      <w:bCs/>
    </w:rPr>
  </w:style>
  <w:style w:type="paragraph" w:customStyle="1" w:styleId="nrpsContentsSOP">
    <w:name w:val="nrps Contents SOP"/>
    <w:next w:val="nrpsNormal"/>
    <w:rsid w:val="00E02F9B"/>
    <w:rPr>
      <w:b/>
      <w:color w:val="000000" w:themeColor="text1"/>
      <w:sz w:val="23"/>
      <w:szCs w:val="24"/>
    </w:rPr>
  </w:style>
  <w:style w:type="paragraph" w:customStyle="1" w:styleId="nrpsHeading3appendix">
    <w:name w:val="nrps Heading 3 appendix"/>
    <w:basedOn w:val="nrpsHeading3"/>
    <w:next w:val="nrpsNormal"/>
    <w:rsid w:val="00E02F9B"/>
  </w:style>
  <w:style w:type="character" w:styleId="PageNumber">
    <w:name w:val="page number"/>
    <w:basedOn w:val="DefaultParagraphFont"/>
    <w:uiPriority w:val="99"/>
    <w:semiHidden/>
    <w:unhideWhenUsed/>
    <w:rsid w:val="00E02F9B"/>
    <w:rPr>
      <w:color w:val="000000" w:themeColor="text1"/>
    </w:rPr>
  </w:style>
  <w:style w:type="paragraph" w:styleId="Header">
    <w:name w:val="header"/>
    <w:basedOn w:val="Normal"/>
    <w:link w:val="HeaderChar"/>
    <w:uiPriority w:val="99"/>
    <w:unhideWhenUsed/>
    <w:rsid w:val="00E02F9B"/>
    <w:pPr>
      <w:tabs>
        <w:tab w:val="center" w:pos="4680"/>
        <w:tab w:val="right" w:pos="9360"/>
      </w:tabs>
      <w:spacing w:after="0"/>
    </w:pPr>
  </w:style>
  <w:style w:type="paragraph" w:styleId="Footer">
    <w:name w:val="footer"/>
    <w:basedOn w:val="Normal"/>
    <w:link w:val="FooterChar"/>
    <w:uiPriority w:val="99"/>
    <w:unhideWhenUsed/>
    <w:rsid w:val="00E02F9B"/>
    <w:pPr>
      <w:tabs>
        <w:tab w:val="center" w:pos="4680"/>
        <w:tab w:val="right" w:pos="9360"/>
      </w:tabs>
      <w:spacing w:after="0"/>
    </w:pPr>
  </w:style>
  <w:style w:type="character" w:customStyle="1" w:styleId="FooterChar">
    <w:name w:val="Footer Char"/>
    <w:basedOn w:val="DefaultParagraphFont"/>
    <w:link w:val="Footer"/>
    <w:uiPriority w:val="99"/>
    <w:rsid w:val="00E02F9B"/>
    <w:rPr>
      <w:rFonts w:eastAsiaTheme="minorHAnsi" w:cstheme="minorBidi"/>
      <w:color w:val="000000" w:themeColor="text1"/>
      <w:sz w:val="23"/>
      <w:szCs w:val="22"/>
    </w:rPr>
  </w:style>
  <w:style w:type="paragraph" w:customStyle="1" w:styleId="nrpsBannertop">
    <w:name w:val="nrps Banner top"/>
    <w:basedOn w:val="nrpsNormalsingleline"/>
    <w:semiHidden/>
    <w:qFormat/>
    <w:locked/>
    <w:rsid w:val="00E02F9B"/>
    <w:pPr>
      <w:spacing w:line="240" w:lineRule="auto"/>
    </w:pPr>
    <w:rPr>
      <w:noProof/>
      <w:sz w:val="24"/>
    </w:rPr>
  </w:style>
  <w:style w:type="character" w:customStyle="1" w:styleId="HeaderChar">
    <w:name w:val="Header Char"/>
    <w:basedOn w:val="DefaultParagraphFont"/>
    <w:link w:val="Header"/>
    <w:uiPriority w:val="99"/>
    <w:rsid w:val="00E02F9B"/>
    <w:rPr>
      <w:rFonts w:eastAsiaTheme="minorHAnsi" w:cstheme="minorBidi"/>
      <w:color w:val="000000" w:themeColor="text1"/>
      <w:sz w:val="23"/>
      <w:szCs w:val="22"/>
    </w:rPr>
  </w:style>
  <w:style w:type="table" w:customStyle="1" w:styleId="TableGrid1">
    <w:name w:val="Table Grid1"/>
    <w:basedOn w:val="TableNormal"/>
    <w:next w:val="TableGrid"/>
    <w:uiPriority w:val="59"/>
    <w:rsid w:val="00E02F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ndnoteTextChar">
    <w:name w:val="Endnote Text Char"/>
    <w:basedOn w:val="DefaultParagraphFont"/>
    <w:link w:val="EndnoteText"/>
    <w:semiHidden/>
    <w:rsid w:val="00E02F9B"/>
    <w:rPr>
      <w:rFonts w:ascii="Press Rmn 12pt" w:eastAsiaTheme="minorHAnsi" w:hAnsi="Press Rmn 12pt" w:cstheme="minorBidi"/>
      <w:color w:val="000000" w:themeColor="text1"/>
      <w:sz w:val="23"/>
    </w:rPr>
  </w:style>
  <w:style w:type="paragraph" w:customStyle="1" w:styleId="nrpsInstructionsh1">
    <w:name w:val="nrps Instructions h1"/>
    <w:basedOn w:val="nrpsHeading1"/>
    <w:rsid w:val="00E02F9B"/>
    <w:rPr>
      <w:color w:val="800000"/>
    </w:rPr>
  </w:style>
  <w:style w:type="paragraph" w:customStyle="1" w:styleId="nrpsInstructionsh2">
    <w:name w:val="nrps Instructions h2"/>
    <w:basedOn w:val="nrpsHeading2"/>
    <w:rsid w:val="00E02F9B"/>
    <w:rPr>
      <w:color w:val="800000"/>
      <w:sz w:val="24"/>
    </w:rPr>
  </w:style>
  <w:style w:type="paragraph" w:customStyle="1" w:styleId="nrpsPhotocaption">
    <w:name w:val="nrps Photo caption"/>
    <w:basedOn w:val="nrpsFigurecaption"/>
    <w:qFormat/>
    <w:rsid w:val="00E02F9B"/>
  </w:style>
  <w:style w:type="character" w:styleId="Strong">
    <w:name w:val="Strong"/>
    <w:basedOn w:val="DefaultParagraphFont"/>
    <w:uiPriority w:val="22"/>
    <w:rsid w:val="00E02F9B"/>
    <w:rPr>
      <w:b/>
      <w:bCs/>
    </w:rPr>
  </w:style>
  <w:style w:type="paragraph" w:customStyle="1" w:styleId="nrpsImageline">
    <w:name w:val="nrps Image line"/>
    <w:basedOn w:val="nrpsNormalsingleline"/>
    <w:qFormat/>
    <w:rsid w:val="00E02F9B"/>
    <w:pPr>
      <w:keepNext/>
      <w:spacing w:before="360"/>
    </w:pPr>
  </w:style>
  <w:style w:type="paragraph" w:customStyle="1" w:styleId="nrpsHeading6">
    <w:name w:val="nrps Heading 6"/>
    <w:basedOn w:val="Heading6"/>
    <w:next w:val="nrpsNormal"/>
    <w:rsid w:val="00E02F9B"/>
    <w:pPr>
      <w:keepNext/>
      <w:spacing w:before="80" w:after="0"/>
      <w:ind w:left="720"/>
    </w:pPr>
    <w:rPr>
      <w:rFonts w:ascii="Arial" w:hAnsi="Arial" w:cs="Times New Roman"/>
      <w:b w:val="0"/>
      <w:i/>
      <w:sz w:val="19"/>
      <w:u w:val="single"/>
    </w:rPr>
  </w:style>
  <w:style w:type="paragraph" w:styleId="Caption">
    <w:name w:val="caption"/>
    <w:basedOn w:val="Normal"/>
    <w:next w:val="Normal"/>
    <w:uiPriority w:val="35"/>
    <w:qFormat/>
    <w:rsid w:val="00E02F9B"/>
    <w:rPr>
      <w:rFonts w:ascii="Frutiger LT Std 45 Light" w:eastAsia="Times New Roman" w:hAnsi="Frutiger LT Std 45 Light" w:cs="Times New Roman"/>
      <w:color w:val="948A54" w:themeColor="background2" w:themeShade="80"/>
      <w:sz w:val="20"/>
    </w:rPr>
  </w:style>
  <w:style w:type="table" w:styleId="LightGrid-Accent3">
    <w:name w:val="Light Grid Accent 3"/>
    <w:basedOn w:val="TableNormal"/>
    <w:uiPriority w:val="62"/>
    <w:rsid w:val="00E02F9B"/>
    <w:rPr>
      <w:rFonts w:asciiTheme="minorHAnsi" w:eastAsiaTheme="minorEastAsia" w:hAnsiTheme="minorHAnsi" w:cstheme="minorBidi"/>
      <w:sz w:val="24"/>
      <w:szCs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Shading-Accent3">
    <w:name w:val="Light Shading Accent 3"/>
    <w:basedOn w:val="TableNormal"/>
    <w:uiPriority w:val="60"/>
    <w:rsid w:val="00E02F9B"/>
    <w:rPr>
      <w:rFonts w:asciiTheme="minorHAnsi" w:eastAsiaTheme="minorEastAsia" w:hAnsiTheme="minorHAnsi" w:cstheme="minorBidi"/>
      <w:color w:val="76923C" w:themeColor="accent3" w:themeShade="BF"/>
      <w:sz w:val="24"/>
      <w:szCs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Tables">
    <w:name w:val="Tables"/>
    <w:basedOn w:val="Normal"/>
    <w:rsid w:val="00E02F9B"/>
    <w:pPr>
      <w:tabs>
        <w:tab w:val="left" w:pos="-2610"/>
      </w:tabs>
      <w:spacing w:after="0"/>
    </w:pPr>
    <w:rPr>
      <w:rFonts w:ascii="Frutiger LT Std 45 Light" w:eastAsia="Times New Roman" w:hAnsi="Frutiger LT Std 45 Light" w:cs="Arial"/>
      <w:bCs/>
      <w:color w:val="auto"/>
      <w:sz w:val="20"/>
    </w:rPr>
  </w:style>
  <w:style w:type="table" w:styleId="DarkList-Accent4">
    <w:name w:val="Dark List Accent 4"/>
    <w:basedOn w:val="TableNormal"/>
    <w:uiPriority w:val="66"/>
    <w:rsid w:val="00E02F9B"/>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paragraph" w:customStyle="1" w:styleId="FigureAlignment">
    <w:name w:val="Figure Alignment"/>
    <w:basedOn w:val="Normal"/>
    <w:semiHidden/>
    <w:qFormat/>
    <w:rsid w:val="00E02F9B"/>
    <w:rPr>
      <w:rFonts w:eastAsia="Times New Roman" w:cs="Times New Roman"/>
      <w:noProof/>
    </w:rPr>
  </w:style>
  <w:style w:type="paragraph" w:customStyle="1" w:styleId="TOC">
    <w:name w:val="TOC"/>
    <w:basedOn w:val="TOC1"/>
    <w:rsid w:val="00E02F9B"/>
  </w:style>
  <w:style w:type="table" w:customStyle="1" w:styleId="LightShading1">
    <w:name w:val="Light Shading1"/>
    <w:basedOn w:val="TableNormal"/>
    <w:uiPriority w:val="60"/>
    <w:rsid w:val="00E02F9B"/>
    <w:rPr>
      <w:rFonts w:asciiTheme="minorHAnsi" w:eastAsiaTheme="minorEastAsia" w:hAnsiTheme="minorHAnsi" w:cstheme="minorBidi"/>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E02F9B"/>
    <w:rPr>
      <w:rFonts w:asciiTheme="minorHAnsi" w:eastAsiaTheme="minorEastAsia" w:hAnsiTheme="minorHAnsi" w:cstheme="minorBidi"/>
      <w:color w:val="365F91" w:themeColor="accent1" w:themeShade="BF"/>
      <w:sz w:val="24"/>
      <w:szCs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3">
    <w:name w:val="Light List Accent 3"/>
    <w:basedOn w:val="TableNormal"/>
    <w:uiPriority w:val="61"/>
    <w:rsid w:val="00E02F9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1">
    <w:name w:val="Light List1"/>
    <w:basedOn w:val="TableNormal"/>
    <w:uiPriority w:val="61"/>
    <w:rsid w:val="00E02F9B"/>
    <w:rPr>
      <w:rFonts w:asciiTheme="minorHAnsi" w:eastAsiaTheme="minorEastAsia" w:hAnsiTheme="minorHAnsi" w:cstheme="minorBidi"/>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E02F9B"/>
    <w:rPr>
      <w:rFonts w:asciiTheme="minorHAnsi" w:eastAsiaTheme="minorEastAsia" w:hAnsiTheme="minorHAnsi" w:cstheme="minorBidi"/>
      <w:color w:val="31849B" w:themeColor="accent5" w:themeShade="BF"/>
      <w:sz w:val="24"/>
      <w:szCs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ableList1">
    <w:name w:val="Table List 1"/>
    <w:basedOn w:val="TableNormal"/>
    <w:uiPriority w:val="99"/>
    <w:semiHidden/>
    <w:unhideWhenUsed/>
    <w:rsid w:val="00E02F9B"/>
    <w:pPr>
      <w:spacing w:after="200" w:line="276"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MediumShading1-Accent3">
    <w:name w:val="Medium Shading 1 Accent 3"/>
    <w:basedOn w:val="TableNormal"/>
    <w:uiPriority w:val="63"/>
    <w:rsid w:val="00E02F9B"/>
    <w:rPr>
      <w:rFonts w:asciiTheme="minorHAnsi" w:eastAsiaTheme="minorEastAsia" w:hAnsiTheme="minorHAnsi" w:cstheme="minorBidi"/>
      <w:sz w:val="24"/>
      <w:szCs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DarkList-Accent3">
    <w:name w:val="Dark List Accent 3"/>
    <w:basedOn w:val="TableNormal"/>
    <w:uiPriority w:val="61"/>
    <w:rsid w:val="00E02F9B"/>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NoSpacing">
    <w:name w:val="No Spacing"/>
    <w:uiPriority w:val="1"/>
    <w:rsid w:val="00E02F9B"/>
    <w:rPr>
      <w:rFonts w:asciiTheme="minorHAnsi" w:eastAsiaTheme="minorHAnsi" w:hAnsiTheme="minorHAnsi" w:cstheme="minorBidi"/>
      <w:sz w:val="22"/>
      <w:szCs w:val="22"/>
    </w:rPr>
  </w:style>
  <w:style w:type="character" w:customStyle="1" w:styleId="citationsource-journal">
    <w:name w:val="citation_source-journal"/>
    <w:basedOn w:val="DefaultParagraphFont"/>
    <w:semiHidden/>
    <w:rsid w:val="00E02F9B"/>
  </w:style>
  <w:style w:type="table" w:customStyle="1" w:styleId="TableGrid11">
    <w:name w:val="Table Grid11"/>
    <w:basedOn w:val="TableNormal"/>
    <w:uiPriority w:val="59"/>
    <w:rsid w:val="00E02F9B"/>
    <w:rPr>
      <w:rFonts w:asciiTheme="minorHAnsi" w:eastAsiaTheme="minorEastAsia" w:hAnsiTheme="minorHAnsi" w:cstheme="minorBidi"/>
      <w:sz w:val="22"/>
      <w:szCs w:val="22"/>
      <w:lang w:val="es-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rpsNormalcode">
    <w:name w:val="nrps Normal code"/>
    <w:basedOn w:val="nrpsNormalsingleline"/>
    <w:rsid w:val="00E02F9B"/>
    <w:rPr>
      <w:rFonts w:ascii="Courier New" w:hAnsi="Courier New"/>
      <w:i/>
      <w:color w:val="800000"/>
    </w:rPr>
  </w:style>
  <w:style w:type="paragraph" w:customStyle="1" w:styleId="nrpsContentsH2">
    <w:name w:val="nrps Contents H2"/>
    <w:basedOn w:val="Heading2"/>
    <w:rsid w:val="00E02F9B"/>
    <w:pPr>
      <w:spacing w:after="160"/>
    </w:pPr>
    <w:rPr>
      <w:sz w:val="32"/>
    </w:rPr>
  </w:style>
  <w:style w:type="numbering" w:customStyle="1" w:styleId="nrpsNumlist">
    <w:name w:val="nrps Num list"/>
    <w:basedOn w:val="NoList"/>
    <w:rsid w:val="00E02F9B"/>
    <w:pPr>
      <w:numPr>
        <w:numId w:val="19"/>
      </w:numPr>
    </w:pPr>
  </w:style>
  <w:style w:type="paragraph" w:styleId="IntenseQuote">
    <w:name w:val="Intense Quote"/>
    <w:basedOn w:val="Normal"/>
    <w:next w:val="Normal"/>
    <w:link w:val="IntenseQuoteChar"/>
    <w:uiPriority w:val="30"/>
    <w:rsid w:val="00E02F9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02F9B"/>
    <w:rPr>
      <w:rFonts w:eastAsiaTheme="minorHAnsi" w:cstheme="minorBidi"/>
      <w:i/>
      <w:iCs/>
      <w:color w:val="4F81BD" w:themeColor="accent1"/>
      <w:sz w:val="23"/>
      <w:szCs w:val="22"/>
    </w:rPr>
  </w:style>
  <w:style w:type="paragraph" w:styleId="Quote">
    <w:name w:val="Quote"/>
    <w:basedOn w:val="Normal"/>
    <w:next w:val="Normal"/>
    <w:link w:val="QuoteChar"/>
    <w:uiPriority w:val="29"/>
    <w:rsid w:val="00E02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02F9B"/>
    <w:rPr>
      <w:rFonts w:eastAsiaTheme="minorHAnsi" w:cstheme="minorBidi"/>
      <w:i/>
      <w:iCs/>
      <w:color w:val="404040" w:themeColor="text1" w:themeTint="BF"/>
      <w:sz w:val="23"/>
      <w:szCs w:val="22"/>
    </w:rPr>
  </w:style>
  <w:style w:type="character" w:styleId="FootnoteReference">
    <w:name w:val="footnote reference"/>
    <w:basedOn w:val="DefaultParagraphFont"/>
    <w:uiPriority w:val="99"/>
    <w:semiHidden/>
    <w:unhideWhenUsed/>
    <w:rsid w:val="00EB61D5"/>
    <w:rPr>
      <w:vertAlign w:val="superscript"/>
    </w:rPr>
  </w:style>
  <w:style w:type="character" w:styleId="UnresolvedMention">
    <w:name w:val="Unresolved Mention"/>
    <w:basedOn w:val="DefaultParagraphFont"/>
    <w:uiPriority w:val="99"/>
    <w:semiHidden/>
    <w:unhideWhenUsed/>
    <w:rsid w:val="00E72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42436">
      <w:bodyDiv w:val="1"/>
      <w:marLeft w:val="0"/>
      <w:marRight w:val="0"/>
      <w:marTop w:val="0"/>
      <w:marBottom w:val="0"/>
      <w:divBdr>
        <w:top w:val="none" w:sz="0" w:space="0" w:color="auto"/>
        <w:left w:val="none" w:sz="0" w:space="0" w:color="auto"/>
        <w:bottom w:val="none" w:sz="0" w:space="0" w:color="auto"/>
        <w:right w:val="none" w:sz="0" w:space="0" w:color="auto"/>
      </w:divBdr>
    </w:div>
    <w:div w:id="232816287">
      <w:bodyDiv w:val="1"/>
      <w:marLeft w:val="0"/>
      <w:marRight w:val="0"/>
      <w:marTop w:val="0"/>
      <w:marBottom w:val="0"/>
      <w:divBdr>
        <w:top w:val="none" w:sz="0" w:space="0" w:color="auto"/>
        <w:left w:val="none" w:sz="0" w:space="0" w:color="auto"/>
        <w:bottom w:val="none" w:sz="0" w:space="0" w:color="auto"/>
        <w:right w:val="none" w:sz="0" w:space="0" w:color="auto"/>
      </w:divBdr>
    </w:div>
    <w:div w:id="239994217">
      <w:bodyDiv w:val="1"/>
      <w:marLeft w:val="0"/>
      <w:marRight w:val="0"/>
      <w:marTop w:val="0"/>
      <w:marBottom w:val="0"/>
      <w:divBdr>
        <w:top w:val="none" w:sz="0" w:space="0" w:color="auto"/>
        <w:left w:val="none" w:sz="0" w:space="0" w:color="auto"/>
        <w:bottom w:val="none" w:sz="0" w:space="0" w:color="auto"/>
        <w:right w:val="none" w:sz="0" w:space="0" w:color="auto"/>
      </w:divBdr>
    </w:div>
    <w:div w:id="247930823">
      <w:bodyDiv w:val="1"/>
      <w:marLeft w:val="0"/>
      <w:marRight w:val="0"/>
      <w:marTop w:val="0"/>
      <w:marBottom w:val="0"/>
      <w:divBdr>
        <w:top w:val="none" w:sz="0" w:space="0" w:color="auto"/>
        <w:left w:val="none" w:sz="0" w:space="0" w:color="auto"/>
        <w:bottom w:val="none" w:sz="0" w:space="0" w:color="auto"/>
        <w:right w:val="none" w:sz="0" w:space="0" w:color="auto"/>
      </w:divBdr>
    </w:div>
    <w:div w:id="342127090">
      <w:bodyDiv w:val="1"/>
      <w:marLeft w:val="0"/>
      <w:marRight w:val="0"/>
      <w:marTop w:val="0"/>
      <w:marBottom w:val="0"/>
      <w:divBdr>
        <w:top w:val="none" w:sz="0" w:space="0" w:color="auto"/>
        <w:left w:val="none" w:sz="0" w:space="0" w:color="auto"/>
        <w:bottom w:val="none" w:sz="0" w:space="0" w:color="auto"/>
        <w:right w:val="none" w:sz="0" w:space="0" w:color="auto"/>
      </w:divBdr>
    </w:div>
    <w:div w:id="541359144">
      <w:bodyDiv w:val="1"/>
      <w:marLeft w:val="0"/>
      <w:marRight w:val="0"/>
      <w:marTop w:val="0"/>
      <w:marBottom w:val="0"/>
      <w:divBdr>
        <w:top w:val="single" w:sz="6" w:space="0" w:color="999999"/>
        <w:left w:val="none" w:sz="0" w:space="0" w:color="auto"/>
        <w:bottom w:val="none" w:sz="0" w:space="0" w:color="auto"/>
        <w:right w:val="none" w:sz="0" w:space="0" w:color="auto"/>
      </w:divBdr>
      <w:divsChild>
        <w:div w:id="328991868">
          <w:marLeft w:val="0"/>
          <w:marRight w:val="0"/>
          <w:marTop w:val="100"/>
          <w:marBottom w:val="100"/>
          <w:divBdr>
            <w:top w:val="none" w:sz="0" w:space="0" w:color="auto"/>
            <w:left w:val="none" w:sz="0" w:space="0" w:color="auto"/>
            <w:bottom w:val="none" w:sz="0" w:space="0" w:color="auto"/>
            <w:right w:val="none" w:sz="0" w:space="0" w:color="auto"/>
          </w:divBdr>
          <w:divsChild>
            <w:div w:id="1022165306">
              <w:marLeft w:val="195"/>
              <w:marRight w:val="195"/>
              <w:marTop w:val="0"/>
              <w:marBottom w:val="0"/>
              <w:divBdr>
                <w:top w:val="none" w:sz="0" w:space="0" w:color="auto"/>
                <w:left w:val="none" w:sz="0" w:space="0" w:color="auto"/>
                <w:bottom w:val="none" w:sz="0" w:space="0" w:color="auto"/>
                <w:right w:val="none" w:sz="0" w:space="0" w:color="auto"/>
              </w:divBdr>
              <w:divsChild>
                <w:div w:id="1941789434">
                  <w:marLeft w:val="-75"/>
                  <w:marRight w:val="0"/>
                  <w:marTop w:val="0"/>
                  <w:marBottom w:val="0"/>
                  <w:divBdr>
                    <w:top w:val="none" w:sz="0" w:space="0" w:color="auto"/>
                    <w:left w:val="none" w:sz="0" w:space="0" w:color="auto"/>
                    <w:bottom w:val="none" w:sz="0" w:space="0" w:color="auto"/>
                    <w:right w:val="none" w:sz="0" w:space="0" w:color="auto"/>
                  </w:divBdr>
                  <w:divsChild>
                    <w:div w:id="1688675777">
                      <w:marLeft w:val="0"/>
                      <w:marRight w:val="0"/>
                      <w:marTop w:val="0"/>
                      <w:marBottom w:val="0"/>
                      <w:divBdr>
                        <w:top w:val="none" w:sz="0" w:space="0" w:color="auto"/>
                        <w:left w:val="none" w:sz="0" w:space="0" w:color="auto"/>
                        <w:bottom w:val="none" w:sz="0" w:space="0" w:color="auto"/>
                        <w:right w:val="none" w:sz="0" w:space="0" w:color="auto"/>
                      </w:divBdr>
                      <w:divsChild>
                        <w:div w:id="249855631">
                          <w:marLeft w:val="0"/>
                          <w:marRight w:val="0"/>
                          <w:marTop w:val="0"/>
                          <w:marBottom w:val="225"/>
                          <w:divBdr>
                            <w:top w:val="single" w:sz="2" w:space="1" w:color="auto"/>
                            <w:left w:val="single" w:sz="2" w:space="1" w:color="auto"/>
                            <w:bottom w:val="single" w:sz="2" w:space="1" w:color="auto"/>
                            <w:right w:val="single" w:sz="2" w:space="1" w:color="auto"/>
                          </w:divBdr>
                          <w:divsChild>
                            <w:div w:id="111852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775412">
      <w:bodyDiv w:val="1"/>
      <w:marLeft w:val="0"/>
      <w:marRight w:val="0"/>
      <w:marTop w:val="150"/>
      <w:marBottom w:val="30"/>
      <w:divBdr>
        <w:top w:val="none" w:sz="0" w:space="0" w:color="auto"/>
        <w:left w:val="none" w:sz="0" w:space="0" w:color="auto"/>
        <w:bottom w:val="none" w:sz="0" w:space="0" w:color="auto"/>
        <w:right w:val="none" w:sz="0" w:space="0" w:color="auto"/>
      </w:divBdr>
      <w:divsChild>
        <w:div w:id="1309090276">
          <w:marLeft w:val="0"/>
          <w:marRight w:val="0"/>
          <w:marTop w:val="0"/>
          <w:marBottom w:val="0"/>
          <w:divBdr>
            <w:top w:val="none" w:sz="0" w:space="0" w:color="auto"/>
            <w:left w:val="none" w:sz="0" w:space="0" w:color="auto"/>
            <w:bottom w:val="none" w:sz="0" w:space="0" w:color="auto"/>
            <w:right w:val="none" w:sz="0" w:space="0" w:color="auto"/>
          </w:divBdr>
        </w:div>
      </w:divsChild>
    </w:div>
    <w:div w:id="711270150">
      <w:bodyDiv w:val="1"/>
      <w:marLeft w:val="0"/>
      <w:marRight w:val="0"/>
      <w:marTop w:val="0"/>
      <w:marBottom w:val="0"/>
      <w:divBdr>
        <w:top w:val="none" w:sz="0" w:space="0" w:color="auto"/>
        <w:left w:val="none" w:sz="0" w:space="0" w:color="auto"/>
        <w:bottom w:val="none" w:sz="0" w:space="0" w:color="auto"/>
        <w:right w:val="none" w:sz="0" w:space="0" w:color="auto"/>
      </w:divBdr>
    </w:div>
    <w:div w:id="815608272">
      <w:bodyDiv w:val="1"/>
      <w:marLeft w:val="0"/>
      <w:marRight w:val="0"/>
      <w:marTop w:val="0"/>
      <w:marBottom w:val="0"/>
      <w:divBdr>
        <w:top w:val="none" w:sz="0" w:space="0" w:color="auto"/>
        <w:left w:val="none" w:sz="0" w:space="0" w:color="auto"/>
        <w:bottom w:val="none" w:sz="0" w:space="0" w:color="auto"/>
        <w:right w:val="none" w:sz="0" w:space="0" w:color="auto"/>
      </w:divBdr>
    </w:div>
    <w:div w:id="929585471">
      <w:bodyDiv w:val="1"/>
      <w:marLeft w:val="0"/>
      <w:marRight w:val="0"/>
      <w:marTop w:val="0"/>
      <w:marBottom w:val="0"/>
      <w:divBdr>
        <w:top w:val="none" w:sz="0" w:space="0" w:color="auto"/>
        <w:left w:val="none" w:sz="0" w:space="0" w:color="auto"/>
        <w:bottom w:val="none" w:sz="0" w:space="0" w:color="auto"/>
        <w:right w:val="none" w:sz="0" w:space="0" w:color="auto"/>
      </w:divBdr>
      <w:divsChild>
        <w:div w:id="225145181">
          <w:marLeft w:val="0"/>
          <w:marRight w:val="0"/>
          <w:marTop w:val="0"/>
          <w:marBottom w:val="0"/>
          <w:divBdr>
            <w:top w:val="none" w:sz="0" w:space="0" w:color="auto"/>
            <w:left w:val="none" w:sz="0" w:space="0" w:color="auto"/>
            <w:bottom w:val="none" w:sz="0" w:space="0" w:color="auto"/>
            <w:right w:val="none" w:sz="0" w:space="0" w:color="auto"/>
          </w:divBdr>
          <w:divsChild>
            <w:div w:id="1862165661">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42303388">
      <w:bodyDiv w:val="1"/>
      <w:marLeft w:val="0"/>
      <w:marRight w:val="0"/>
      <w:marTop w:val="0"/>
      <w:marBottom w:val="0"/>
      <w:divBdr>
        <w:top w:val="none" w:sz="0" w:space="0" w:color="auto"/>
        <w:left w:val="none" w:sz="0" w:space="0" w:color="auto"/>
        <w:bottom w:val="none" w:sz="0" w:space="0" w:color="auto"/>
        <w:right w:val="none" w:sz="0" w:space="0" w:color="auto"/>
      </w:divBdr>
    </w:div>
    <w:div w:id="1111633704">
      <w:bodyDiv w:val="1"/>
      <w:marLeft w:val="0"/>
      <w:marRight w:val="0"/>
      <w:marTop w:val="0"/>
      <w:marBottom w:val="0"/>
      <w:divBdr>
        <w:top w:val="none" w:sz="0" w:space="0" w:color="auto"/>
        <w:left w:val="none" w:sz="0" w:space="0" w:color="auto"/>
        <w:bottom w:val="none" w:sz="0" w:space="0" w:color="auto"/>
        <w:right w:val="none" w:sz="0" w:space="0" w:color="auto"/>
      </w:divBdr>
    </w:div>
    <w:div w:id="1139493928">
      <w:bodyDiv w:val="1"/>
      <w:marLeft w:val="0"/>
      <w:marRight w:val="0"/>
      <w:marTop w:val="0"/>
      <w:marBottom w:val="0"/>
      <w:divBdr>
        <w:top w:val="none" w:sz="0" w:space="0" w:color="auto"/>
        <w:left w:val="none" w:sz="0" w:space="0" w:color="auto"/>
        <w:bottom w:val="none" w:sz="0" w:space="0" w:color="auto"/>
        <w:right w:val="none" w:sz="0" w:space="0" w:color="auto"/>
      </w:divBdr>
    </w:div>
    <w:div w:id="1150174446">
      <w:bodyDiv w:val="1"/>
      <w:marLeft w:val="0"/>
      <w:marRight w:val="0"/>
      <w:marTop w:val="0"/>
      <w:marBottom w:val="0"/>
      <w:divBdr>
        <w:top w:val="none" w:sz="0" w:space="0" w:color="auto"/>
        <w:left w:val="none" w:sz="0" w:space="0" w:color="auto"/>
        <w:bottom w:val="none" w:sz="0" w:space="0" w:color="auto"/>
        <w:right w:val="none" w:sz="0" w:space="0" w:color="auto"/>
      </w:divBdr>
    </w:div>
    <w:div w:id="1460221630">
      <w:bodyDiv w:val="1"/>
      <w:marLeft w:val="0"/>
      <w:marRight w:val="0"/>
      <w:marTop w:val="0"/>
      <w:marBottom w:val="0"/>
      <w:divBdr>
        <w:top w:val="none" w:sz="0" w:space="0" w:color="auto"/>
        <w:left w:val="none" w:sz="0" w:space="0" w:color="auto"/>
        <w:bottom w:val="none" w:sz="0" w:space="0" w:color="auto"/>
        <w:right w:val="none" w:sz="0" w:space="0" w:color="auto"/>
      </w:divBdr>
    </w:div>
    <w:div w:id="1593853843">
      <w:bodyDiv w:val="1"/>
      <w:marLeft w:val="0"/>
      <w:marRight w:val="0"/>
      <w:marTop w:val="0"/>
      <w:marBottom w:val="0"/>
      <w:divBdr>
        <w:top w:val="none" w:sz="0" w:space="0" w:color="auto"/>
        <w:left w:val="none" w:sz="0" w:space="0" w:color="auto"/>
        <w:bottom w:val="none" w:sz="0" w:space="0" w:color="auto"/>
        <w:right w:val="none" w:sz="0" w:space="0" w:color="auto"/>
      </w:divBdr>
    </w:div>
    <w:div w:id="1738240844">
      <w:bodyDiv w:val="1"/>
      <w:marLeft w:val="0"/>
      <w:marRight w:val="0"/>
      <w:marTop w:val="0"/>
      <w:marBottom w:val="0"/>
      <w:divBdr>
        <w:top w:val="none" w:sz="0" w:space="0" w:color="auto"/>
        <w:left w:val="none" w:sz="0" w:space="0" w:color="auto"/>
        <w:bottom w:val="none" w:sz="0" w:space="0" w:color="auto"/>
        <w:right w:val="none" w:sz="0" w:space="0" w:color="auto"/>
      </w:divBdr>
    </w:div>
    <w:div w:id="1773621889">
      <w:bodyDiv w:val="1"/>
      <w:marLeft w:val="0"/>
      <w:marRight w:val="0"/>
      <w:marTop w:val="0"/>
      <w:marBottom w:val="0"/>
      <w:divBdr>
        <w:top w:val="none" w:sz="0" w:space="0" w:color="auto"/>
        <w:left w:val="none" w:sz="0" w:space="0" w:color="auto"/>
        <w:bottom w:val="none" w:sz="0" w:space="0" w:color="auto"/>
        <w:right w:val="none" w:sz="0" w:space="0" w:color="auto"/>
      </w:divBdr>
      <w:divsChild>
        <w:div w:id="1005669337">
          <w:marLeft w:val="0"/>
          <w:marRight w:val="0"/>
          <w:marTop w:val="0"/>
          <w:marBottom w:val="0"/>
          <w:divBdr>
            <w:top w:val="none" w:sz="0" w:space="0" w:color="auto"/>
            <w:left w:val="none" w:sz="0" w:space="0" w:color="auto"/>
            <w:bottom w:val="none" w:sz="0" w:space="0" w:color="auto"/>
            <w:right w:val="none" w:sz="0" w:space="0" w:color="auto"/>
          </w:divBdr>
          <w:divsChild>
            <w:div w:id="98960048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811558793">
      <w:bodyDiv w:val="1"/>
      <w:marLeft w:val="0"/>
      <w:marRight w:val="0"/>
      <w:marTop w:val="0"/>
      <w:marBottom w:val="0"/>
      <w:divBdr>
        <w:top w:val="none" w:sz="0" w:space="0" w:color="auto"/>
        <w:left w:val="none" w:sz="0" w:space="0" w:color="auto"/>
        <w:bottom w:val="none" w:sz="0" w:space="0" w:color="auto"/>
        <w:right w:val="none" w:sz="0" w:space="0" w:color="auto"/>
      </w:divBdr>
    </w:div>
    <w:div w:id="182762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egulations.gov/document/FWS-R6-ES-2019-0054-0001"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4.xml"/><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footer" Target="footer5.xm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oter" Target="footer6.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20" Type="http://schemas.openxmlformats.org/officeDocument/2006/relationships/image" Target="media/image3.png"/><Relationship Id="rId41" Type="http://schemas.openxmlformats.org/officeDocument/2006/relationships/header" Target="head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8DB46F-5654-4EE6-AA5D-5B264A36B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69097</Words>
  <Characters>393855</Characters>
  <Application>Microsoft Office Word</Application>
  <DocSecurity>0</DocSecurity>
  <Lines>3282</Lines>
  <Paragraphs>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462028</CharactersWithSpaces>
  <SharedDoc>false</SharedDoc>
  <HLinks>
    <vt:vector size="144" baseType="variant">
      <vt:variant>
        <vt:i4>2949241</vt:i4>
      </vt:variant>
      <vt:variant>
        <vt:i4>141</vt:i4>
      </vt:variant>
      <vt:variant>
        <vt:i4>0</vt:i4>
      </vt:variant>
      <vt:variant>
        <vt:i4>5</vt:i4>
      </vt:variant>
      <vt:variant>
        <vt:lpwstr>http://viceroy.eeb.uconn.edu/estimates</vt:lpwstr>
      </vt:variant>
      <vt:variant>
        <vt:lpwstr/>
      </vt:variant>
      <vt:variant>
        <vt:i4>7405609</vt:i4>
      </vt:variant>
      <vt:variant>
        <vt:i4>138</vt:i4>
      </vt:variant>
      <vt:variant>
        <vt:i4>0</vt:i4>
      </vt:variant>
      <vt:variant>
        <vt:i4>5</vt:i4>
      </vt:variant>
      <vt:variant>
        <vt:lpwstr>http://www.consecol.org/vol5/iss1/art3</vt:lpwstr>
      </vt:variant>
      <vt:variant>
        <vt:lpwstr/>
      </vt:variant>
      <vt:variant>
        <vt:i4>8323181</vt:i4>
      </vt:variant>
      <vt:variant>
        <vt:i4>126</vt:i4>
      </vt:variant>
      <vt:variant>
        <vt:i4>0</vt:i4>
      </vt:variant>
      <vt:variant>
        <vt:i4>5</vt:i4>
      </vt:variant>
      <vt:variant>
        <vt:lpwstr>http://www.nature.nps.gov/publications/NRPM</vt:lpwstr>
      </vt:variant>
      <vt:variant>
        <vt:lpwstr/>
      </vt:variant>
      <vt:variant>
        <vt:i4>1048629</vt:i4>
      </vt:variant>
      <vt:variant>
        <vt:i4>119</vt:i4>
      </vt:variant>
      <vt:variant>
        <vt:i4>0</vt:i4>
      </vt:variant>
      <vt:variant>
        <vt:i4>5</vt:i4>
      </vt:variant>
      <vt:variant>
        <vt:lpwstr/>
      </vt:variant>
      <vt:variant>
        <vt:lpwstr>_Toc230674062</vt:lpwstr>
      </vt:variant>
      <vt:variant>
        <vt:i4>1048629</vt:i4>
      </vt:variant>
      <vt:variant>
        <vt:i4>113</vt:i4>
      </vt:variant>
      <vt:variant>
        <vt:i4>0</vt:i4>
      </vt:variant>
      <vt:variant>
        <vt:i4>5</vt:i4>
      </vt:variant>
      <vt:variant>
        <vt:lpwstr/>
      </vt:variant>
      <vt:variant>
        <vt:lpwstr>_Toc230674061</vt:lpwstr>
      </vt:variant>
      <vt:variant>
        <vt:i4>1048625</vt:i4>
      </vt:variant>
      <vt:variant>
        <vt:i4>104</vt:i4>
      </vt:variant>
      <vt:variant>
        <vt:i4>0</vt:i4>
      </vt:variant>
      <vt:variant>
        <vt:i4>5</vt:i4>
      </vt:variant>
      <vt:variant>
        <vt:lpwstr/>
      </vt:variant>
      <vt:variant>
        <vt:lpwstr>_Toc230674461</vt:lpwstr>
      </vt:variant>
      <vt:variant>
        <vt:i4>1441842</vt:i4>
      </vt:variant>
      <vt:variant>
        <vt:i4>95</vt:i4>
      </vt:variant>
      <vt:variant>
        <vt:i4>0</vt:i4>
      </vt:variant>
      <vt:variant>
        <vt:i4>5</vt:i4>
      </vt:variant>
      <vt:variant>
        <vt:lpwstr/>
      </vt:variant>
      <vt:variant>
        <vt:lpwstr>_Toc233111226</vt:lpwstr>
      </vt:variant>
      <vt:variant>
        <vt:i4>1441842</vt:i4>
      </vt:variant>
      <vt:variant>
        <vt:i4>89</vt:i4>
      </vt:variant>
      <vt:variant>
        <vt:i4>0</vt:i4>
      </vt:variant>
      <vt:variant>
        <vt:i4>5</vt:i4>
      </vt:variant>
      <vt:variant>
        <vt:lpwstr/>
      </vt:variant>
      <vt:variant>
        <vt:lpwstr>_Toc233111225</vt:lpwstr>
      </vt:variant>
      <vt:variant>
        <vt:i4>1441842</vt:i4>
      </vt:variant>
      <vt:variant>
        <vt:i4>83</vt:i4>
      </vt:variant>
      <vt:variant>
        <vt:i4>0</vt:i4>
      </vt:variant>
      <vt:variant>
        <vt:i4>5</vt:i4>
      </vt:variant>
      <vt:variant>
        <vt:lpwstr/>
      </vt:variant>
      <vt:variant>
        <vt:lpwstr>_Toc233111224</vt:lpwstr>
      </vt:variant>
      <vt:variant>
        <vt:i4>1441842</vt:i4>
      </vt:variant>
      <vt:variant>
        <vt:i4>77</vt:i4>
      </vt:variant>
      <vt:variant>
        <vt:i4>0</vt:i4>
      </vt:variant>
      <vt:variant>
        <vt:i4>5</vt:i4>
      </vt:variant>
      <vt:variant>
        <vt:lpwstr/>
      </vt:variant>
      <vt:variant>
        <vt:lpwstr>_Toc233111223</vt:lpwstr>
      </vt:variant>
      <vt:variant>
        <vt:i4>1441842</vt:i4>
      </vt:variant>
      <vt:variant>
        <vt:i4>71</vt:i4>
      </vt:variant>
      <vt:variant>
        <vt:i4>0</vt:i4>
      </vt:variant>
      <vt:variant>
        <vt:i4>5</vt:i4>
      </vt:variant>
      <vt:variant>
        <vt:lpwstr/>
      </vt:variant>
      <vt:variant>
        <vt:lpwstr>_Toc233111222</vt:lpwstr>
      </vt:variant>
      <vt:variant>
        <vt:i4>1441842</vt:i4>
      </vt:variant>
      <vt:variant>
        <vt:i4>65</vt:i4>
      </vt:variant>
      <vt:variant>
        <vt:i4>0</vt:i4>
      </vt:variant>
      <vt:variant>
        <vt:i4>5</vt:i4>
      </vt:variant>
      <vt:variant>
        <vt:lpwstr/>
      </vt:variant>
      <vt:variant>
        <vt:lpwstr>_Toc233111221</vt:lpwstr>
      </vt:variant>
      <vt:variant>
        <vt:i4>1441842</vt:i4>
      </vt:variant>
      <vt:variant>
        <vt:i4>59</vt:i4>
      </vt:variant>
      <vt:variant>
        <vt:i4>0</vt:i4>
      </vt:variant>
      <vt:variant>
        <vt:i4>5</vt:i4>
      </vt:variant>
      <vt:variant>
        <vt:lpwstr/>
      </vt:variant>
      <vt:variant>
        <vt:lpwstr>_Toc233111220</vt:lpwstr>
      </vt:variant>
      <vt:variant>
        <vt:i4>1376306</vt:i4>
      </vt:variant>
      <vt:variant>
        <vt:i4>53</vt:i4>
      </vt:variant>
      <vt:variant>
        <vt:i4>0</vt:i4>
      </vt:variant>
      <vt:variant>
        <vt:i4>5</vt:i4>
      </vt:variant>
      <vt:variant>
        <vt:lpwstr/>
      </vt:variant>
      <vt:variant>
        <vt:lpwstr>_Toc233111219</vt:lpwstr>
      </vt:variant>
      <vt:variant>
        <vt:i4>1376306</vt:i4>
      </vt:variant>
      <vt:variant>
        <vt:i4>47</vt:i4>
      </vt:variant>
      <vt:variant>
        <vt:i4>0</vt:i4>
      </vt:variant>
      <vt:variant>
        <vt:i4>5</vt:i4>
      </vt:variant>
      <vt:variant>
        <vt:lpwstr/>
      </vt:variant>
      <vt:variant>
        <vt:lpwstr>_Toc233111218</vt:lpwstr>
      </vt:variant>
      <vt:variant>
        <vt:i4>1376306</vt:i4>
      </vt:variant>
      <vt:variant>
        <vt:i4>41</vt:i4>
      </vt:variant>
      <vt:variant>
        <vt:i4>0</vt:i4>
      </vt:variant>
      <vt:variant>
        <vt:i4>5</vt:i4>
      </vt:variant>
      <vt:variant>
        <vt:lpwstr/>
      </vt:variant>
      <vt:variant>
        <vt:lpwstr>_Toc233111217</vt:lpwstr>
      </vt:variant>
      <vt:variant>
        <vt:i4>1376306</vt:i4>
      </vt:variant>
      <vt:variant>
        <vt:i4>35</vt:i4>
      </vt:variant>
      <vt:variant>
        <vt:i4>0</vt:i4>
      </vt:variant>
      <vt:variant>
        <vt:i4>5</vt:i4>
      </vt:variant>
      <vt:variant>
        <vt:lpwstr/>
      </vt:variant>
      <vt:variant>
        <vt:lpwstr>_Toc233111216</vt:lpwstr>
      </vt:variant>
      <vt:variant>
        <vt:i4>1376306</vt:i4>
      </vt:variant>
      <vt:variant>
        <vt:i4>29</vt:i4>
      </vt:variant>
      <vt:variant>
        <vt:i4>0</vt:i4>
      </vt:variant>
      <vt:variant>
        <vt:i4>5</vt:i4>
      </vt:variant>
      <vt:variant>
        <vt:lpwstr/>
      </vt:variant>
      <vt:variant>
        <vt:lpwstr>_Toc233111215</vt:lpwstr>
      </vt:variant>
      <vt:variant>
        <vt:i4>1376306</vt:i4>
      </vt:variant>
      <vt:variant>
        <vt:i4>23</vt:i4>
      </vt:variant>
      <vt:variant>
        <vt:i4>0</vt:i4>
      </vt:variant>
      <vt:variant>
        <vt:i4>5</vt:i4>
      </vt:variant>
      <vt:variant>
        <vt:lpwstr/>
      </vt:variant>
      <vt:variant>
        <vt:lpwstr>_Toc233111214</vt:lpwstr>
      </vt:variant>
      <vt:variant>
        <vt:i4>1376306</vt:i4>
      </vt:variant>
      <vt:variant>
        <vt:i4>17</vt:i4>
      </vt:variant>
      <vt:variant>
        <vt:i4>0</vt:i4>
      </vt:variant>
      <vt:variant>
        <vt:i4>5</vt:i4>
      </vt:variant>
      <vt:variant>
        <vt:lpwstr/>
      </vt:variant>
      <vt:variant>
        <vt:lpwstr>_Toc233111213</vt:lpwstr>
      </vt:variant>
      <vt:variant>
        <vt:i4>1376306</vt:i4>
      </vt:variant>
      <vt:variant>
        <vt:i4>11</vt:i4>
      </vt:variant>
      <vt:variant>
        <vt:i4>0</vt:i4>
      </vt:variant>
      <vt:variant>
        <vt:i4>5</vt:i4>
      </vt:variant>
      <vt:variant>
        <vt:lpwstr/>
      </vt:variant>
      <vt:variant>
        <vt:lpwstr>_Toc233111212</vt:lpwstr>
      </vt:variant>
      <vt:variant>
        <vt:i4>1376306</vt:i4>
      </vt:variant>
      <vt:variant>
        <vt:i4>5</vt:i4>
      </vt:variant>
      <vt:variant>
        <vt:i4>0</vt:i4>
      </vt:variant>
      <vt:variant>
        <vt:i4>5</vt:i4>
      </vt:variant>
      <vt:variant>
        <vt:lpwstr/>
      </vt:variant>
      <vt:variant>
        <vt:lpwstr>_Toc233111211</vt:lpwstr>
      </vt:variant>
      <vt:variant>
        <vt:i4>8323181</vt:i4>
      </vt:variant>
      <vt:variant>
        <vt:i4>0</vt:i4>
      </vt:variant>
      <vt:variant>
        <vt:i4>0</vt:i4>
      </vt:variant>
      <vt:variant>
        <vt:i4>5</vt:i4>
      </vt:variant>
      <vt:variant>
        <vt:lpwstr>http://www.nature.nps.gov/publications/NRPM</vt:lpwstr>
      </vt:variant>
      <vt:variant>
        <vt:lpwstr/>
      </vt:variant>
      <vt:variant>
        <vt:i4>1245206</vt:i4>
      </vt:variant>
      <vt:variant>
        <vt:i4>0</vt:i4>
      </vt:variant>
      <vt:variant>
        <vt:i4>0</vt:i4>
      </vt:variant>
      <vt:variant>
        <vt:i4>5</vt:i4>
      </vt:variant>
      <vt:variant>
        <vt:lpwstr>http://www.nature.nps.gov/publications/NRPM/index.cfm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2024-06-17T20:13:00Z</dcterms:created>
  <dcterms:modified xsi:type="dcterms:W3CDTF">2024-06-17T20:14:00Z</dcterms:modified>
</cp:coreProperties>
</file>